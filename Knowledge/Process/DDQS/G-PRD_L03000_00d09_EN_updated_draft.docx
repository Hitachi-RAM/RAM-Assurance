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86164"/>
        <w:docPartObj>
          <w:docPartGallery w:val="Cover Pages"/>
          <w:docPartUnique/>
        </w:docPartObj>
      </w:sdtPr>
      <w:sdtEndPr>
        <w:rPr>
          <w:b/>
          <w:bCs/>
          <w:u w:val="double"/>
        </w:rPr>
      </w:sdtEndPr>
      <w:sdtContent>
        <w:p w14:paraId="2F95B36E" w14:textId="6A36C27E" w:rsidR="00996EDD" w:rsidRPr="0092353D" w:rsidRDefault="00996EDD" w:rsidP="005C6686">
          <w:pPr>
            <w:rPr>
              <w:lang w:eastAsia="it-IT"/>
            </w:rPr>
          </w:pPr>
        </w:p>
        <w:tbl>
          <w:tblPr>
            <w:tblStyle w:val="TableGrid1"/>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4" w:space="0" w:color="FFCBCE"/>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B75FA5" w:rsidRPr="00D2471B" w14:paraId="1EB6B993" w14:textId="77777777">
            <w:trPr>
              <w:trHeight w:val="350"/>
            </w:trPr>
            <w:tc>
              <w:tcPr>
                <w:tcW w:w="2987" w:type="pct"/>
                <w:vMerge w:val="restart"/>
                <w:shd w:val="clear" w:color="auto" w:fill="FFFFFF" w:themeFill="background1"/>
                <w:vAlign w:val="center"/>
              </w:tcPr>
              <w:p w14:paraId="1D114D38" w14:textId="7A295028" w:rsidR="00B75FA5" w:rsidRPr="00D2471B" w:rsidRDefault="00721D88" w:rsidP="00996EDD">
                <w:pPr>
                  <w:spacing w:after="0" w:line="240" w:lineRule="auto"/>
                  <w:jc w:val="center"/>
                  <w:rPr>
                    <w:rFonts w:ascii="Hitachi Sans" w:hAnsi="Hitachi Sans"/>
                    <w:b/>
                    <w:sz w:val="60"/>
                    <w:szCs w:val="60"/>
                  </w:rPr>
                </w:pPr>
                <w:r w:rsidRPr="00D2471B">
                  <w:rPr>
                    <w:rFonts w:ascii="Hitachi Sans" w:hAnsi="Hitachi Sans"/>
                    <w:b/>
                    <w:sz w:val="60"/>
                    <w:szCs w:val="60"/>
                  </w:rPr>
                  <w:t>G</w:t>
                </w:r>
                <w:r w:rsidR="00B75FA5" w:rsidRPr="00D2471B">
                  <w:rPr>
                    <w:rFonts w:ascii="Hitachi Sans" w:hAnsi="Hitachi Sans"/>
                    <w:b/>
                    <w:sz w:val="60"/>
                    <w:szCs w:val="60"/>
                  </w:rPr>
                  <w:t>BMS 2.0</w:t>
                </w:r>
              </w:p>
            </w:tc>
            <w:tc>
              <w:tcPr>
                <w:tcW w:w="2013" w:type="pct"/>
                <w:shd w:val="clear" w:color="auto" w:fill="FFFFFF" w:themeFill="background1"/>
                <w:vAlign w:val="center"/>
              </w:tcPr>
              <w:p w14:paraId="3BCC110B" w14:textId="77777777" w:rsidR="00B75FA5" w:rsidRPr="00D2471B" w:rsidRDefault="00B75FA5" w:rsidP="00996EDD">
                <w:pPr>
                  <w:spacing w:after="0" w:line="240" w:lineRule="auto"/>
                  <w:jc w:val="left"/>
                  <w:rPr>
                    <w:rFonts w:ascii="Hitachi Sans" w:hAnsi="Hitachi Sans"/>
                    <w:b/>
                    <w:sz w:val="32"/>
                    <w:szCs w:val="32"/>
                  </w:rPr>
                </w:pPr>
                <w:r w:rsidRPr="00D2471B">
                  <w:rPr>
                    <w:rFonts w:ascii="Hitachi Sans" w:hAnsi="Hitachi Sans"/>
                    <w:caps/>
                  </w:rPr>
                  <w:t>COUNTRY</w:t>
                </w:r>
              </w:p>
            </w:tc>
          </w:tr>
          <w:tr w:rsidR="00B75FA5" w:rsidRPr="00D2471B" w14:paraId="53D50E40" w14:textId="77777777" w:rsidTr="749A0E65">
            <w:trPr>
              <w:trHeight w:val="936"/>
            </w:trPr>
            <w:tc>
              <w:tcPr>
                <w:tcW w:w="2987" w:type="pct"/>
                <w:vMerge/>
              </w:tcPr>
              <w:p w14:paraId="62FA096D" w14:textId="77777777" w:rsidR="00B75FA5" w:rsidRPr="00D2471B" w:rsidDel="00603A1A" w:rsidRDefault="00B75FA5" w:rsidP="00996EDD">
                <w:pPr>
                  <w:spacing w:after="0" w:line="240" w:lineRule="auto"/>
                  <w:jc w:val="left"/>
                  <w:rPr>
                    <w:rFonts w:ascii="Hitachi Sans" w:hAnsi="Hitachi Sans"/>
                    <w:sz w:val="32"/>
                    <w:szCs w:val="32"/>
                  </w:rPr>
                </w:pPr>
              </w:p>
            </w:tc>
            <w:tc>
              <w:tcPr>
                <w:tcW w:w="2013" w:type="pct"/>
                <w:shd w:val="clear" w:color="auto" w:fill="FFFFFF" w:themeFill="background1"/>
              </w:tcPr>
              <w:p w14:paraId="2D489050" w14:textId="77777777" w:rsidR="00B75FA5" w:rsidRPr="00D2471B" w:rsidRDefault="00B75FA5" w:rsidP="00996EDD">
                <w:pPr>
                  <w:spacing w:after="0" w:line="240" w:lineRule="auto"/>
                  <w:jc w:val="left"/>
                  <w:rPr>
                    <w:rFonts w:ascii="Hitachi Sans" w:hAnsi="Hitachi Sans"/>
                    <w:caps/>
                  </w:rPr>
                </w:pPr>
                <w:r w:rsidRPr="00D2471B">
                  <w:rPr>
                    <w:rFonts w:ascii="Hitachi Sans" w:hAnsi="Hitachi Sans"/>
                    <w:b/>
                    <w:sz w:val="32"/>
                    <w:szCs w:val="32"/>
                  </w:rPr>
                  <w:t>ALL</w:t>
                </w:r>
              </w:p>
            </w:tc>
          </w:tr>
          <w:tr w:rsidR="00B75FA5" w:rsidRPr="00D2471B" w14:paraId="270D6367" w14:textId="77777777">
            <w:trPr>
              <w:trHeight w:val="350"/>
            </w:trPr>
            <w:tc>
              <w:tcPr>
                <w:tcW w:w="2987" w:type="pct"/>
                <w:shd w:val="clear" w:color="auto" w:fill="FFFFFF" w:themeFill="background1"/>
                <w:vAlign w:val="center"/>
              </w:tcPr>
              <w:p w14:paraId="2F908824" w14:textId="77777777" w:rsidR="00B75FA5" w:rsidRPr="00D2471B" w:rsidRDefault="00B75FA5" w:rsidP="00996EDD">
                <w:pPr>
                  <w:spacing w:after="0" w:line="240" w:lineRule="auto"/>
                  <w:jc w:val="left"/>
                  <w:rPr>
                    <w:rFonts w:ascii="Hitachi Sans" w:hAnsi="Hitachi Sans"/>
                    <w:caps/>
                  </w:rPr>
                </w:pPr>
                <w:r w:rsidRPr="00D2471B">
                  <w:rPr>
                    <w:rFonts w:ascii="Hitachi Sans" w:hAnsi="Hitachi Sans"/>
                    <w:caps/>
                  </w:rPr>
                  <w:t>Document TYPE</w:t>
                </w:r>
              </w:p>
            </w:tc>
            <w:tc>
              <w:tcPr>
                <w:tcW w:w="2013" w:type="pct"/>
                <w:shd w:val="clear" w:color="auto" w:fill="FFFFFF" w:themeFill="background1"/>
                <w:vAlign w:val="center"/>
              </w:tcPr>
              <w:p w14:paraId="56C38D37" w14:textId="77777777" w:rsidR="00B75FA5" w:rsidRPr="00D2471B" w:rsidRDefault="00B75FA5" w:rsidP="00996EDD">
                <w:pPr>
                  <w:spacing w:after="0" w:line="240" w:lineRule="auto"/>
                  <w:jc w:val="left"/>
                  <w:rPr>
                    <w:rFonts w:ascii="Hitachi Sans" w:hAnsi="Hitachi Sans"/>
                    <w:sz w:val="32"/>
                    <w:szCs w:val="32"/>
                  </w:rPr>
                </w:pPr>
                <w:r w:rsidRPr="00D2471B">
                  <w:rPr>
                    <w:rFonts w:ascii="Hitachi Sans" w:hAnsi="Hitachi Sans"/>
                    <w:caps/>
                  </w:rPr>
                  <w:t>LANGUAGE</w:t>
                </w:r>
              </w:p>
            </w:tc>
          </w:tr>
          <w:tr w:rsidR="00B75FA5" w:rsidRPr="00D2471B" w14:paraId="279791FD" w14:textId="77777777">
            <w:trPr>
              <w:trHeight w:val="936"/>
            </w:trPr>
            <w:tc>
              <w:tcPr>
                <w:tcW w:w="2987" w:type="pct"/>
                <w:shd w:val="clear" w:color="auto" w:fill="FFFFFF" w:themeFill="background1"/>
              </w:tcPr>
              <w:p w14:paraId="617162F9" w14:textId="51D047F8" w:rsidR="00B75FA5" w:rsidRPr="00D2471B" w:rsidRDefault="00ED1850" w:rsidP="00996EDD">
                <w:pPr>
                  <w:spacing w:after="0" w:line="240" w:lineRule="auto"/>
                  <w:jc w:val="left"/>
                  <w:rPr>
                    <w:rFonts w:ascii="Hitachi Sans" w:hAnsi="Hitachi Sans"/>
                    <w:b/>
                    <w:sz w:val="32"/>
                    <w:szCs w:val="32"/>
                  </w:rPr>
                </w:pPr>
                <w:r w:rsidRPr="00D2471B">
                  <w:rPr>
                    <w:rFonts w:ascii="Hitachi Sans" w:hAnsi="Hitachi Sans"/>
                    <w:b/>
                    <w:sz w:val="32"/>
                    <w:szCs w:val="32"/>
                  </w:rPr>
                  <w:t>PROCESS DESCRIPTION</w:t>
                </w:r>
              </w:p>
              <w:p w14:paraId="47AB39E3" w14:textId="42F05C47" w:rsidR="00A06AD9" w:rsidRPr="00D2471B" w:rsidRDefault="00A06AD9" w:rsidP="00996EDD">
                <w:pPr>
                  <w:spacing w:after="0" w:line="240" w:lineRule="auto"/>
                  <w:jc w:val="left"/>
                  <w:rPr>
                    <w:rFonts w:ascii="Hitachi Sans" w:hAnsi="Hitachi Sans"/>
                    <w:b/>
                    <w:sz w:val="32"/>
                    <w:szCs w:val="32"/>
                  </w:rPr>
                </w:pPr>
                <w:r w:rsidRPr="00D2471B">
                  <w:rPr>
                    <w:b/>
                    <w:color w:val="A6A6A6" w:themeColor="background1" w:themeShade="A6"/>
                    <w:sz w:val="14"/>
                    <w:szCs w:val="14"/>
                  </w:rPr>
                  <w:t>based on G-TMP A01007 rev.0</w:t>
                </w:r>
                <w:r w:rsidR="0005042C" w:rsidRPr="00D2471B">
                  <w:rPr>
                    <w:b/>
                    <w:color w:val="A6A6A6" w:themeColor="background1" w:themeShade="A6"/>
                    <w:sz w:val="14"/>
                    <w:szCs w:val="14"/>
                  </w:rPr>
                  <w:t>5</w:t>
                </w:r>
                <w:r w:rsidRPr="00D2471B">
                  <w:rPr>
                    <w:b/>
                    <w:color w:val="A6A6A6" w:themeColor="background1" w:themeShade="A6"/>
                    <w:sz w:val="14"/>
                    <w:szCs w:val="14"/>
                  </w:rPr>
                  <w:t xml:space="preserve"> </w:t>
                </w:r>
                <w:r w:rsidR="00D83100" w:rsidRPr="00D2471B">
                  <w:rPr>
                    <w:b/>
                    <w:color w:val="A6A6A6" w:themeColor="background1" w:themeShade="A6"/>
                    <w:sz w:val="14"/>
                    <w:szCs w:val="14"/>
                  </w:rPr>
                  <w:br/>
                </w:r>
              </w:p>
            </w:tc>
            <w:tc>
              <w:tcPr>
                <w:tcW w:w="2013" w:type="pct"/>
                <w:shd w:val="clear" w:color="auto" w:fill="FFFFFF" w:themeFill="background1"/>
              </w:tcPr>
              <w:p w14:paraId="0ED8A0A5" w14:textId="77777777" w:rsidR="00B75FA5" w:rsidRPr="00D2471B" w:rsidRDefault="00B75FA5" w:rsidP="00996EDD">
                <w:pPr>
                  <w:spacing w:after="0" w:line="240" w:lineRule="auto"/>
                  <w:jc w:val="left"/>
                  <w:rPr>
                    <w:rFonts w:ascii="Hitachi Sans" w:hAnsi="Hitachi Sans"/>
                    <w:b/>
                    <w:sz w:val="32"/>
                    <w:szCs w:val="32"/>
                  </w:rPr>
                </w:pPr>
                <w:r w:rsidRPr="00D2471B">
                  <w:rPr>
                    <w:rFonts w:ascii="Hitachi Sans" w:hAnsi="Hitachi Sans"/>
                    <w:b/>
                    <w:sz w:val="32"/>
                    <w:szCs w:val="32"/>
                  </w:rPr>
                  <w:t>EN</w:t>
                </w:r>
              </w:p>
            </w:tc>
          </w:tr>
        </w:tbl>
        <w:p w14:paraId="7CC86BA7" w14:textId="77777777" w:rsidR="00996EDD" w:rsidRPr="00D2471B" w:rsidRDefault="00996EDD" w:rsidP="00996EDD">
          <w:r w:rsidRPr="0092353D">
            <w:rPr>
              <w:noProof/>
              <w:lang w:eastAsia="it-IT"/>
            </w:rPr>
            <mc:AlternateContent>
              <mc:Choice Requires="wps">
                <w:drawing>
                  <wp:anchor distT="0" distB="0" distL="114300" distR="114300" simplePos="0" relativeHeight="251658240" behindDoc="1" locked="0" layoutInCell="1" allowOverlap="1" wp14:anchorId="37293A23" wp14:editId="43A83199">
                    <wp:simplePos x="0" y="0"/>
                    <wp:positionH relativeFrom="column">
                      <wp:posOffset>-49825</wp:posOffset>
                    </wp:positionH>
                    <wp:positionV relativeFrom="paragraph">
                      <wp:posOffset>244445</wp:posOffset>
                    </wp:positionV>
                    <wp:extent cx="6021276" cy="6007396"/>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276" cy="6007396"/>
                            </a:xfrm>
                            <a:prstGeom prst="rect">
                              <a:avLst/>
                            </a:prstGeom>
                            <a:noFill/>
                            <a:ln w="6350">
                              <a:noFill/>
                            </a:ln>
                            <a:effectLst/>
                          </wps:spPr>
                          <wps:txbx>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A9FB313" w14:textId="1C238BC1" w:rsidR="003C73E8" w:rsidRPr="0092353D" w:rsidRDefault="003C73E8" w:rsidP="00996EDD">
                                    <w:pPr>
                                      <w:pStyle w:val="NoSpacing"/>
                                      <w:pBdr>
                                        <w:bottom w:val="single" w:sz="6" w:space="4" w:color="7F7F7F" w:themeColor="text1" w:themeTint="80"/>
                                      </w:pBdr>
                                      <w:rPr>
                                        <w:rFonts w:eastAsiaTheme="majorEastAsia" w:cs="Arial"/>
                                        <w:color w:val="595959" w:themeColor="text1" w:themeTint="A6"/>
                                        <w:sz w:val="72"/>
                                        <w:szCs w:val="72"/>
                                        <w:lang w:val="en-GB"/>
                                      </w:rPr>
                                    </w:pPr>
                                    <w:r w:rsidRPr="0092353D">
                                      <w:rPr>
                                        <w:rFonts w:eastAsiaTheme="majorEastAsia" w:cs="Arial"/>
                                        <w:color w:val="595959" w:themeColor="text1" w:themeTint="A6"/>
                                        <w:sz w:val="72"/>
                                        <w:szCs w:val="72"/>
                                        <w:lang w:val="en-GB"/>
                                      </w:rPr>
                                      <w:t>Design, Develop and Qualify Solution</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3BA5D7A3" w14:textId="1AB53E70" w:rsidR="003C73E8" w:rsidRPr="0092353D" w:rsidRDefault="003C73E8" w:rsidP="00996EDD">
                                    <w:pPr>
                                      <w:pStyle w:val="NoSpacing"/>
                                      <w:spacing w:before="240"/>
                                      <w:rPr>
                                        <w:caps/>
                                        <w:color w:val="0064FA"/>
                                        <w:sz w:val="36"/>
                                        <w:szCs w:val="36"/>
                                        <w:lang w:val="en-GB"/>
                                      </w:rPr>
                                    </w:pPr>
                                    <w:r w:rsidRPr="0092353D">
                                      <w:rPr>
                                        <w:caps/>
                                        <w:color w:val="0064FA"/>
                                        <w:sz w:val="36"/>
                                        <w:szCs w:val="36"/>
                                        <w:lang w:val="en-GB"/>
                                      </w:rPr>
                                      <w:t>G-PRD L03000 rev.00</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7293A23" id="_x0000_t202" coordsize="21600,21600" o:spt="202" path="m,l,21600r21600,l21600,xe">
                    <v:stroke joinstyle="miter"/>
                    <v:path gradientshapeok="t" o:connecttype="rect"/>
                  </v:shapetype>
                  <v:shape id="Casella di testo 122" o:spid="_x0000_s1026" type="#_x0000_t202" style="position:absolute;left:0;text-align:left;margin-left:-3.9pt;margin-top:19.25pt;width:474.1pt;height:47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" filled="f" stroked="f" strokeweight=".5pt">
                    <v:textbox inset="36pt,36pt,36pt,36pt">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A9FB313" w14:textId="1C238BC1" w:rsidR="003C73E8" w:rsidRPr="0092353D" w:rsidRDefault="003C73E8" w:rsidP="00996EDD">
                              <w:pPr>
                                <w:pStyle w:val="NoSpacing"/>
                                <w:pBdr>
                                  <w:bottom w:val="single" w:sz="6" w:space="4" w:color="7F7F7F" w:themeColor="text1" w:themeTint="80"/>
                                </w:pBdr>
                                <w:rPr>
                                  <w:rFonts w:eastAsiaTheme="majorEastAsia" w:cs="Arial"/>
                                  <w:color w:val="595959" w:themeColor="text1" w:themeTint="A6"/>
                                  <w:sz w:val="72"/>
                                  <w:szCs w:val="72"/>
                                  <w:lang w:val="en-GB"/>
                                </w:rPr>
                              </w:pPr>
                              <w:r w:rsidRPr="0092353D">
                                <w:rPr>
                                  <w:rFonts w:eastAsiaTheme="majorEastAsia" w:cs="Arial"/>
                                  <w:color w:val="595959" w:themeColor="text1" w:themeTint="A6"/>
                                  <w:sz w:val="72"/>
                                  <w:szCs w:val="72"/>
                                  <w:lang w:val="en-GB"/>
                                </w:rPr>
                                <w:t>Design, Develop and Qualify Solution</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3BA5D7A3" w14:textId="1AB53E70" w:rsidR="003C73E8" w:rsidRPr="0092353D" w:rsidRDefault="003C73E8" w:rsidP="00996EDD">
                              <w:pPr>
                                <w:pStyle w:val="NoSpacing"/>
                                <w:spacing w:before="240"/>
                                <w:rPr>
                                  <w:caps/>
                                  <w:color w:val="0064FA"/>
                                  <w:sz w:val="36"/>
                                  <w:szCs w:val="36"/>
                                  <w:lang w:val="en-GB"/>
                                </w:rPr>
                              </w:pPr>
                              <w:r w:rsidRPr="0092353D">
                                <w:rPr>
                                  <w:caps/>
                                  <w:color w:val="0064FA"/>
                                  <w:sz w:val="36"/>
                                  <w:szCs w:val="36"/>
                                  <w:lang w:val="en-GB"/>
                                </w:rPr>
                                <w:t>G-PRD L03000 rev.00</w:t>
                              </w:r>
                            </w:p>
                          </w:sdtContent>
                        </w:sdt>
                      </w:txbxContent>
                    </v:textbox>
                  </v:shape>
                </w:pict>
              </mc:Fallback>
            </mc:AlternateContent>
          </w:r>
        </w:p>
        <w:p w14:paraId="2FD6D038" w14:textId="1A108473" w:rsidR="001F2A42" w:rsidRPr="00D2471B" w:rsidRDefault="001F2A42" w:rsidP="00996EDD">
          <w:pPr>
            <w:tabs>
              <w:tab w:val="left" w:pos="9214"/>
            </w:tabs>
            <w:spacing w:after="0" w:line="240" w:lineRule="auto"/>
            <w:jc w:val="left"/>
            <w:rPr>
              <w:b/>
              <w:u w:val="double"/>
            </w:rPr>
          </w:pPr>
          <w:r w:rsidRPr="00D2471B">
            <w:rPr>
              <w:b/>
              <w:u w:val="double"/>
            </w:rPr>
            <w:br w:type="page"/>
          </w:r>
        </w:p>
      </w:sdtContent>
    </w:sdt>
    <w:p w14:paraId="4D62119F" w14:textId="77777777" w:rsidR="001F2A42" w:rsidRPr="00D2471B" w:rsidRDefault="001F2A42" w:rsidP="00E06B9C">
      <w:pPr>
        <w:rPr>
          <w:b/>
          <w:color w:val="FF0000"/>
          <w:sz w:val="28"/>
          <w:szCs w:val="28"/>
        </w:rPr>
      </w:pPr>
      <w:r w:rsidRPr="00D2471B">
        <w:rPr>
          <w:b/>
          <w:color w:val="FF0000"/>
          <w:sz w:val="28"/>
          <w:szCs w:val="28"/>
        </w:rPr>
        <w:t>R</w:t>
      </w:r>
      <w:r w:rsidR="00E06B9C" w:rsidRPr="00D2471B">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7"/>
        <w:gridCol w:w="1339"/>
        <w:gridCol w:w="1487"/>
        <w:gridCol w:w="1508"/>
        <w:gridCol w:w="1798"/>
        <w:gridCol w:w="2273"/>
      </w:tblGrid>
      <w:tr w:rsidR="001F2A42" w:rsidRPr="00D2471B" w14:paraId="4D6211A6" w14:textId="77777777" w:rsidTr="00E63190">
        <w:trPr>
          <w:cantSplit/>
          <w:trHeight w:val="567"/>
          <w:tblHeader/>
          <w:jc w:val="center"/>
        </w:trPr>
        <w:tc>
          <w:tcPr>
            <w:tcW w:w="530" w:type="pct"/>
            <w:vAlign w:val="center"/>
          </w:tcPr>
          <w:p w14:paraId="4D6211A0" w14:textId="77777777" w:rsidR="001F2A42" w:rsidRPr="00D2471B" w:rsidRDefault="001F2A42">
            <w:pPr>
              <w:spacing w:before="60" w:after="60"/>
              <w:ind w:left="-142"/>
              <w:jc w:val="center"/>
              <w:rPr>
                <w:rFonts w:cs="Arial"/>
                <w:b/>
                <w:sz w:val="20"/>
                <w:szCs w:val="20"/>
              </w:rPr>
            </w:pPr>
            <w:r w:rsidRPr="00D2471B">
              <w:rPr>
                <w:rFonts w:cs="Arial"/>
                <w:b/>
                <w:sz w:val="20"/>
                <w:szCs w:val="20"/>
              </w:rPr>
              <w:t>Rev.</w:t>
            </w:r>
          </w:p>
        </w:tc>
        <w:tc>
          <w:tcPr>
            <w:tcW w:w="712" w:type="pct"/>
            <w:vAlign w:val="center"/>
          </w:tcPr>
          <w:p w14:paraId="4D6211A1" w14:textId="77777777" w:rsidR="001F2A42" w:rsidRPr="00D2471B" w:rsidRDefault="001F2A42">
            <w:pPr>
              <w:spacing w:before="60" w:after="60"/>
              <w:jc w:val="center"/>
              <w:rPr>
                <w:rFonts w:cs="Arial"/>
                <w:b/>
                <w:sz w:val="20"/>
                <w:szCs w:val="20"/>
              </w:rPr>
            </w:pPr>
            <w:r w:rsidRPr="00D2471B">
              <w:rPr>
                <w:rFonts w:cs="Arial"/>
                <w:b/>
                <w:sz w:val="20"/>
                <w:szCs w:val="20"/>
              </w:rPr>
              <w:t>Date</w:t>
            </w:r>
          </w:p>
        </w:tc>
        <w:tc>
          <w:tcPr>
            <w:tcW w:w="791" w:type="pct"/>
            <w:vAlign w:val="center"/>
          </w:tcPr>
          <w:p w14:paraId="4D6211A2" w14:textId="77777777" w:rsidR="001F2A42" w:rsidRPr="00D2471B" w:rsidRDefault="001F2A42">
            <w:pPr>
              <w:spacing w:before="60" w:after="60"/>
              <w:jc w:val="center"/>
              <w:rPr>
                <w:rFonts w:cs="Arial"/>
                <w:b/>
                <w:sz w:val="20"/>
                <w:szCs w:val="20"/>
              </w:rPr>
            </w:pPr>
            <w:r w:rsidRPr="00D2471B">
              <w:rPr>
                <w:rFonts w:cs="Arial"/>
                <w:b/>
                <w:sz w:val="20"/>
                <w:szCs w:val="20"/>
              </w:rPr>
              <w:t>Author</w:t>
            </w:r>
          </w:p>
        </w:tc>
        <w:tc>
          <w:tcPr>
            <w:tcW w:w="802" w:type="pct"/>
            <w:vAlign w:val="center"/>
          </w:tcPr>
          <w:p w14:paraId="4D6211A3" w14:textId="77777777" w:rsidR="001F2A42" w:rsidRPr="00D2471B" w:rsidRDefault="001F2A42">
            <w:pPr>
              <w:spacing w:before="60" w:after="60"/>
              <w:jc w:val="center"/>
              <w:rPr>
                <w:rFonts w:cs="Arial"/>
                <w:b/>
                <w:sz w:val="20"/>
                <w:szCs w:val="20"/>
              </w:rPr>
            </w:pPr>
            <w:r w:rsidRPr="00D2471B">
              <w:rPr>
                <w:rFonts w:cs="Arial"/>
                <w:b/>
                <w:sz w:val="20"/>
                <w:szCs w:val="20"/>
              </w:rPr>
              <w:t>Approver</w:t>
            </w:r>
          </w:p>
        </w:tc>
        <w:tc>
          <w:tcPr>
            <w:tcW w:w="956" w:type="pct"/>
            <w:vAlign w:val="center"/>
          </w:tcPr>
          <w:p w14:paraId="4D6211A4" w14:textId="77777777" w:rsidR="001F2A42" w:rsidRPr="00D2471B" w:rsidRDefault="001F2A42">
            <w:pPr>
              <w:spacing w:before="60" w:after="60"/>
              <w:jc w:val="center"/>
              <w:rPr>
                <w:rFonts w:cs="Arial"/>
                <w:b/>
                <w:sz w:val="16"/>
                <w:szCs w:val="16"/>
              </w:rPr>
            </w:pPr>
            <w:r w:rsidRPr="00D2471B">
              <w:rPr>
                <w:rFonts w:cs="Arial"/>
                <w:b/>
                <w:sz w:val="20"/>
                <w:szCs w:val="20"/>
              </w:rPr>
              <w:t>Authorizer</w:t>
            </w:r>
          </w:p>
        </w:tc>
        <w:tc>
          <w:tcPr>
            <w:tcW w:w="1209" w:type="pct"/>
            <w:vAlign w:val="center"/>
          </w:tcPr>
          <w:p w14:paraId="4D6211A5" w14:textId="77777777" w:rsidR="001F2A42" w:rsidRPr="00D2471B" w:rsidRDefault="001F2A42">
            <w:pPr>
              <w:spacing w:before="60" w:after="60"/>
              <w:jc w:val="center"/>
              <w:rPr>
                <w:rFonts w:cs="Arial"/>
                <w:b/>
                <w:sz w:val="20"/>
                <w:szCs w:val="20"/>
              </w:rPr>
            </w:pPr>
            <w:r w:rsidRPr="00D2471B">
              <w:rPr>
                <w:rFonts w:cs="Arial"/>
                <w:b/>
                <w:sz w:val="20"/>
                <w:szCs w:val="20"/>
              </w:rPr>
              <w:t>Revision Description</w:t>
            </w:r>
          </w:p>
        </w:tc>
      </w:tr>
      <w:tr w:rsidR="00D10DDC" w:rsidRPr="00D2471B" w14:paraId="4D6211AD" w14:textId="77777777" w:rsidTr="00E63190">
        <w:trPr>
          <w:cantSplit/>
          <w:trHeight w:val="567"/>
          <w:jc w:val="center"/>
        </w:trPr>
        <w:tc>
          <w:tcPr>
            <w:tcW w:w="530" w:type="pct"/>
            <w:vAlign w:val="center"/>
          </w:tcPr>
          <w:p w14:paraId="4D6211A7" w14:textId="77777777" w:rsidR="00D10DDC" w:rsidRPr="00D2471B" w:rsidRDefault="00D10DDC" w:rsidP="00D10DDC">
            <w:pPr>
              <w:spacing w:before="60" w:after="60"/>
              <w:ind w:left="-142"/>
              <w:jc w:val="center"/>
              <w:rPr>
                <w:rFonts w:cs="Arial"/>
                <w:sz w:val="18"/>
                <w:szCs w:val="18"/>
              </w:rPr>
            </w:pPr>
            <w:r w:rsidRPr="00D2471B">
              <w:rPr>
                <w:rFonts w:cs="Arial"/>
                <w:sz w:val="18"/>
                <w:szCs w:val="18"/>
              </w:rPr>
              <w:t>00</w:t>
            </w:r>
          </w:p>
        </w:tc>
        <w:tc>
          <w:tcPr>
            <w:tcW w:w="712" w:type="pct"/>
            <w:vAlign w:val="center"/>
          </w:tcPr>
          <w:p w14:paraId="4D6211A8" w14:textId="5EDC1D12" w:rsidR="00D10DDC" w:rsidRPr="00D2471B" w:rsidRDefault="00AA6635" w:rsidP="00D10DDC">
            <w:pPr>
              <w:spacing w:before="60" w:after="60"/>
              <w:jc w:val="center"/>
              <w:rPr>
                <w:rFonts w:cs="Arial"/>
                <w:sz w:val="18"/>
                <w:szCs w:val="18"/>
              </w:rPr>
            </w:pPr>
            <w:del w:id="0" w:author="SCHECK Oliver" w:date="2026-09-07T17:49:00Z" w16du:dateUtc="2026-09-07T15:49:00Z">
              <w:r w:rsidRPr="00D2471B" w:rsidDel="00BC08BA">
                <w:rPr>
                  <w:rFonts w:cs="Arial"/>
                  <w:sz w:val="18"/>
                  <w:szCs w:val="18"/>
                </w:rPr>
                <w:delText xml:space="preserve">Jun </w:delText>
              </w:r>
            </w:del>
            <w:ins w:id="1" w:author="SCHECK Oliver" w:date="2026-09-07T17:49:00Z" w16du:dateUtc="2026-09-07T15:49:00Z">
              <w:r w:rsidR="00BC08BA" w:rsidRPr="00D2471B">
                <w:rPr>
                  <w:rFonts w:cs="Arial"/>
                  <w:sz w:val="18"/>
                  <w:szCs w:val="18"/>
                </w:rPr>
                <w:t xml:space="preserve">Sep </w:t>
              </w:r>
            </w:ins>
            <w:r w:rsidR="00D10DDC" w:rsidRPr="00D2471B">
              <w:rPr>
                <w:rFonts w:cs="Arial"/>
                <w:sz w:val="18"/>
                <w:szCs w:val="18"/>
              </w:rPr>
              <w:t>202</w:t>
            </w:r>
            <w:r w:rsidR="007E16C3" w:rsidRPr="00D2471B">
              <w:rPr>
                <w:rFonts w:cs="Arial"/>
                <w:sz w:val="18"/>
                <w:szCs w:val="18"/>
              </w:rPr>
              <w:t>6</w:t>
            </w:r>
          </w:p>
        </w:tc>
        <w:tc>
          <w:tcPr>
            <w:tcW w:w="791" w:type="pct"/>
            <w:vAlign w:val="center"/>
          </w:tcPr>
          <w:p w14:paraId="4D6211A9" w14:textId="795AAABD" w:rsidR="00D10DDC" w:rsidRPr="00D2471B" w:rsidRDefault="007E16C3" w:rsidP="00D10DDC">
            <w:pPr>
              <w:spacing w:before="60" w:after="60"/>
              <w:jc w:val="center"/>
              <w:rPr>
                <w:rFonts w:cs="Arial"/>
                <w:sz w:val="18"/>
                <w:szCs w:val="18"/>
              </w:rPr>
            </w:pPr>
            <w:r w:rsidRPr="00D2471B">
              <w:rPr>
                <w:rFonts w:cs="Arial"/>
                <w:sz w:val="18"/>
                <w:szCs w:val="18"/>
              </w:rPr>
              <w:t>O. Scheck</w:t>
            </w:r>
          </w:p>
        </w:tc>
        <w:tc>
          <w:tcPr>
            <w:tcW w:w="802" w:type="pct"/>
            <w:vAlign w:val="center"/>
          </w:tcPr>
          <w:p w14:paraId="4D6211AA" w14:textId="77777777" w:rsidR="00D10DDC" w:rsidRPr="00D2471B" w:rsidRDefault="00D10DDC" w:rsidP="00D10DDC">
            <w:pPr>
              <w:spacing w:before="60" w:after="60"/>
              <w:jc w:val="center"/>
              <w:rPr>
                <w:rFonts w:cs="Arial"/>
                <w:sz w:val="18"/>
                <w:szCs w:val="18"/>
              </w:rPr>
            </w:pPr>
            <w:r w:rsidRPr="00D2471B">
              <w:rPr>
                <w:rFonts w:cs="Arial"/>
                <w:sz w:val="18"/>
                <w:szCs w:val="18"/>
              </w:rPr>
              <w:t>R. Castagna</w:t>
            </w:r>
          </w:p>
        </w:tc>
        <w:tc>
          <w:tcPr>
            <w:tcW w:w="956" w:type="pct"/>
            <w:vAlign w:val="center"/>
          </w:tcPr>
          <w:p w14:paraId="4D6211AB" w14:textId="6C9B9253" w:rsidR="00D10DDC" w:rsidRPr="00D2471B" w:rsidRDefault="007E16C3" w:rsidP="00D10DDC">
            <w:pPr>
              <w:spacing w:before="60" w:after="60"/>
              <w:jc w:val="center"/>
              <w:rPr>
                <w:rFonts w:cs="Arial"/>
                <w:sz w:val="18"/>
                <w:szCs w:val="18"/>
              </w:rPr>
            </w:pPr>
            <w:r w:rsidRPr="00D2471B">
              <w:rPr>
                <w:rFonts w:cs="Arial"/>
                <w:sz w:val="18"/>
                <w:szCs w:val="18"/>
              </w:rPr>
              <w:t>M. Guerricchio</w:t>
            </w:r>
          </w:p>
        </w:tc>
        <w:tc>
          <w:tcPr>
            <w:tcW w:w="1209" w:type="pct"/>
            <w:vAlign w:val="center"/>
          </w:tcPr>
          <w:p w14:paraId="4D6211AC" w14:textId="79F109AC" w:rsidR="00D10DDC" w:rsidRPr="00D2471B" w:rsidRDefault="00D10DDC" w:rsidP="00D10DDC">
            <w:pPr>
              <w:spacing w:before="60" w:after="60"/>
              <w:jc w:val="center"/>
              <w:rPr>
                <w:rFonts w:cs="Arial"/>
                <w:sz w:val="18"/>
                <w:szCs w:val="18"/>
              </w:rPr>
            </w:pPr>
            <w:r w:rsidRPr="00D2471B">
              <w:rPr>
                <w:rFonts w:cs="Arial"/>
                <w:sz w:val="18"/>
                <w:szCs w:val="18"/>
              </w:rPr>
              <w:t>First Issue</w:t>
            </w:r>
            <w:r w:rsidR="008C5098" w:rsidRPr="00D2471B">
              <w:rPr>
                <w:rFonts w:cs="Arial"/>
                <w:sz w:val="18"/>
                <w:szCs w:val="18"/>
              </w:rPr>
              <w:t xml:space="preserve"> (</w:t>
            </w:r>
            <w:r w:rsidR="004643C1" w:rsidRPr="00D2471B">
              <w:rPr>
                <w:rFonts w:cs="Arial"/>
                <w:sz w:val="18"/>
                <w:szCs w:val="18"/>
              </w:rPr>
              <w:t>*)</w:t>
            </w:r>
          </w:p>
        </w:tc>
      </w:tr>
    </w:tbl>
    <w:p w14:paraId="617F8CFC" w14:textId="77777777" w:rsidR="00690D2D" w:rsidRPr="00D2471B" w:rsidRDefault="00690D2D" w:rsidP="00E06B9C">
      <w:pPr>
        <w:rPr>
          <w:sz w:val="16"/>
          <w:szCs w:val="16"/>
        </w:rPr>
      </w:pPr>
    </w:p>
    <w:p w14:paraId="4B808477" w14:textId="0873E75D" w:rsidR="004643C1" w:rsidRPr="00D2471B" w:rsidRDefault="004643C1" w:rsidP="00E06B9C">
      <w:pPr>
        <w:rPr>
          <w:sz w:val="16"/>
          <w:szCs w:val="16"/>
        </w:rPr>
      </w:pPr>
      <w:r w:rsidRPr="00D2471B">
        <w:rPr>
          <w:sz w:val="16"/>
          <w:szCs w:val="16"/>
        </w:rPr>
        <w:t xml:space="preserve">(*) This document replaces the following GBMS </w:t>
      </w:r>
      <w:r w:rsidR="00AC0D81" w:rsidRPr="00D2471B">
        <w:rPr>
          <w:sz w:val="16"/>
          <w:szCs w:val="16"/>
        </w:rPr>
        <w:t>documents</w:t>
      </w:r>
      <w:r w:rsidRPr="00D2471B">
        <w:rPr>
          <w:sz w:val="16"/>
          <w:szCs w:val="16"/>
        </w:rPr>
        <w:t>:</w:t>
      </w:r>
    </w:p>
    <w:p w14:paraId="3C45EE6E" w14:textId="77777777" w:rsidR="00690D2D" w:rsidRPr="00D2471B" w:rsidRDefault="00690D2D" w:rsidP="00690D2D">
      <w:pPr>
        <w:pStyle w:val="ListParagraph"/>
        <w:numPr>
          <w:ilvl w:val="0"/>
          <w:numId w:val="30"/>
        </w:numPr>
        <w:rPr>
          <w:sz w:val="16"/>
          <w:szCs w:val="16"/>
        </w:rPr>
      </w:pPr>
      <w:commentRangeStart w:id="2"/>
      <w:commentRangeStart w:id="3"/>
      <w:r w:rsidRPr="00D2471B">
        <w:rPr>
          <w:sz w:val="16"/>
          <w:szCs w:val="16"/>
        </w:rPr>
        <w:t>G-PRD R0200 RS Requirements Management</w:t>
      </w:r>
    </w:p>
    <w:p w14:paraId="61D8CBE0" w14:textId="77777777" w:rsidR="00690D2D" w:rsidRPr="00D2471B" w:rsidRDefault="00690D2D" w:rsidP="00690D2D">
      <w:pPr>
        <w:pStyle w:val="ListParagraph"/>
        <w:numPr>
          <w:ilvl w:val="0"/>
          <w:numId w:val="30"/>
        </w:numPr>
        <w:rPr>
          <w:sz w:val="16"/>
          <w:szCs w:val="16"/>
        </w:rPr>
      </w:pPr>
      <w:r w:rsidRPr="00D2471B">
        <w:rPr>
          <w:sz w:val="16"/>
          <w:szCs w:val="16"/>
        </w:rPr>
        <w:t>G-PRD R0400 RS Design &amp; Development</w:t>
      </w:r>
      <w:commentRangeEnd w:id="2"/>
      <w:r w:rsidR="00141227" w:rsidRPr="00D2471B">
        <w:rPr>
          <w:rStyle w:val="CommentReference"/>
        </w:rPr>
        <w:commentReference w:id="2"/>
      </w:r>
      <w:commentRangeEnd w:id="3"/>
      <w:r w:rsidR="00313B7D" w:rsidRPr="00D2471B">
        <w:rPr>
          <w:rStyle w:val="CommentReference"/>
        </w:rPr>
        <w:commentReference w:id="3"/>
      </w:r>
    </w:p>
    <w:p w14:paraId="55122904" w14:textId="77777777" w:rsidR="00690D2D" w:rsidRPr="00D2471B" w:rsidRDefault="00690D2D" w:rsidP="00690D2D">
      <w:pPr>
        <w:pStyle w:val="ListParagraph"/>
        <w:numPr>
          <w:ilvl w:val="0"/>
          <w:numId w:val="30"/>
        </w:numPr>
        <w:rPr>
          <w:sz w:val="16"/>
          <w:szCs w:val="16"/>
        </w:rPr>
      </w:pPr>
      <w:r w:rsidRPr="00D2471B">
        <w:rPr>
          <w:sz w:val="16"/>
          <w:szCs w:val="16"/>
        </w:rPr>
        <w:t>G-PRD S0100 S&amp;T Requirements &amp; Interface Management</w:t>
      </w:r>
    </w:p>
    <w:p w14:paraId="34BC53B9" w14:textId="77777777" w:rsidR="00690D2D" w:rsidRPr="00D2471B" w:rsidRDefault="00690D2D" w:rsidP="00690D2D">
      <w:pPr>
        <w:pStyle w:val="ListParagraph"/>
        <w:numPr>
          <w:ilvl w:val="0"/>
          <w:numId w:val="30"/>
        </w:numPr>
        <w:rPr>
          <w:sz w:val="16"/>
          <w:szCs w:val="16"/>
        </w:rPr>
      </w:pPr>
      <w:r w:rsidRPr="00D2471B">
        <w:rPr>
          <w:sz w:val="16"/>
          <w:szCs w:val="16"/>
        </w:rPr>
        <w:t>G-PRD S0300 S&amp;T Product Development</w:t>
      </w:r>
    </w:p>
    <w:p w14:paraId="37E4AECF" w14:textId="77777777" w:rsidR="00690D2D" w:rsidRPr="00D2471B" w:rsidRDefault="00690D2D" w:rsidP="00690D2D">
      <w:pPr>
        <w:pStyle w:val="ListParagraph"/>
        <w:numPr>
          <w:ilvl w:val="0"/>
          <w:numId w:val="30"/>
        </w:numPr>
        <w:rPr>
          <w:sz w:val="16"/>
          <w:szCs w:val="16"/>
        </w:rPr>
      </w:pPr>
      <w:r w:rsidRPr="00D2471B">
        <w:rPr>
          <w:sz w:val="16"/>
          <w:szCs w:val="16"/>
        </w:rPr>
        <w:t>G-PRD S0400 S&amp;T System Design</w:t>
      </w:r>
    </w:p>
    <w:p w14:paraId="5B13036E" w14:textId="77777777" w:rsidR="00690D2D" w:rsidRPr="00D2471B" w:rsidRDefault="00690D2D" w:rsidP="00690D2D">
      <w:pPr>
        <w:pStyle w:val="ListParagraph"/>
        <w:numPr>
          <w:ilvl w:val="0"/>
          <w:numId w:val="30"/>
        </w:numPr>
        <w:rPr>
          <w:sz w:val="16"/>
          <w:szCs w:val="16"/>
        </w:rPr>
      </w:pPr>
      <w:r w:rsidRPr="00D2471B">
        <w:rPr>
          <w:sz w:val="16"/>
          <w:szCs w:val="16"/>
        </w:rPr>
        <w:t>G-PRD S0500 S&amp;T Cybersecurity</w:t>
      </w:r>
    </w:p>
    <w:p w14:paraId="38C813E7" w14:textId="037770B3" w:rsidR="00AC0D81" w:rsidRPr="00D2471B" w:rsidRDefault="00690D2D" w:rsidP="00B50A77">
      <w:pPr>
        <w:pStyle w:val="ListParagraph"/>
        <w:numPr>
          <w:ilvl w:val="0"/>
          <w:numId w:val="30"/>
        </w:numPr>
        <w:rPr>
          <w:sz w:val="16"/>
          <w:szCs w:val="16"/>
        </w:rPr>
      </w:pPr>
      <w:r w:rsidRPr="00D2471B">
        <w:rPr>
          <w:sz w:val="16"/>
          <w:szCs w:val="16"/>
        </w:rPr>
        <w:t>G-PRD S0700 S&amp;T Verification &amp; Validation</w:t>
      </w:r>
    </w:p>
    <w:p w14:paraId="34B7B9EA" w14:textId="1DC9820E" w:rsidR="00D75EA1" w:rsidRPr="00D2471B" w:rsidDel="00C23571" w:rsidRDefault="00D75EA1" w:rsidP="00D75EA1">
      <w:pPr>
        <w:rPr>
          <w:del w:id="4" w:author="SCHECK Oliver" w:date="2026-09-14T13:47:00Z" w16du:dateUtc="2026-09-14T11:47:00Z"/>
          <w:sz w:val="16"/>
          <w:szCs w:val="16"/>
          <w:highlight w:val="yellow"/>
        </w:rPr>
      </w:pPr>
      <w:del w:id="5" w:author="SCHECK Oliver" w:date="2026-09-14T13:47:00Z" w16du:dateUtc="2026-09-14T11:47:00Z">
        <w:r w:rsidRPr="00D2471B" w:rsidDel="00C23571">
          <w:rPr>
            <w:sz w:val="16"/>
            <w:szCs w:val="16"/>
          </w:rPr>
          <w:delText xml:space="preserve">(*) </w:delText>
        </w:r>
        <w:r w:rsidRPr="00D2471B" w:rsidDel="00C23571">
          <w:rPr>
            <w:sz w:val="16"/>
            <w:szCs w:val="16"/>
            <w:highlight w:val="yellow"/>
          </w:rPr>
          <w:delText>This document replaces the following GTS MS documents:</w:delText>
        </w:r>
      </w:del>
    </w:p>
    <w:p w14:paraId="568F27AE" w14:textId="72A4A064" w:rsidR="00D75EA1" w:rsidRPr="00D2471B" w:rsidDel="00C23571" w:rsidRDefault="00D75EA1" w:rsidP="00D75EA1">
      <w:pPr>
        <w:pStyle w:val="ListParagraph"/>
        <w:numPr>
          <w:ilvl w:val="0"/>
          <w:numId w:val="30"/>
        </w:numPr>
        <w:rPr>
          <w:del w:id="6" w:author="SCHECK Oliver" w:date="2026-09-14T13:47:00Z" w16du:dateUtc="2026-09-14T11:47:00Z"/>
          <w:sz w:val="16"/>
          <w:szCs w:val="16"/>
          <w:highlight w:val="yellow"/>
        </w:rPr>
      </w:pPr>
      <w:del w:id="7" w:author="SCHECK Oliver" w:date="2026-09-14T13:47:00Z" w16du:dateUtc="2026-09-14T11:47:00Z">
        <w:r w:rsidRPr="00D2471B" w:rsidDel="00C23571">
          <w:rPr>
            <w:sz w:val="16"/>
            <w:szCs w:val="16"/>
            <w:highlight w:val="yellow"/>
          </w:rPr>
          <w:delText>87202127-00-DDQ-GRP-EN DDQ – Design, Develop and Qualify the Solution</w:delText>
        </w:r>
      </w:del>
    </w:p>
    <w:p w14:paraId="10D15335" w14:textId="37D19811" w:rsidR="00D75EA1" w:rsidRPr="00D2471B" w:rsidDel="00C23571" w:rsidRDefault="00D75EA1" w:rsidP="00D75EA1">
      <w:pPr>
        <w:pStyle w:val="ListParagraph"/>
        <w:numPr>
          <w:ilvl w:val="0"/>
          <w:numId w:val="30"/>
        </w:numPr>
        <w:rPr>
          <w:del w:id="8" w:author="SCHECK Oliver" w:date="2026-09-14T13:47:00Z" w16du:dateUtc="2026-09-14T11:47:00Z"/>
          <w:sz w:val="16"/>
          <w:szCs w:val="16"/>
          <w:highlight w:val="yellow"/>
        </w:rPr>
      </w:pPr>
      <w:del w:id="9" w:author="SCHECK Oliver" w:date="2026-09-14T13:47:00Z" w16du:dateUtc="2026-09-14T11:47:00Z">
        <w:r w:rsidRPr="00D2471B" w:rsidDel="00C23571">
          <w:rPr>
            <w:sz w:val="16"/>
            <w:szCs w:val="16"/>
            <w:highlight w:val="yellow"/>
          </w:rPr>
          <w:delText>87202126-00-DDQ-GRP-EN DDQ-HW – Design, Develop and Qualify the Hardware Solution</w:delText>
        </w:r>
      </w:del>
    </w:p>
    <w:p w14:paraId="0E3C6CD7" w14:textId="522F68B7" w:rsidR="00CF39FC" w:rsidRPr="00D2471B" w:rsidDel="00C23571" w:rsidRDefault="00D75EA1" w:rsidP="00CF39FC">
      <w:pPr>
        <w:pStyle w:val="ListParagraph"/>
        <w:numPr>
          <w:ilvl w:val="0"/>
          <w:numId w:val="30"/>
        </w:numPr>
        <w:rPr>
          <w:del w:id="10" w:author="SCHECK Oliver" w:date="2026-09-14T13:47:00Z" w16du:dateUtc="2026-09-14T11:47:00Z"/>
          <w:sz w:val="16"/>
          <w:szCs w:val="16"/>
          <w:highlight w:val="yellow"/>
        </w:rPr>
      </w:pPr>
      <w:del w:id="11" w:author="SCHECK Oliver" w:date="2026-09-14T13:47:00Z" w16du:dateUtc="2026-09-14T11:47:00Z">
        <w:r w:rsidRPr="00D2471B" w:rsidDel="00C23571">
          <w:rPr>
            <w:sz w:val="16"/>
            <w:szCs w:val="16"/>
            <w:highlight w:val="yellow"/>
          </w:rPr>
          <w:delText>87202125-00-DDQ-GRP-EN DDQ-SW – Design, Develop and Qualify the Software Solution</w:delText>
        </w:r>
      </w:del>
    </w:p>
    <w:p w14:paraId="7FD127CB" w14:textId="50120C18" w:rsidR="00F078D8" w:rsidRPr="00D2471B" w:rsidDel="00C23571" w:rsidRDefault="00F078D8" w:rsidP="00CF39FC">
      <w:pPr>
        <w:pStyle w:val="ListParagraph"/>
        <w:numPr>
          <w:ilvl w:val="0"/>
          <w:numId w:val="30"/>
        </w:numPr>
        <w:rPr>
          <w:del w:id="12" w:author="SCHECK Oliver" w:date="2026-09-14T13:47:00Z" w16du:dateUtc="2026-09-14T11:47:00Z"/>
          <w:sz w:val="16"/>
          <w:szCs w:val="16"/>
          <w:highlight w:val="yellow"/>
        </w:rPr>
      </w:pPr>
      <w:del w:id="13" w:author="SCHECK Oliver" w:date="2026-09-14T13:47:00Z" w16du:dateUtc="2026-09-14T11:47:00Z">
        <w:r w:rsidRPr="00D2471B" w:rsidDel="00C23571">
          <w:rPr>
            <w:sz w:val="16"/>
            <w:szCs w:val="16"/>
            <w:highlight w:val="yellow"/>
          </w:rPr>
          <w:delText>All relevant Cybersecurity process documents?</w:delText>
        </w:r>
      </w:del>
    </w:p>
    <w:p w14:paraId="67F5BC9D" w14:textId="70D4F4F8" w:rsidR="0005042C" w:rsidRPr="00D2471B" w:rsidRDefault="0005042C">
      <w:pPr>
        <w:spacing w:after="0" w:line="240" w:lineRule="auto"/>
        <w:jc w:val="left"/>
      </w:pPr>
      <w:r w:rsidRPr="00D2471B">
        <w:br w:type="page"/>
      </w:r>
    </w:p>
    <w:p w14:paraId="4D6211CC" w14:textId="77777777" w:rsidR="00E06B9C" w:rsidRPr="00D2471B" w:rsidRDefault="00E06B9C" w:rsidP="00E06B9C">
      <w:pPr>
        <w:rPr>
          <w:b/>
          <w:color w:val="FF0000"/>
          <w:sz w:val="28"/>
          <w:szCs w:val="28"/>
        </w:rPr>
      </w:pPr>
      <w:r w:rsidRPr="00D2471B">
        <w:rPr>
          <w:b/>
          <w:color w:val="FF0000"/>
          <w:sz w:val="28"/>
          <w:szCs w:val="28"/>
        </w:rPr>
        <w:t xml:space="preserve">DOCUMENTS </w:t>
      </w:r>
      <w:r w:rsidR="00281CB7" w:rsidRPr="00D2471B">
        <w:rPr>
          <w:b/>
          <w:color w:val="FF0000"/>
          <w:sz w:val="28"/>
          <w:szCs w:val="28"/>
        </w:rPr>
        <w:t>TREE</w:t>
      </w:r>
    </w:p>
    <w:p w14:paraId="4D6211CD" w14:textId="65C73D2F" w:rsidR="00E06B9C" w:rsidRPr="00D2471B" w:rsidRDefault="00FF66CE" w:rsidP="00421B8C">
      <w:pPr>
        <w:pStyle w:val="ListParagraph"/>
        <w:numPr>
          <w:ilvl w:val="0"/>
          <w:numId w:val="5"/>
        </w:numPr>
        <w:pBdr>
          <w:left w:val="single" w:sz="4" w:space="4" w:color="auto"/>
          <w:bottom w:val="single" w:sz="4" w:space="1" w:color="auto"/>
          <w:between w:val="single" w:sz="4" w:space="1" w:color="auto"/>
          <w:bar w:val="single" w:sz="4" w:color="auto"/>
        </w:pBdr>
        <w:rPr>
          <w:highlight w:val="yellow"/>
        </w:rPr>
      </w:pPr>
      <w:commentRangeStart w:id="14"/>
      <w:commentRangeStart w:id="15"/>
      <w:r w:rsidRPr="00D2471B">
        <w:rPr>
          <w:highlight w:val="yellow"/>
        </w:rPr>
        <w:t>G-</w:t>
      </w:r>
      <w:r w:rsidR="001812D4" w:rsidRPr="00D2471B">
        <w:rPr>
          <w:highlight w:val="yellow"/>
        </w:rPr>
        <w:t xml:space="preserve">TRN </w:t>
      </w:r>
      <w:r w:rsidR="00FB7C30" w:rsidRPr="00D2471B">
        <w:rPr>
          <w:highlight w:val="yellow"/>
        </w:rPr>
        <w:t>L03</w:t>
      </w:r>
      <w:r w:rsidR="00DD586B" w:rsidRPr="00D2471B">
        <w:rPr>
          <w:highlight w:val="yellow"/>
        </w:rPr>
        <w:t xml:space="preserve">000 </w:t>
      </w:r>
      <w:r w:rsidR="00E142F1" w:rsidRPr="00D2471B">
        <w:rPr>
          <w:highlight w:val="yellow"/>
        </w:rPr>
        <w:t>Design, Develop and Qualify Solution Transition Rules</w:t>
      </w:r>
      <w:commentRangeEnd w:id="14"/>
      <w:r w:rsidR="00A00678" w:rsidRPr="00D2471B">
        <w:rPr>
          <w:rStyle w:val="CommentReference"/>
          <w:sz w:val="22"/>
          <w:szCs w:val="22"/>
          <w:highlight w:val="yellow"/>
        </w:rPr>
        <w:commentReference w:id="14"/>
      </w:r>
      <w:commentRangeEnd w:id="15"/>
      <w:r w:rsidR="00313B7D" w:rsidRPr="00D2471B">
        <w:rPr>
          <w:rStyle w:val="CommentReference"/>
          <w:sz w:val="22"/>
          <w:szCs w:val="22"/>
          <w:highlight w:val="yellow"/>
        </w:rPr>
        <w:commentReference w:id="15"/>
      </w:r>
    </w:p>
    <w:p w14:paraId="06A8F7B4" w14:textId="77777777" w:rsidR="00DB4322" w:rsidRPr="00D2471B" w:rsidRDefault="00546ED3" w:rsidP="00421B8C">
      <w:pPr>
        <w:pStyle w:val="ListParagraph"/>
        <w:numPr>
          <w:ilvl w:val="1"/>
          <w:numId w:val="5"/>
        </w:numPr>
        <w:pBdr>
          <w:left w:val="single" w:sz="4" w:space="4" w:color="auto"/>
          <w:bottom w:val="single" w:sz="4" w:space="1" w:color="auto"/>
          <w:between w:val="single" w:sz="4" w:space="1" w:color="auto"/>
          <w:bar w:val="single" w:sz="4" w:color="auto"/>
        </w:pBdr>
        <w:shd w:val="clear" w:color="auto" w:fill="D9D9D9" w:themeFill="background1" w:themeFillShade="D9"/>
        <w:rPr>
          <w:b/>
        </w:rPr>
      </w:pPr>
      <w:r w:rsidRPr="00D2471B">
        <w:rPr>
          <w:b/>
          <w:shd w:val="clear" w:color="auto" w:fill="D9D9D9" w:themeFill="background1" w:themeFillShade="D9"/>
        </w:rPr>
        <w:t>G-</w:t>
      </w:r>
      <w:r w:rsidR="00270B93" w:rsidRPr="00D2471B">
        <w:rPr>
          <w:b/>
          <w:shd w:val="clear" w:color="auto" w:fill="D9D9D9" w:themeFill="background1" w:themeFillShade="D9"/>
        </w:rPr>
        <w:t xml:space="preserve">PRD </w:t>
      </w:r>
      <w:r w:rsidR="00C77F53" w:rsidRPr="00D2471B">
        <w:rPr>
          <w:b/>
          <w:shd w:val="clear" w:color="auto" w:fill="D9D9D9" w:themeFill="background1" w:themeFillShade="D9"/>
        </w:rPr>
        <w:t>L03000 Design, Develop and Qualify Solution</w:t>
      </w:r>
    </w:p>
    <w:p w14:paraId="76A01171" w14:textId="19448C87" w:rsidR="00B26E52" w:rsidRPr="00D2471B" w:rsidRDefault="00DB4322" w:rsidP="00DB4322">
      <w:pPr>
        <w:pStyle w:val="ListParagraph"/>
        <w:numPr>
          <w:ilvl w:val="2"/>
          <w:numId w:val="5"/>
        </w:numPr>
        <w:pBdr>
          <w:left w:val="single" w:sz="4" w:space="4" w:color="auto"/>
          <w:bottom w:val="single" w:sz="4" w:space="1" w:color="auto"/>
          <w:between w:val="single" w:sz="4" w:space="1" w:color="auto"/>
          <w:bar w:val="single" w:sz="4" w:color="auto"/>
        </w:pBdr>
        <w:rPr>
          <w:bCs/>
          <w:highlight w:val="yellow"/>
        </w:rPr>
      </w:pPr>
      <w:r w:rsidRPr="00D2471B">
        <w:rPr>
          <w:bCs/>
          <w:highlight w:val="yellow"/>
        </w:rPr>
        <w:t>G-KPI L03001</w:t>
      </w:r>
      <w:r w:rsidR="00FF66CE" w:rsidRPr="00D2471B">
        <w:rPr>
          <w:bCs/>
          <w:highlight w:val="yellow"/>
        </w:rPr>
        <w:t xml:space="preserve"> </w:t>
      </w:r>
      <w:r w:rsidRPr="00D2471B">
        <w:rPr>
          <w:bCs/>
          <w:highlight w:val="yellow"/>
        </w:rPr>
        <w:t>Design, Develop and Qualify Solution KPIs</w:t>
      </w:r>
    </w:p>
    <w:p w14:paraId="5922FB90" w14:textId="4D4F4332" w:rsidR="007526F0" w:rsidRPr="00D2471B" w:rsidRDefault="007526F0">
      <w:pPr>
        <w:spacing w:after="0" w:line="240" w:lineRule="auto"/>
        <w:jc w:val="left"/>
        <w:rPr>
          <w:b/>
        </w:rPr>
      </w:pPr>
      <w:r w:rsidRPr="00D2471B">
        <w:rPr>
          <w:b/>
        </w:rPr>
        <w:br w:type="page"/>
      </w:r>
    </w:p>
    <w:sdt>
      <w:sdtPr>
        <w:rPr>
          <w:b/>
          <w:bCs/>
          <w:color w:val="0064FA"/>
          <w:sz w:val="28"/>
          <w:szCs w:val="28"/>
        </w:rPr>
        <w:id w:val="902870652"/>
        <w:docPartObj>
          <w:docPartGallery w:val="Table of Contents"/>
          <w:docPartUnique/>
        </w:docPartObj>
      </w:sdtPr>
      <w:sdtEndPr>
        <w:rPr>
          <w:bCs w:val="0"/>
          <w:color w:val="auto"/>
          <w:sz w:val="22"/>
          <w:szCs w:val="22"/>
        </w:rPr>
      </w:sdtEndPr>
      <w:sdtContent>
        <w:p w14:paraId="2BB57CF5" w14:textId="6EBA21AE" w:rsidR="006F3522" w:rsidRPr="00D2471B" w:rsidRDefault="000970E5" w:rsidP="00415F6A">
          <w:pPr>
            <w:spacing w:after="0"/>
            <w:rPr>
              <w:b/>
              <w:color w:val="0064FA"/>
              <w:sz w:val="28"/>
              <w:szCs w:val="28"/>
            </w:rPr>
          </w:pPr>
          <w:r w:rsidRPr="00D2471B">
            <w:rPr>
              <w:b/>
              <w:bCs/>
              <w:color w:val="0064FA"/>
              <w:sz w:val="28"/>
              <w:szCs w:val="28"/>
            </w:rPr>
            <w:t>TABLE OF CONTENTS</w:t>
          </w:r>
        </w:p>
        <w:p w14:paraId="36A07E61" w14:textId="5563EC55" w:rsidR="004A434B" w:rsidRDefault="006F3522">
          <w:pPr>
            <w:pStyle w:val="TOC1"/>
            <w:rPr>
              <w:ins w:id="16"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r w:rsidRPr="00D2471B">
            <w:fldChar w:fldCharType="begin"/>
          </w:r>
          <w:r w:rsidRPr="00D2471B">
            <w:instrText xml:space="preserve"> TOC \o "1-3" \h \z \u </w:instrText>
          </w:r>
          <w:r w:rsidRPr="00D2471B">
            <w:fldChar w:fldCharType="separate"/>
          </w:r>
          <w:ins w:id="17" w:author="SCHECK Oliver" w:date="2026-09-16T11:53:00Z" w16du:dateUtc="2026-09-16T09:53:00Z">
            <w:r w:rsidR="004A434B" w:rsidRPr="006D16FE">
              <w:rPr>
                <w:rStyle w:val="Hyperlink"/>
                <w:noProof/>
              </w:rPr>
              <w:fldChar w:fldCharType="begin"/>
            </w:r>
            <w:r w:rsidR="004A434B" w:rsidRPr="006D16FE">
              <w:rPr>
                <w:rStyle w:val="Hyperlink"/>
                <w:noProof/>
              </w:rPr>
              <w:instrText xml:space="preserve"> </w:instrText>
            </w:r>
            <w:r w:rsidR="004A434B">
              <w:rPr>
                <w:noProof/>
              </w:rPr>
              <w:instrText>HYPERLINK \l "_Toc240452052"</w:instrText>
            </w:r>
            <w:r w:rsidR="004A434B" w:rsidRPr="006D16FE">
              <w:rPr>
                <w:rStyle w:val="Hyperlink"/>
                <w:noProof/>
              </w:rPr>
              <w:instrText xml:space="preserve"> </w:instrText>
            </w:r>
            <w:r w:rsidR="004A434B" w:rsidRPr="006D16FE">
              <w:rPr>
                <w:rStyle w:val="Hyperlink"/>
                <w:noProof/>
              </w:rPr>
            </w:r>
            <w:r w:rsidR="004A434B" w:rsidRPr="006D16FE">
              <w:rPr>
                <w:rStyle w:val="Hyperlink"/>
                <w:noProof/>
              </w:rPr>
              <w:fldChar w:fldCharType="separate"/>
            </w:r>
            <w:r w:rsidR="004A434B" w:rsidRPr="006D16FE">
              <w:rPr>
                <w:rStyle w:val="Hyperlink"/>
                <w:noProof/>
              </w:rPr>
              <w:t>1</w:t>
            </w:r>
            <w:r w:rsidR="004A434B">
              <w:rPr>
                <w:rFonts w:asciiTheme="minorHAnsi" w:eastAsiaTheme="minorEastAsia" w:hAnsiTheme="minorHAnsi" w:cstheme="minorBidi"/>
                <w:b w:val="0"/>
                <w:caps w:val="0"/>
                <w:noProof/>
                <w:kern w:val="2"/>
                <w:sz w:val="24"/>
                <w:szCs w:val="24"/>
                <w:lang w:val="de-AT" w:eastAsia="de-AT"/>
                <w14:ligatures w14:val="standardContextual"/>
              </w:rPr>
              <w:tab/>
            </w:r>
            <w:r w:rsidR="004A434B" w:rsidRPr="006D16FE">
              <w:rPr>
                <w:rStyle w:val="Hyperlink"/>
                <w:noProof/>
              </w:rPr>
              <w:t>SCOPE</w:t>
            </w:r>
            <w:r w:rsidR="004A434B">
              <w:rPr>
                <w:noProof/>
                <w:webHidden/>
              </w:rPr>
              <w:tab/>
            </w:r>
            <w:r w:rsidR="004A434B">
              <w:rPr>
                <w:noProof/>
                <w:webHidden/>
              </w:rPr>
              <w:fldChar w:fldCharType="begin"/>
            </w:r>
            <w:r w:rsidR="004A434B">
              <w:rPr>
                <w:noProof/>
                <w:webHidden/>
              </w:rPr>
              <w:instrText xml:space="preserve"> PAGEREF _Toc240452052 \h </w:instrText>
            </w:r>
          </w:ins>
          <w:ins w:id="18" w:author="SCHECK Oliver" w:date="2026-09-16T11:54:00Z" w16du:dateUtc="2026-09-16T09:54:00Z">
            <w:r w:rsidR="004A434B">
              <w:rPr>
                <w:noProof/>
                <w:webHidden/>
              </w:rPr>
            </w:r>
          </w:ins>
          <w:ins w:id="19" w:author="SCHECK Oliver" w:date="2026-09-16T11:53:00Z" w16du:dateUtc="2026-09-16T09:53:00Z">
            <w:r w:rsidR="004A434B">
              <w:rPr>
                <w:noProof/>
                <w:webHidden/>
              </w:rPr>
              <w:fldChar w:fldCharType="separate"/>
            </w:r>
          </w:ins>
          <w:ins w:id="20" w:author="SCHECK Oliver" w:date="2026-09-16T11:54:00Z" w16du:dateUtc="2026-09-16T09:54:00Z">
            <w:r w:rsidR="004A434B">
              <w:rPr>
                <w:noProof/>
                <w:webHidden/>
              </w:rPr>
              <w:t>6</w:t>
            </w:r>
          </w:ins>
          <w:ins w:id="21" w:author="SCHECK Oliver" w:date="2026-09-16T11:53:00Z" w16du:dateUtc="2026-09-16T09:53:00Z">
            <w:r w:rsidR="004A434B">
              <w:rPr>
                <w:noProof/>
                <w:webHidden/>
              </w:rPr>
              <w:fldChar w:fldCharType="end"/>
            </w:r>
            <w:r w:rsidR="004A434B" w:rsidRPr="006D16FE">
              <w:rPr>
                <w:rStyle w:val="Hyperlink"/>
                <w:noProof/>
              </w:rPr>
              <w:fldChar w:fldCharType="end"/>
            </w:r>
          </w:ins>
        </w:p>
        <w:p w14:paraId="461D0EED" w14:textId="2778EB36" w:rsidR="004A434B" w:rsidRDefault="004A434B">
          <w:pPr>
            <w:pStyle w:val="TOC2"/>
            <w:rPr>
              <w:ins w:id="22"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2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"_Toc240452053"</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1.1</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Process Cluster</w:t>
            </w:r>
            <w:r>
              <w:rPr>
                <w:noProof/>
                <w:webHidden/>
              </w:rPr>
              <w:tab/>
            </w:r>
            <w:r>
              <w:rPr>
                <w:noProof/>
                <w:webHidden/>
              </w:rPr>
              <w:fldChar w:fldCharType="begin"/>
            </w:r>
            <w:r>
              <w:rPr>
                <w:noProof/>
                <w:webHidden/>
              </w:rPr>
              <w:instrText xml:space="preserve"> PAGEREF _Toc240452053 \h </w:instrText>
            </w:r>
          </w:ins>
          <w:ins w:id="24" w:author="SCHECK Oliver" w:date="2026-09-16T11:54:00Z" w16du:dateUtc="2026-09-16T09:54:00Z">
            <w:r>
              <w:rPr>
                <w:noProof/>
                <w:webHidden/>
              </w:rPr>
            </w:r>
          </w:ins>
          <w:ins w:id="25" w:author="SCHECK Oliver" w:date="2026-09-16T11:53:00Z" w16du:dateUtc="2026-09-16T09:53:00Z">
            <w:r>
              <w:rPr>
                <w:noProof/>
                <w:webHidden/>
              </w:rPr>
              <w:fldChar w:fldCharType="separate"/>
            </w:r>
          </w:ins>
          <w:ins w:id="26" w:author="SCHECK Oliver" w:date="2026-09-16T11:54:00Z" w16du:dateUtc="2026-09-16T09:54:00Z">
            <w:r>
              <w:rPr>
                <w:noProof/>
                <w:webHidden/>
              </w:rPr>
              <w:t>6</w:t>
            </w:r>
          </w:ins>
          <w:ins w:id="27" w:author="SCHECK Oliver" w:date="2026-09-16T11:53:00Z" w16du:dateUtc="2026-09-16T09:53:00Z">
            <w:r>
              <w:rPr>
                <w:noProof/>
                <w:webHidden/>
              </w:rPr>
              <w:fldChar w:fldCharType="end"/>
            </w:r>
            <w:r w:rsidRPr="006D16FE">
              <w:rPr>
                <w:rStyle w:val="Hyperlink"/>
                <w:noProof/>
              </w:rPr>
              <w:fldChar w:fldCharType="end"/>
            </w:r>
          </w:ins>
        </w:p>
        <w:p w14:paraId="63D28312" w14:textId="2401006C" w:rsidR="004A434B" w:rsidRDefault="004A434B">
          <w:pPr>
            <w:pStyle w:val="TOC2"/>
            <w:rPr>
              <w:ins w:id="2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2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"_Toc240452054"</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1.2</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Purpose</w:t>
            </w:r>
            <w:r>
              <w:rPr>
                <w:noProof/>
                <w:webHidden/>
              </w:rPr>
              <w:tab/>
            </w:r>
            <w:r>
              <w:rPr>
                <w:noProof/>
                <w:webHidden/>
              </w:rPr>
              <w:fldChar w:fldCharType="begin"/>
            </w:r>
            <w:r>
              <w:rPr>
                <w:noProof/>
                <w:webHidden/>
              </w:rPr>
              <w:instrText xml:space="preserve"> PAGEREF _Toc240452054 \h </w:instrText>
            </w:r>
          </w:ins>
          <w:ins w:id="30" w:author="SCHECK Oliver" w:date="2026-09-16T11:54:00Z" w16du:dateUtc="2026-09-16T09:54:00Z">
            <w:r>
              <w:rPr>
                <w:noProof/>
                <w:webHidden/>
              </w:rPr>
            </w:r>
          </w:ins>
          <w:ins w:id="31" w:author="SCHECK Oliver" w:date="2026-09-16T11:53:00Z" w16du:dateUtc="2026-09-16T09:53:00Z">
            <w:r>
              <w:rPr>
                <w:noProof/>
                <w:webHidden/>
              </w:rPr>
              <w:fldChar w:fldCharType="separate"/>
            </w:r>
          </w:ins>
          <w:ins w:id="32" w:author="SCHECK Oliver" w:date="2026-09-16T11:54:00Z" w16du:dateUtc="2026-09-16T09:54:00Z">
            <w:r>
              <w:rPr>
                <w:noProof/>
                <w:webHidden/>
              </w:rPr>
              <w:t>6</w:t>
            </w:r>
          </w:ins>
          <w:ins w:id="33" w:author="SCHECK Oliver" w:date="2026-09-16T11:53:00Z" w16du:dateUtc="2026-09-16T09:53:00Z">
            <w:r>
              <w:rPr>
                <w:noProof/>
                <w:webHidden/>
              </w:rPr>
              <w:fldChar w:fldCharType="end"/>
            </w:r>
            <w:r w:rsidRPr="006D16FE">
              <w:rPr>
                <w:rStyle w:val="Hyperlink"/>
                <w:noProof/>
              </w:rPr>
              <w:fldChar w:fldCharType="end"/>
            </w:r>
          </w:ins>
        </w:p>
        <w:p w14:paraId="1DFB35BD" w14:textId="42A75302" w:rsidR="004A434B" w:rsidRDefault="004A434B">
          <w:pPr>
            <w:pStyle w:val="TOC2"/>
            <w:rPr>
              <w:ins w:id="34"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3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"_Toc240452055"</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1.3</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Applicability</w:t>
            </w:r>
            <w:r>
              <w:rPr>
                <w:noProof/>
                <w:webHidden/>
              </w:rPr>
              <w:tab/>
            </w:r>
            <w:r>
              <w:rPr>
                <w:noProof/>
                <w:webHidden/>
              </w:rPr>
              <w:fldChar w:fldCharType="begin"/>
            </w:r>
            <w:r>
              <w:rPr>
                <w:noProof/>
                <w:webHidden/>
              </w:rPr>
              <w:instrText xml:space="preserve"> PAGEREF _Toc240452055 \h </w:instrText>
            </w:r>
          </w:ins>
          <w:ins w:id="36" w:author="SCHECK Oliver" w:date="2026-09-16T11:54:00Z" w16du:dateUtc="2026-09-16T09:54:00Z">
            <w:r>
              <w:rPr>
                <w:noProof/>
                <w:webHidden/>
              </w:rPr>
            </w:r>
          </w:ins>
          <w:ins w:id="37" w:author="SCHECK Oliver" w:date="2026-09-16T11:53:00Z" w16du:dateUtc="2026-09-16T09:53:00Z">
            <w:r>
              <w:rPr>
                <w:noProof/>
                <w:webHidden/>
              </w:rPr>
              <w:fldChar w:fldCharType="separate"/>
            </w:r>
          </w:ins>
          <w:ins w:id="38" w:author="SCHECK Oliver" w:date="2026-09-16T11:54:00Z" w16du:dateUtc="2026-09-16T09:54:00Z">
            <w:r>
              <w:rPr>
                <w:noProof/>
                <w:webHidden/>
              </w:rPr>
              <w:t>6</w:t>
            </w:r>
          </w:ins>
          <w:ins w:id="39" w:author="SCHECK Oliver" w:date="2026-09-16T11:53:00Z" w16du:dateUtc="2026-09-16T09:53:00Z">
            <w:r>
              <w:rPr>
                <w:noProof/>
                <w:webHidden/>
              </w:rPr>
              <w:fldChar w:fldCharType="end"/>
            </w:r>
            <w:r w:rsidRPr="006D16FE">
              <w:rPr>
                <w:rStyle w:val="Hyperlink"/>
                <w:noProof/>
              </w:rPr>
              <w:fldChar w:fldCharType="end"/>
            </w:r>
          </w:ins>
        </w:p>
        <w:p w14:paraId="4949523A" w14:textId="2FA1696A" w:rsidR="004A434B" w:rsidRDefault="004A434B">
          <w:pPr>
            <w:pStyle w:val="TOC2"/>
            <w:rPr>
              <w:ins w:id="40"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41"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"_Toc240452056"</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1.4</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Effective Date</w:t>
            </w:r>
            <w:r>
              <w:rPr>
                <w:noProof/>
                <w:webHidden/>
              </w:rPr>
              <w:tab/>
            </w:r>
            <w:r>
              <w:rPr>
                <w:noProof/>
                <w:webHidden/>
              </w:rPr>
              <w:fldChar w:fldCharType="begin"/>
            </w:r>
            <w:r>
              <w:rPr>
                <w:noProof/>
                <w:webHidden/>
              </w:rPr>
              <w:instrText xml:space="preserve"> PAGEREF _Toc240452056 \h </w:instrText>
            </w:r>
          </w:ins>
          <w:ins w:id="42" w:author="SCHECK Oliver" w:date="2026-09-16T11:54:00Z" w16du:dateUtc="2026-09-16T09:54:00Z">
            <w:r>
              <w:rPr>
                <w:noProof/>
                <w:webHidden/>
              </w:rPr>
            </w:r>
          </w:ins>
          <w:ins w:id="43" w:author="SCHECK Oliver" w:date="2026-09-16T11:53:00Z" w16du:dateUtc="2026-09-16T09:53:00Z">
            <w:r>
              <w:rPr>
                <w:noProof/>
                <w:webHidden/>
              </w:rPr>
              <w:fldChar w:fldCharType="separate"/>
            </w:r>
          </w:ins>
          <w:ins w:id="44" w:author="SCHECK Oliver" w:date="2026-09-16T11:54:00Z" w16du:dateUtc="2026-09-16T09:54:00Z">
            <w:r>
              <w:rPr>
                <w:noProof/>
                <w:webHidden/>
              </w:rPr>
              <w:t>6</w:t>
            </w:r>
          </w:ins>
          <w:ins w:id="45" w:author="SCHECK Oliver" w:date="2026-09-16T11:53:00Z" w16du:dateUtc="2026-09-16T09:53:00Z">
            <w:r>
              <w:rPr>
                <w:noProof/>
                <w:webHidden/>
              </w:rPr>
              <w:fldChar w:fldCharType="end"/>
            </w:r>
            <w:r w:rsidRPr="006D16FE">
              <w:rPr>
                <w:rStyle w:val="Hyperlink"/>
                <w:noProof/>
              </w:rPr>
              <w:fldChar w:fldCharType="end"/>
            </w:r>
          </w:ins>
        </w:p>
        <w:p w14:paraId="1CE44840" w14:textId="1E76B33B" w:rsidR="004A434B" w:rsidRDefault="004A434B">
          <w:pPr>
            <w:pStyle w:val="TOC1"/>
            <w:rPr>
              <w:ins w:id="46"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47"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"_Toc240452057"</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2</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TERMS</w:t>
            </w:r>
            <w:r>
              <w:rPr>
                <w:noProof/>
                <w:webHidden/>
              </w:rPr>
              <w:tab/>
            </w:r>
            <w:r>
              <w:rPr>
                <w:noProof/>
                <w:webHidden/>
              </w:rPr>
              <w:fldChar w:fldCharType="begin"/>
            </w:r>
            <w:r>
              <w:rPr>
                <w:noProof/>
                <w:webHidden/>
              </w:rPr>
              <w:instrText xml:space="preserve"> PAGEREF _Toc240452057 \h </w:instrText>
            </w:r>
          </w:ins>
          <w:ins w:id="48" w:author="SCHECK Oliver" w:date="2026-09-16T11:54:00Z" w16du:dateUtc="2026-09-16T09:54:00Z">
            <w:r>
              <w:rPr>
                <w:noProof/>
                <w:webHidden/>
              </w:rPr>
            </w:r>
          </w:ins>
          <w:ins w:id="49" w:author="SCHECK Oliver" w:date="2026-09-16T11:53:00Z" w16du:dateUtc="2026-09-16T09:53:00Z">
            <w:r>
              <w:rPr>
                <w:noProof/>
                <w:webHidden/>
              </w:rPr>
              <w:fldChar w:fldCharType="separate"/>
            </w:r>
          </w:ins>
          <w:ins w:id="50" w:author="SCHECK Oliver" w:date="2026-09-16T11:54:00Z" w16du:dateUtc="2026-09-16T09:54:00Z">
            <w:r>
              <w:rPr>
                <w:noProof/>
                <w:webHidden/>
              </w:rPr>
              <w:t>7</w:t>
            </w:r>
          </w:ins>
          <w:ins w:id="51" w:author="SCHECK Oliver" w:date="2026-09-16T11:53:00Z" w16du:dateUtc="2026-09-16T09:53:00Z">
            <w:r>
              <w:rPr>
                <w:noProof/>
                <w:webHidden/>
              </w:rPr>
              <w:fldChar w:fldCharType="end"/>
            </w:r>
            <w:r w:rsidRPr="006D16FE">
              <w:rPr>
                <w:rStyle w:val="Hyperlink"/>
                <w:noProof/>
              </w:rPr>
              <w:fldChar w:fldCharType="end"/>
            </w:r>
          </w:ins>
        </w:p>
        <w:p w14:paraId="7CB4762B" w14:textId="4378B409" w:rsidR="004A434B" w:rsidRDefault="004A434B">
          <w:pPr>
            <w:pStyle w:val="TOC2"/>
            <w:rPr>
              <w:ins w:id="52"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5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"_Toc240452058"</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2.1</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Acronyms and Abbreviations</w:t>
            </w:r>
            <w:r>
              <w:rPr>
                <w:noProof/>
                <w:webHidden/>
              </w:rPr>
              <w:tab/>
            </w:r>
            <w:r>
              <w:rPr>
                <w:noProof/>
                <w:webHidden/>
              </w:rPr>
              <w:fldChar w:fldCharType="begin"/>
            </w:r>
            <w:r>
              <w:rPr>
                <w:noProof/>
                <w:webHidden/>
              </w:rPr>
              <w:instrText xml:space="preserve"> PAGEREF _Toc240452058 \h </w:instrText>
            </w:r>
          </w:ins>
          <w:ins w:id="54" w:author="SCHECK Oliver" w:date="2026-09-16T11:54:00Z" w16du:dateUtc="2026-09-16T09:54:00Z">
            <w:r>
              <w:rPr>
                <w:noProof/>
                <w:webHidden/>
              </w:rPr>
            </w:r>
          </w:ins>
          <w:ins w:id="55" w:author="SCHECK Oliver" w:date="2026-09-16T11:53:00Z" w16du:dateUtc="2026-09-16T09:53:00Z">
            <w:r>
              <w:rPr>
                <w:noProof/>
                <w:webHidden/>
              </w:rPr>
              <w:fldChar w:fldCharType="separate"/>
            </w:r>
          </w:ins>
          <w:ins w:id="56" w:author="SCHECK Oliver" w:date="2026-09-16T11:54:00Z" w16du:dateUtc="2026-09-16T09:54:00Z">
            <w:r>
              <w:rPr>
                <w:noProof/>
                <w:webHidden/>
              </w:rPr>
              <w:t>7</w:t>
            </w:r>
          </w:ins>
          <w:ins w:id="57" w:author="SCHECK Oliver" w:date="2026-09-16T11:53:00Z" w16du:dateUtc="2026-09-16T09:53:00Z">
            <w:r>
              <w:rPr>
                <w:noProof/>
                <w:webHidden/>
              </w:rPr>
              <w:fldChar w:fldCharType="end"/>
            </w:r>
            <w:r w:rsidRPr="006D16FE">
              <w:rPr>
                <w:rStyle w:val="Hyperlink"/>
                <w:noProof/>
              </w:rPr>
              <w:fldChar w:fldCharType="end"/>
            </w:r>
          </w:ins>
        </w:p>
        <w:p w14:paraId="3226554B" w14:textId="6BE830B0" w:rsidR="004A434B" w:rsidRDefault="004A434B">
          <w:pPr>
            <w:pStyle w:val="TOC2"/>
            <w:rPr>
              <w:ins w:id="5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5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"_Toc240452059"</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2.2</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Definitions</w:t>
            </w:r>
            <w:r>
              <w:rPr>
                <w:noProof/>
                <w:webHidden/>
              </w:rPr>
              <w:tab/>
            </w:r>
            <w:r>
              <w:rPr>
                <w:noProof/>
                <w:webHidden/>
              </w:rPr>
              <w:fldChar w:fldCharType="begin"/>
            </w:r>
            <w:r>
              <w:rPr>
                <w:noProof/>
                <w:webHidden/>
              </w:rPr>
              <w:instrText xml:space="preserve"> PAGEREF _Toc240452059 \h </w:instrText>
            </w:r>
          </w:ins>
          <w:ins w:id="60" w:author="SCHECK Oliver" w:date="2026-09-16T11:54:00Z" w16du:dateUtc="2026-09-16T09:54:00Z">
            <w:r>
              <w:rPr>
                <w:noProof/>
                <w:webHidden/>
              </w:rPr>
            </w:r>
          </w:ins>
          <w:ins w:id="61" w:author="SCHECK Oliver" w:date="2026-09-16T11:53:00Z" w16du:dateUtc="2026-09-16T09:53:00Z">
            <w:r>
              <w:rPr>
                <w:noProof/>
                <w:webHidden/>
              </w:rPr>
              <w:fldChar w:fldCharType="separate"/>
            </w:r>
          </w:ins>
          <w:ins w:id="62" w:author="SCHECK Oliver" w:date="2026-09-16T11:54:00Z" w16du:dateUtc="2026-09-16T09:54:00Z">
            <w:r>
              <w:rPr>
                <w:noProof/>
                <w:webHidden/>
              </w:rPr>
              <w:t>9</w:t>
            </w:r>
          </w:ins>
          <w:ins w:id="63" w:author="SCHECK Oliver" w:date="2026-09-16T11:53:00Z" w16du:dateUtc="2026-09-16T09:53:00Z">
            <w:r>
              <w:rPr>
                <w:noProof/>
                <w:webHidden/>
              </w:rPr>
              <w:fldChar w:fldCharType="end"/>
            </w:r>
            <w:r w:rsidRPr="006D16FE">
              <w:rPr>
                <w:rStyle w:val="Hyperlink"/>
                <w:noProof/>
              </w:rPr>
              <w:fldChar w:fldCharType="end"/>
            </w:r>
          </w:ins>
        </w:p>
        <w:p w14:paraId="03A2F9E3" w14:textId="4449D33E" w:rsidR="004A434B" w:rsidRDefault="004A434B">
          <w:pPr>
            <w:pStyle w:val="TOC2"/>
            <w:rPr>
              <w:ins w:id="64"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6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"_Toc240452060"</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2.3</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GBMS Reference Documents</w:t>
            </w:r>
            <w:r>
              <w:rPr>
                <w:noProof/>
                <w:webHidden/>
              </w:rPr>
              <w:tab/>
            </w:r>
            <w:r>
              <w:rPr>
                <w:noProof/>
                <w:webHidden/>
              </w:rPr>
              <w:fldChar w:fldCharType="begin"/>
            </w:r>
            <w:r>
              <w:rPr>
                <w:noProof/>
                <w:webHidden/>
              </w:rPr>
              <w:instrText xml:space="preserve"> PAGEREF _Toc240452060 \h </w:instrText>
            </w:r>
          </w:ins>
          <w:ins w:id="66" w:author="SCHECK Oliver" w:date="2026-09-16T11:54:00Z" w16du:dateUtc="2026-09-16T09:54:00Z">
            <w:r>
              <w:rPr>
                <w:noProof/>
                <w:webHidden/>
              </w:rPr>
            </w:r>
          </w:ins>
          <w:ins w:id="67" w:author="SCHECK Oliver" w:date="2026-09-16T11:53:00Z" w16du:dateUtc="2026-09-16T09:53:00Z">
            <w:r>
              <w:rPr>
                <w:noProof/>
                <w:webHidden/>
              </w:rPr>
              <w:fldChar w:fldCharType="separate"/>
            </w:r>
          </w:ins>
          <w:ins w:id="68" w:author="SCHECK Oliver" w:date="2026-09-16T11:54:00Z" w16du:dateUtc="2026-09-16T09:54:00Z">
            <w:r>
              <w:rPr>
                <w:noProof/>
                <w:webHidden/>
              </w:rPr>
              <w:t>13</w:t>
            </w:r>
          </w:ins>
          <w:ins w:id="69" w:author="SCHECK Oliver" w:date="2026-09-16T11:53:00Z" w16du:dateUtc="2026-09-16T09:53:00Z">
            <w:r>
              <w:rPr>
                <w:noProof/>
                <w:webHidden/>
              </w:rPr>
              <w:fldChar w:fldCharType="end"/>
            </w:r>
            <w:r w:rsidRPr="006D16FE">
              <w:rPr>
                <w:rStyle w:val="Hyperlink"/>
                <w:noProof/>
              </w:rPr>
              <w:fldChar w:fldCharType="end"/>
            </w:r>
          </w:ins>
        </w:p>
        <w:p w14:paraId="1E593290" w14:textId="4441C2BA" w:rsidR="004A434B" w:rsidRDefault="004A434B">
          <w:pPr>
            <w:pStyle w:val="TOC1"/>
            <w:rPr>
              <w:ins w:id="70"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71"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"_Toc240452061"</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3</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PROCESS OVERVIEW</w:t>
            </w:r>
            <w:r>
              <w:rPr>
                <w:noProof/>
                <w:webHidden/>
              </w:rPr>
              <w:tab/>
            </w:r>
            <w:r>
              <w:rPr>
                <w:noProof/>
                <w:webHidden/>
              </w:rPr>
              <w:fldChar w:fldCharType="begin"/>
            </w:r>
            <w:r>
              <w:rPr>
                <w:noProof/>
                <w:webHidden/>
              </w:rPr>
              <w:instrText xml:space="preserve"> PAGEREF _Toc240452061 \h </w:instrText>
            </w:r>
          </w:ins>
          <w:ins w:id="72" w:author="SCHECK Oliver" w:date="2026-09-16T11:54:00Z" w16du:dateUtc="2026-09-16T09:54:00Z">
            <w:r>
              <w:rPr>
                <w:noProof/>
                <w:webHidden/>
              </w:rPr>
            </w:r>
          </w:ins>
          <w:ins w:id="73" w:author="SCHECK Oliver" w:date="2026-09-16T11:53:00Z" w16du:dateUtc="2026-09-16T09:53:00Z">
            <w:r>
              <w:rPr>
                <w:noProof/>
                <w:webHidden/>
              </w:rPr>
              <w:fldChar w:fldCharType="separate"/>
            </w:r>
          </w:ins>
          <w:ins w:id="74" w:author="SCHECK Oliver" w:date="2026-09-16T11:54:00Z" w16du:dateUtc="2026-09-16T09:54:00Z">
            <w:r>
              <w:rPr>
                <w:noProof/>
                <w:webHidden/>
              </w:rPr>
              <w:t>14</w:t>
            </w:r>
          </w:ins>
          <w:ins w:id="75" w:author="SCHECK Oliver" w:date="2026-09-16T11:53:00Z" w16du:dateUtc="2026-09-16T09:53:00Z">
            <w:r>
              <w:rPr>
                <w:noProof/>
                <w:webHidden/>
              </w:rPr>
              <w:fldChar w:fldCharType="end"/>
            </w:r>
            <w:r w:rsidRPr="006D16FE">
              <w:rPr>
                <w:rStyle w:val="Hyperlink"/>
                <w:noProof/>
              </w:rPr>
              <w:fldChar w:fldCharType="end"/>
            </w:r>
          </w:ins>
        </w:p>
        <w:p w14:paraId="5EF58186" w14:textId="68D6D6AE" w:rsidR="004A434B" w:rsidRDefault="004A434B">
          <w:pPr>
            <w:pStyle w:val="TOC2"/>
            <w:rPr>
              <w:ins w:id="76"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77"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"_Toc240452062"</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3.1</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Entry and Exit Criteria</w:t>
            </w:r>
            <w:r>
              <w:rPr>
                <w:noProof/>
                <w:webHidden/>
              </w:rPr>
              <w:tab/>
            </w:r>
            <w:r>
              <w:rPr>
                <w:noProof/>
                <w:webHidden/>
              </w:rPr>
              <w:fldChar w:fldCharType="begin"/>
            </w:r>
            <w:r>
              <w:rPr>
                <w:noProof/>
                <w:webHidden/>
              </w:rPr>
              <w:instrText xml:space="preserve"> PAGEREF _Toc240452062 \h </w:instrText>
            </w:r>
          </w:ins>
          <w:ins w:id="78" w:author="SCHECK Oliver" w:date="2026-09-16T11:54:00Z" w16du:dateUtc="2026-09-16T09:54:00Z">
            <w:r>
              <w:rPr>
                <w:noProof/>
                <w:webHidden/>
              </w:rPr>
            </w:r>
          </w:ins>
          <w:ins w:id="79" w:author="SCHECK Oliver" w:date="2026-09-16T11:53:00Z" w16du:dateUtc="2026-09-16T09:53:00Z">
            <w:r>
              <w:rPr>
                <w:noProof/>
                <w:webHidden/>
              </w:rPr>
              <w:fldChar w:fldCharType="separate"/>
            </w:r>
          </w:ins>
          <w:ins w:id="80" w:author="SCHECK Oliver" w:date="2026-09-16T11:54:00Z" w16du:dateUtc="2026-09-16T09:54:00Z">
            <w:r>
              <w:rPr>
                <w:noProof/>
                <w:webHidden/>
              </w:rPr>
              <w:t>15</w:t>
            </w:r>
          </w:ins>
          <w:ins w:id="81" w:author="SCHECK Oliver" w:date="2026-09-16T11:53:00Z" w16du:dateUtc="2026-09-16T09:53:00Z">
            <w:r>
              <w:rPr>
                <w:noProof/>
                <w:webHidden/>
              </w:rPr>
              <w:fldChar w:fldCharType="end"/>
            </w:r>
            <w:r w:rsidRPr="006D16FE">
              <w:rPr>
                <w:rStyle w:val="Hyperlink"/>
                <w:noProof/>
              </w:rPr>
              <w:fldChar w:fldCharType="end"/>
            </w:r>
          </w:ins>
        </w:p>
        <w:p w14:paraId="0B76C8E6" w14:textId="5B9043E5" w:rsidR="004A434B" w:rsidRDefault="004A434B">
          <w:pPr>
            <w:pStyle w:val="TOC2"/>
            <w:rPr>
              <w:ins w:id="82"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8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"_Toc240452063"</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3.2</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Inputs and Outputs</w:t>
            </w:r>
            <w:r>
              <w:rPr>
                <w:noProof/>
                <w:webHidden/>
              </w:rPr>
              <w:tab/>
            </w:r>
            <w:r>
              <w:rPr>
                <w:noProof/>
                <w:webHidden/>
              </w:rPr>
              <w:fldChar w:fldCharType="begin"/>
            </w:r>
            <w:r>
              <w:rPr>
                <w:noProof/>
                <w:webHidden/>
              </w:rPr>
              <w:instrText xml:space="preserve"> PAGEREF _Toc240452063 \h </w:instrText>
            </w:r>
          </w:ins>
          <w:ins w:id="84" w:author="SCHECK Oliver" w:date="2026-09-16T11:54:00Z" w16du:dateUtc="2026-09-16T09:54:00Z">
            <w:r>
              <w:rPr>
                <w:noProof/>
                <w:webHidden/>
              </w:rPr>
            </w:r>
          </w:ins>
          <w:ins w:id="85" w:author="SCHECK Oliver" w:date="2026-09-16T11:53:00Z" w16du:dateUtc="2026-09-16T09:53:00Z">
            <w:r>
              <w:rPr>
                <w:noProof/>
                <w:webHidden/>
              </w:rPr>
              <w:fldChar w:fldCharType="separate"/>
            </w:r>
          </w:ins>
          <w:ins w:id="86" w:author="SCHECK Oliver" w:date="2026-09-16T11:54:00Z" w16du:dateUtc="2026-09-16T09:54:00Z">
            <w:r>
              <w:rPr>
                <w:noProof/>
                <w:webHidden/>
              </w:rPr>
              <w:t>15</w:t>
            </w:r>
          </w:ins>
          <w:ins w:id="87" w:author="SCHECK Oliver" w:date="2026-09-16T11:53:00Z" w16du:dateUtc="2026-09-16T09:53:00Z">
            <w:r>
              <w:rPr>
                <w:noProof/>
                <w:webHidden/>
              </w:rPr>
              <w:fldChar w:fldCharType="end"/>
            </w:r>
            <w:r w:rsidRPr="006D16FE">
              <w:rPr>
                <w:rStyle w:val="Hyperlink"/>
                <w:noProof/>
              </w:rPr>
              <w:fldChar w:fldCharType="end"/>
            </w:r>
          </w:ins>
        </w:p>
        <w:p w14:paraId="6705E383" w14:textId="5FB58E69" w:rsidR="004A434B" w:rsidRDefault="004A434B">
          <w:pPr>
            <w:pStyle w:val="TOC2"/>
            <w:rPr>
              <w:ins w:id="8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8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"_Toc240452064"</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3.3</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Work Environment Standard</w:t>
            </w:r>
            <w:r>
              <w:rPr>
                <w:noProof/>
                <w:webHidden/>
              </w:rPr>
              <w:tab/>
            </w:r>
            <w:r>
              <w:rPr>
                <w:noProof/>
                <w:webHidden/>
              </w:rPr>
              <w:fldChar w:fldCharType="begin"/>
            </w:r>
            <w:r>
              <w:rPr>
                <w:noProof/>
                <w:webHidden/>
              </w:rPr>
              <w:instrText xml:space="preserve"> PAGEREF _Toc240452064 \h </w:instrText>
            </w:r>
          </w:ins>
          <w:ins w:id="90" w:author="SCHECK Oliver" w:date="2026-09-16T11:54:00Z" w16du:dateUtc="2026-09-16T09:54:00Z">
            <w:r>
              <w:rPr>
                <w:noProof/>
                <w:webHidden/>
              </w:rPr>
            </w:r>
          </w:ins>
          <w:ins w:id="91" w:author="SCHECK Oliver" w:date="2026-09-16T11:53:00Z" w16du:dateUtc="2026-09-16T09:53:00Z">
            <w:r>
              <w:rPr>
                <w:noProof/>
                <w:webHidden/>
              </w:rPr>
              <w:fldChar w:fldCharType="separate"/>
            </w:r>
          </w:ins>
          <w:ins w:id="92" w:author="SCHECK Oliver" w:date="2026-09-16T11:54:00Z" w16du:dateUtc="2026-09-16T09:54:00Z">
            <w:r>
              <w:rPr>
                <w:noProof/>
                <w:webHidden/>
              </w:rPr>
              <w:t>15</w:t>
            </w:r>
          </w:ins>
          <w:ins w:id="93" w:author="SCHECK Oliver" w:date="2026-09-16T11:53:00Z" w16du:dateUtc="2026-09-16T09:53:00Z">
            <w:r>
              <w:rPr>
                <w:noProof/>
                <w:webHidden/>
              </w:rPr>
              <w:fldChar w:fldCharType="end"/>
            </w:r>
            <w:r w:rsidRPr="006D16FE">
              <w:rPr>
                <w:rStyle w:val="Hyperlink"/>
                <w:noProof/>
              </w:rPr>
              <w:fldChar w:fldCharType="end"/>
            </w:r>
          </w:ins>
        </w:p>
        <w:p w14:paraId="67F60F20" w14:textId="574E2F1A" w:rsidR="004A434B" w:rsidRDefault="004A434B">
          <w:pPr>
            <w:pStyle w:val="TOC2"/>
            <w:rPr>
              <w:ins w:id="94"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9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"_Toc240452065"</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3.4</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Verification Steps</w:t>
            </w:r>
            <w:r>
              <w:rPr>
                <w:noProof/>
                <w:webHidden/>
              </w:rPr>
              <w:tab/>
            </w:r>
            <w:r>
              <w:rPr>
                <w:noProof/>
                <w:webHidden/>
              </w:rPr>
              <w:fldChar w:fldCharType="begin"/>
            </w:r>
            <w:r>
              <w:rPr>
                <w:noProof/>
                <w:webHidden/>
              </w:rPr>
              <w:instrText xml:space="preserve"> PAGEREF _Toc240452065 \h </w:instrText>
            </w:r>
          </w:ins>
          <w:ins w:id="96" w:author="SCHECK Oliver" w:date="2026-09-16T11:54:00Z" w16du:dateUtc="2026-09-16T09:54:00Z">
            <w:r>
              <w:rPr>
                <w:noProof/>
                <w:webHidden/>
              </w:rPr>
            </w:r>
          </w:ins>
          <w:ins w:id="97" w:author="SCHECK Oliver" w:date="2026-09-16T11:53:00Z" w16du:dateUtc="2026-09-16T09:53:00Z">
            <w:r>
              <w:rPr>
                <w:noProof/>
                <w:webHidden/>
              </w:rPr>
              <w:fldChar w:fldCharType="separate"/>
            </w:r>
          </w:ins>
          <w:ins w:id="98" w:author="SCHECK Oliver" w:date="2026-09-16T11:54:00Z" w16du:dateUtc="2026-09-16T09:54:00Z">
            <w:r>
              <w:rPr>
                <w:noProof/>
                <w:webHidden/>
              </w:rPr>
              <w:t>16</w:t>
            </w:r>
          </w:ins>
          <w:ins w:id="99" w:author="SCHECK Oliver" w:date="2026-09-16T11:53:00Z" w16du:dateUtc="2026-09-16T09:53:00Z">
            <w:r>
              <w:rPr>
                <w:noProof/>
                <w:webHidden/>
              </w:rPr>
              <w:fldChar w:fldCharType="end"/>
            </w:r>
            <w:r w:rsidRPr="006D16FE">
              <w:rPr>
                <w:rStyle w:val="Hyperlink"/>
                <w:noProof/>
              </w:rPr>
              <w:fldChar w:fldCharType="end"/>
            </w:r>
          </w:ins>
        </w:p>
        <w:p w14:paraId="65AF2619" w14:textId="4385E1B7" w:rsidR="004A434B" w:rsidRDefault="004A434B">
          <w:pPr>
            <w:pStyle w:val="TOC1"/>
            <w:rPr>
              <w:ins w:id="100"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101"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"_Toc240452066"</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ACTIVITIES</w:t>
            </w:r>
            <w:r>
              <w:rPr>
                <w:noProof/>
                <w:webHidden/>
              </w:rPr>
              <w:tab/>
            </w:r>
            <w:r>
              <w:rPr>
                <w:noProof/>
                <w:webHidden/>
              </w:rPr>
              <w:fldChar w:fldCharType="begin"/>
            </w:r>
            <w:r>
              <w:rPr>
                <w:noProof/>
                <w:webHidden/>
              </w:rPr>
              <w:instrText xml:space="preserve"> PAGEREF _Toc240452066 \h </w:instrText>
            </w:r>
          </w:ins>
          <w:ins w:id="102" w:author="SCHECK Oliver" w:date="2026-09-16T11:54:00Z" w16du:dateUtc="2026-09-16T09:54:00Z">
            <w:r>
              <w:rPr>
                <w:noProof/>
                <w:webHidden/>
              </w:rPr>
            </w:r>
          </w:ins>
          <w:ins w:id="103" w:author="SCHECK Oliver" w:date="2026-09-16T11:53:00Z" w16du:dateUtc="2026-09-16T09:53:00Z">
            <w:r>
              <w:rPr>
                <w:noProof/>
                <w:webHidden/>
              </w:rPr>
              <w:fldChar w:fldCharType="separate"/>
            </w:r>
          </w:ins>
          <w:ins w:id="104" w:author="SCHECK Oliver" w:date="2026-09-16T11:54:00Z" w16du:dateUtc="2026-09-16T09:54:00Z">
            <w:r>
              <w:rPr>
                <w:noProof/>
                <w:webHidden/>
              </w:rPr>
              <w:t>17</w:t>
            </w:r>
          </w:ins>
          <w:ins w:id="105" w:author="SCHECK Oliver" w:date="2026-09-16T11:53:00Z" w16du:dateUtc="2026-09-16T09:53:00Z">
            <w:r>
              <w:rPr>
                <w:noProof/>
                <w:webHidden/>
              </w:rPr>
              <w:fldChar w:fldCharType="end"/>
            </w:r>
            <w:r w:rsidRPr="006D16FE">
              <w:rPr>
                <w:rStyle w:val="Hyperlink"/>
                <w:noProof/>
              </w:rPr>
              <w:fldChar w:fldCharType="end"/>
            </w:r>
          </w:ins>
        </w:p>
        <w:p w14:paraId="0B55875E" w14:textId="2F029F52" w:rsidR="004A434B" w:rsidRDefault="004A434B">
          <w:pPr>
            <w:pStyle w:val="TOC2"/>
            <w:rPr>
              <w:ins w:id="106"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07"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"_Toc240452067"</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4.1</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Manage Contributions for Bidding (DDQ-01)</w:t>
            </w:r>
            <w:r>
              <w:rPr>
                <w:noProof/>
                <w:webHidden/>
              </w:rPr>
              <w:tab/>
            </w:r>
            <w:r>
              <w:rPr>
                <w:noProof/>
                <w:webHidden/>
              </w:rPr>
              <w:fldChar w:fldCharType="begin"/>
            </w:r>
            <w:r>
              <w:rPr>
                <w:noProof/>
                <w:webHidden/>
              </w:rPr>
              <w:instrText xml:space="preserve"> PAGEREF _Toc240452067 \h </w:instrText>
            </w:r>
          </w:ins>
          <w:ins w:id="108" w:author="SCHECK Oliver" w:date="2026-09-16T11:54:00Z" w16du:dateUtc="2026-09-16T09:54:00Z">
            <w:r>
              <w:rPr>
                <w:noProof/>
                <w:webHidden/>
              </w:rPr>
            </w:r>
          </w:ins>
          <w:ins w:id="109" w:author="SCHECK Oliver" w:date="2026-09-16T11:53:00Z" w16du:dateUtc="2026-09-16T09:53:00Z">
            <w:r>
              <w:rPr>
                <w:noProof/>
                <w:webHidden/>
              </w:rPr>
              <w:fldChar w:fldCharType="separate"/>
            </w:r>
          </w:ins>
          <w:ins w:id="110" w:author="SCHECK Oliver" w:date="2026-09-16T11:54:00Z" w16du:dateUtc="2026-09-16T09:54:00Z">
            <w:r>
              <w:rPr>
                <w:noProof/>
                <w:webHidden/>
              </w:rPr>
              <w:t>17</w:t>
            </w:r>
          </w:ins>
          <w:ins w:id="111" w:author="SCHECK Oliver" w:date="2026-09-16T11:53:00Z" w16du:dateUtc="2026-09-16T09:53:00Z">
            <w:r>
              <w:rPr>
                <w:noProof/>
                <w:webHidden/>
              </w:rPr>
              <w:fldChar w:fldCharType="end"/>
            </w:r>
            <w:r w:rsidRPr="006D16FE">
              <w:rPr>
                <w:rStyle w:val="Hyperlink"/>
                <w:noProof/>
              </w:rPr>
              <w:fldChar w:fldCharType="end"/>
            </w:r>
          </w:ins>
        </w:p>
        <w:p w14:paraId="6B36E568" w14:textId="286ED137" w:rsidR="004A434B" w:rsidRDefault="004A434B">
          <w:pPr>
            <w:pStyle w:val="TOC2"/>
            <w:rPr>
              <w:ins w:id="112"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1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"_Toc240452068"</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4.2</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Plan and Coordinate Solution Development (DDQ-02)</w:t>
            </w:r>
            <w:r>
              <w:rPr>
                <w:noProof/>
                <w:webHidden/>
              </w:rPr>
              <w:tab/>
            </w:r>
            <w:r>
              <w:rPr>
                <w:noProof/>
                <w:webHidden/>
              </w:rPr>
              <w:fldChar w:fldCharType="begin"/>
            </w:r>
            <w:r>
              <w:rPr>
                <w:noProof/>
                <w:webHidden/>
              </w:rPr>
              <w:instrText xml:space="preserve"> PAGEREF _Toc240452068 \h </w:instrText>
            </w:r>
          </w:ins>
          <w:ins w:id="114" w:author="SCHECK Oliver" w:date="2026-09-16T11:54:00Z" w16du:dateUtc="2026-09-16T09:54:00Z">
            <w:r>
              <w:rPr>
                <w:noProof/>
                <w:webHidden/>
              </w:rPr>
            </w:r>
          </w:ins>
          <w:ins w:id="115" w:author="SCHECK Oliver" w:date="2026-09-16T11:53:00Z" w16du:dateUtc="2026-09-16T09:53:00Z">
            <w:r>
              <w:rPr>
                <w:noProof/>
                <w:webHidden/>
              </w:rPr>
              <w:fldChar w:fldCharType="separate"/>
            </w:r>
          </w:ins>
          <w:ins w:id="116" w:author="SCHECK Oliver" w:date="2026-09-16T11:54:00Z" w16du:dateUtc="2026-09-16T09:54:00Z">
            <w:r>
              <w:rPr>
                <w:noProof/>
                <w:webHidden/>
              </w:rPr>
              <w:t>17</w:t>
            </w:r>
          </w:ins>
          <w:ins w:id="117" w:author="SCHECK Oliver" w:date="2026-09-16T11:53:00Z" w16du:dateUtc="2026-09-16T09:53:00Z">
            <w:r>
              <w:rPr>
                <w:noProof/>
                <w:webHidden/>
              </w:rPr>
              <w:fldChar w:fldCharType="end"/>
            </w:r>
            <w:r w:rsidRPr="006D16FE">
              <w:rPr>
                <w:rStyle w:val="Hyperlink"/>
                <w:noProof/>
              </w:rPr>
              <w:fldChar w:fldCharType="end"/>
            </w:r>
          </w:ins>
        </w:p>
        <w:p w14:paraId="340BB2D4" w14:textId="1077EA82" w:rsidR="004A434B" w:rsidRDefault="004A434B">
          <w:pPr>
            <w:pStyle w:val="TOC2"/>
            <w:rPr>
              <w:ins w:id="11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1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"_Toc240452069"</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4.3</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Capture and Manage Requirements (DDQ-03)</w:t>
            </w:r>
            <w:r>
              <w:rPr>
                <w:noProof/>
                <w:webHidden/>
              </w:rPr>
              <w:tab/>
            </w:r>
            <w:r>
              <w:rPr>
                <w:noProof/>
                <w:webHidden/>
              </w:rPr>
              <w:fldChar w:fldCharType="begin"/>
            </w:r>
            <w:r>
              <w:rPr>
                <w:noProof/>
                <w:webHidden/>
              </w:rPr>
              <w:instrText xml:space="preserve"> PAGEREF _Toc240452069 \h </w:instrText>
            </w:r>
          </w:ins>
          <w:ins w:id="120" w:author="SCHECK Oliver" w:date="2026-09-16T11:54:00Z" w16du:dateUtc="2026-09-16T09:54:00Z">
            <w:r>
              <w:rPr>
                <w:noProof/>
                <w:webHidden/>
              </w:rPr>
            </w:r>
          </w:ins>
          <w:ins w:id="121" w:author="SCHECK Oliver" w:date="2026-09-16T11:53:00Z" w16du:dateUtc="2026-09-16T09:53:00Z">
            <w:r>
              <w:rPr>
                <w:noProof/>
                <w:webHidden/>
              </w:rPr>
              <w:fldChar w:fldCharType="separate"/>
            </w:r>
          </w:ins>
          <w:ins w:id="122" w:author="SCHECK Oliver" w:date="2026-09-16T11:54:00Z" w16du:dateUtc="2026-09-16T09:54:00Z">
            <w:r>
              <w:rPr>
                <w:noProof/>
                <w:webHidden/>
              </w:rPr>
              <w:t>19</w:t>
            </w:r>
          </w:ins>
          <w:ins w:id="123" w:author="SCHECK Oliver" w:date="2026-09-16T11:53:00Z" w16du:dateUtc="2026-09-16T09:53:00Z">
            <w:r>
              <w:rPr>
                <w:noProof/>
                <w:webHidden/>
              </w:rPr>
              <w:fldChar w:fldCharType="end"/>
            </w:r>
            <w:r w:rsidRPr="006D16FE">
              <w:rPr>
                <w:rStyle w:val="Hyperlink"/>
                <w:noProof/>
              </w:rPr>
              <w:fldChar w:fldCharType="end"/>
            </w:r>
          </w:ins>
        </w:p>
        <w:p w14:paraId="3FD84628" w14:textId="4AEE0008" w:rsidR="004A434B" w:rsidRDefault="004A434B">
          <w:pPr>
            <w:pStyle w:val="TOC2"/>
            <w:rPr>
              <w:ins w:id="124"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2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"_Toc240452070"</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4.4</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Capture and Manage Interfaces (DDQ-04)</w:t>
            </w:r>
            <w:r>
              <w:rPr>
                <w:noProof/>
                <w:webHidden/>
              </w:rPr>
              <w:tab/>
            </w:r>
            <w:r>
              <w:rPr>
                <w:noProof/>
                <w:webHidden/>
              </w:rPr>
              <w:fldChar w:fldCharType="begin"/>
            </w:r>
            <w:r>
              <w:rPr>
                <w:noProof/>
                <w:webHidden/>
              </w:rPr>
              <w:instrText xml:space="preserve"> PAGEREF _Toc240452070 \h </w:instrText>
            </w:r>
          </w:ins>
          <w:ins w:id="126" w:author="SCHECK Oliver" w:date="2026-09-16T11:54:00Z" w16du:dateUtc="2026-09-16T09:54:00Z">
            <w:r>
              <w:rPr>
                <w:noProof/>
                <w:webHidden/>
              </w:rPr>
            </w:r>
          </w:ins>
          <w:ins w:id="127" w:author="SCHECK Oliver" w:date="2026-09-16T11:53:00Z" w16du:dateUtc="2026-09-16T09:53:00Z">
            <w:r>
              <w:rPr>
                <w:noProof/>
                <w:webHidden/>
              </w:rPr>
              <w:fldChar w:fldCharType="separate"/>
            </w:r>
          </w:ins>
          <w:ins w:id="128" w:author="SCHECK Oliver" w:date="2026-09-16T11:54:00Z" w16du:dateUtc="2026-09-16T09:54:00Z">
            <w:r>
              <w:rPr>
                <w:noProof/>
                <w:webHidden/>
              </w:rPr>
              <w:t>20</w:t>
            </w:r>
          </w:ins>
          <w:ins w:id="129" w:author="SCHECK Oliver" w:date="2026-09-16T11:53:00Z" w16du:dateUtc="2026-09-16T09:53:00Z">
            <w:r>
              <w:rPr>
                <w:noProof/>
                <w:webHidden/>
              </w:rPr>
              <w:fldChar w:fldCharType="end"/>
            </w:r>
            <w:r w:rsidRPr="006D16FE">
              <w:rPr>
                <w:rStyle w:val="Hyperlink"/>
                <w:noProof/>
              </w:rPr>
              <w:fldChar w:fldCharType="end"/>
            </w:r>
          </w:ins>
        </w:p>
        <w:p w14:paraId="67084FE2" w14:textId="1300497F" w:rsidR="004A434B" w:rsidRDefault="004A434B">
          <w:pPr>
            <w:pStyle w:val="TOC2"/>
            <w:rPr>
              <w:ins w:id="130"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31"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"_Toc240452071"</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4.5</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Design Solution (DDQ-05)</w:t>
            </w:r>
            <w:r>
              <w:rPr>
                <w:noProof/>
                <w:webHidden/>
              </w:rPr>
              <w:tab/>
            </w:r>
            <w:r>
              <w:rPr>
                <w:noProof/>
                <w:webHidden/>
              </w:rPr>
              <w:fldChar w:fldCharType="begin"/>
            </w:r>
            <w:r>
              <w:rPr>
                <w:noProof/>
                <w:webHidden/>
              </w:rPr>
              <w:instrText xml:space="preserve"> PAGEREF _Toc240452071 \h </w:instrText>
            </w:r>
          </w:ins>
          <w:ins w:id="132" w:author="SCHECK Oliver" w:date="2026-09-16T11:54:00Z" w16du:dateUtc="2026-09-16T09:54:00Z">
            <w:r>
              <w:rPr>
                <w:noProof/>
                <w:webHidden/>
              </w:rPr>
            </w:r>
          </w:ins>
          <w:ins w:id="133" w:author="SCHECK Oliver" w:date="2026-09-16T11:53:00Z" w16du:dateUtc="2026-09-16T09:53:00Z">
            <w:r>
              <w:rPr>
                <w:noProof/>
                <w:webHidden/>
              </w:rPr>
              <w:fldChar w:fldCharType="separate"/>
            </w:r>
          </w:ins>
          <w:ins w:id="134" w:author="SCHECK Oliver" w:date="2026-09-16T11:54:00Z" w16du:dateUtc="2026-09-16T09:54:00Z">
            <w:r>
              <w:rPr>
                <w:noProof/>
                <w:webHidden/>
              </w:rPr>
              <w:t>20</w:t>
            </w:r>
          </w:ins>
          <w:ins w:id="135" w:author="SCHECK Oliver" w:date="2026-09-16T11:53:00Z" w16du:dateUtc="2026-09-16T09:53:00Z">
            <w:r>
              <w:rPr>
                <w:noProof/>
                <w:webHidden/>
              </w:rPr>
              <w:fldChar w:fldCharType="end"/>
            </w:r>
            <w:r w:rsidRPr="006D16FE">
              <w:rPr>
                <w:rStyle w:val="Hyperlink"/>
                <w:noProof/>
              </w:rPr>
              <w:fldChar w:fldCharType="end"/>
            </w:r>
          </w:ins>
        </w:p>
        <w:p w14:paraId="44ED8BC2" w14:textId="461DDB17" w:rsidR="004A434B" w:rsidRDefault="004A434B">
          <w:pPr>
            <w:pStyle w:val="TOC2"/>
            <w:rPr>
              <w:ins w:id="136"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37"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"_Toc240452072"</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4.6</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Make or Buy Solution Items (DDQ-06)</w:t>
            </w:r>
            <w:r>
              <w:rPr>
                <w:noProof/>
                <w:webHidden/>
              </w:rPr>
              <w:tab/>
            </w:r>
            <w:r>
              <w:rPr>
                <w:noProof/>
                <w:webHidden/>
              </w:rPr>
              <w:fldChar w:fldCharType="begin"/>
            </w:r>
            <w:r>
              <w:rPr>
                <w:noProof/>
                <w:webHidden/>
              </w:rPr>
              <w:instrText xml:space="preserve"> PAGEREF _Toc240452072 \h </w:instrText>
            </w:r>
          </w:ins>
          <w:ins w:id="138" w:author="SCHECK Oliver" w:date="2026-09-16T11:54:00Z" w16du:dateUtc="2026-09-16T09:54:00Z">
            <w:r>
              <w:rPr>
                <w:noProof/>
                <w:webHidden/>
              </w:rPr>
            </w:r>
          </w:ins>
          <w:ins w:id="139" w:author="SCHECK Oliver" w:date="2026-09-16T11:53:00Z" w16du:dateUtc="2026-09-16T09:53:00Z">
            <w:r>
              <w:rPr>
                <w:noProof/>
                <w:webHidden/>
              </w:rPr>
              <w:fldChar w:fldCharType="separate"/>
            </w:r>
          </w:ins>
          <w:ins w:id="140" w:author="SCHECK Oliver" w:date="2026-09-16T11:54:00Z" w16du:dateUtc="2026-09-16T09:54:00Z">
            <w:r>
              <w:rPr>
                <w:noProof/>
                <w:webHidden/>
              </w:rPr>
              <w:t>21</w:t>
            </w:r>
          </w:ins>
          <w:ins w:id="141" w:author="SCHECK Oliver" w:date="2026-09-16T11:53:00Z" w16du:dateUtc="2026-09-16T09:53:00Z">
            <w:r>
              <w:rPr>
                <w:noProof/>
                <w:webHidden/>
              </w:rPr>
              <w:fldChar w:fldCharType="end"/>
            </w:r>
            <w:r w:rsidRPr="006D16FE">
              <w:rPr>
                <w:rStyle w:val="Hyperlink"/>
                <w:noProof/>
              </w:rPr>
              <w:fldChar w:fldCharType="end"/>
            </w:r>
          </w:ins>
        </w:p>
        <w:p w14:paraId="68177893" w14:textId="5AA3E519" w:rsidR="004A434B" w:rsidRDefault="004A434B">
          <w:pPr>
            <w:pStyle w:val="TOC2"/>
            <w:rPr>
              <w:ins w:id="142"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4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"_Toc240452073"</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4.7</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Integrate, Verify &amp; Validate Solution (DDQ-07)</w:t>
            </w:r>
            <w:r>
              <w:rPr>
                <w:noProof/>
                <w:webHidden/>
              </w:rPr>
              <w:tab/>
            </w:r>
            <w:r>
              <w:rPr>
                <w:noProof/>
                <w:webHidden/>
              </w:rPr>
              <w:fldChar w:fldCharType="begin"/>
            </w:r>
            <w:r>
              <w:rPr>
                <w:noProof/>
                <w:webHidden/>
              </w:rPr>
              <w:instrText xml:space="preserve"> PAGEREF _Toc240452073 \h </w:instrText>
            </w:r>
          </w:ins>
          <w:ins w:id="144" w:author="SCHECK Oliver" w:date="2026-09-16T11:54:00Z" w16du:dateUtc="2026-09-16T09:54:00Z">
            <w:r>
              <w:rPr>
                <w:noProof/>
                <w:webHidden/>
              </w:rPr>
            </w:r>
          </w:ins>
          <w:ins w:id="145" w:author="SCHECK Oliver" w:date="2026-09-16T11:53:00Z" w16du:dateUtc="2026-09-16T09:53:00Z">
            <w:r>
              <w:rPr>
                <w:noProof/>
                <w:webHidden/>
              </w:rPr>
              <w:fldChar w:fldCharType="separate"/>
            </w:r>
          </w:ins>
          <w:ins w:id="146" w:author="SCHECK Oliver" w:date="2026-09-16T11:54:00Z" w16du:dateUtc="2026-09-16T09:54:00Z">
            <w:r>
              <w:rPr>
                <w:noProof/>
                <w:webHidden/>
              </w:rPr>
              <w:t>22</w:t>
            </w:r>
          </w:ins>
          <w:ins w:id="147" w:author="SCHECK Oliver" w:date="2026-09-16T11:53:00Z" w16du:dateUtc="2026-09-16T09:53:00Z">
            <w:r>
              <w:rPr>
                <w:noProof/>
                <w:webHidden/>
              </w:rPr>
              <w:fldChar w:fldCharType="end"/>
            </w:r>
            <w:r w:rsidRPr="006D16FE">
              <w:rPr>
                <w:rStyle w:val="Hyperlink"/>
                <w:noProof/>
              </w:rPr>
              <w:fldChar w:fldCharType="end"/>
            </w:r>
          </w:ins>
        </w:p>
        <w:p w14:paraId="67799D34" w14:textId="700B02ED" w:rsidR="004A434B" w:rsidRDefault="004A434B">
          <w:pPr>
            <w:pStyle w:val="TOC2"/>
            <w:rPr>
              <w:ins w:id="14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4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"_Toc240452074"</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4.8</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CyberSecure Solution (DDQ-08)</w:t>
            </w:r>
            <w:r>
              <w:rPr>
                <w:noProof/>
                <w:webHidden/>
              </w:rPr>
              <w:tab/>
            </w:r>
            <w:r>
              <w:rPr>
                <w:noProof/>
                <w:webHidden/>
              </w:rPr>
              <w:fldChar w:fldCharType="begin"/>
            </w:r>
            <w:r>
              <w:rPr>
                <w:noProof/>
                <w:webHidden/>
              </w:rPr>
              <w:instrText xml:space="preserve"> PAGEREF _Toc240452074 \h </w:instrText>
            </w:r>
          </w:ins>
          <w:ins w:id="150" w:author="SCHECK Oliver" w:date="2026-09-16T11:54:00Z" w16du:dateUtc="2026-09-16T09:54:00Z">
            <w:r>
              <w:rPr>
                <w:noProof/>
                <w:webHidden/>
              </w:rPr>
            </w:r>
          </w:ins>
          <w:ins w:id="151" w:author="SCHECK Oliver" w:date="2026-09-16T11:53:00Z" w16du:dateUtc="2026-09-16T09:53:00Z">
            <w:r>
              <w:rPr>
                <w:noProof/>
                <w:webHidden/>
              </w:rPr>
              <w:fldChar w:fldCharType="separate"/>
            </w:r>
          </w:ins>
          <w:ins w:id="152" w:author="SCHECK Oliver" w:date="2026-09-16T11:54:00Z" w16du:dateUtc="2026-09-16T09:54:00Z">
            <w:r>
              <w:rPr>
                <w:noProof/>
                <w:webHidden/>
              </w:rPr>
              <w:t>22</w:t>
            </w:r>
          </w:ins>
          <w:ins w:id="153" w:author="SCHECK Oliver" w:date="2026-09-16T11:53:00Z" w16du:dateUtc="2026-09-16T09:53:00Z">
            <w:r>
              <w:rPr>
                <w:noProof/>
                <w:webHidden/>
              </w:rPr>
              <w:fldChar w:fldCharType="end"/>
            </w:r>
            <w:r w:rsidRPr="006D16FE">
              <w:rPr>
                <w:rStyle w:val="Hyperlink"/>
                <w:noProof/>
              </w:rPr>
              <w:fldChar w:fldCharType="end"/>
            </w:r>
          </w:ins>
        </w:p>
        <w:p w14:paraId="3F90D31F" w14:textId="472C992F" w:rsidR="004A434B" w:rsidRDefault="004A434B">
          <w:pPr>
            <w:pStyle w:val="TOC2"/>
            <w:rPr>
              <w:ins w:id="154"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5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"_Toc240452075"</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4.9</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highlight w:val="yellow"/>
              </w:rPr>
              <w:t>Manage</w:t>
            </w:r>
            <w:r w:rsidRPr="006D16FE">
              <w:rPr>
                <w:rStyle w:val="Hyperlink"/>
                <w:noProof/>
              </w:rPr>
              <w:t xml:space="preserve"> Solution Obsolescence (DDQ-09)</w:t>
            </w:r>
            <w:r>
              <w:rPr>
                <w:noProof/>
                <w:webHidden/>
              </w:rPr>
              <w:tab/>
            </w:r>
            <w:r>
              <w:rPr>
                <w:noProof/>
                <w:webHidden/>
              </w:rPr>
              <w:fldChar w:fldCharType="begin"/>
            </w:r>
            <w:r>
              <w:rPr>
                <w:noProof/>
                <w:webHidden/>
              </w:rPr>
              <w:instrText xml:space="preserve"> PAGEREF _Toc240452075 \h </w:instrText>
            </w:r>
          </w:ins>
          <w:ins w:id="156" w:author="SCHECK Oliver" w:date="2026-09-16T11:54:00Z" w16du:dateUtc="2026-09-16T09:54:00Z">
            <w:r>
              <w:rPr>
                <w:noProof/>
                <w:webHidden/>
              </w:rPr>
            </w:r>
          </w:ins>
          <w:ins w:id="157" w:author="SCHECK Oliver" w:date="2026-09-16T11:53:00Z" w16du:dateUtc="2026-09-16T09:53:00Z">
            <w:r>
              <w:rPr>
                <w:noProof/>
                <w:webHidden/>
              </w:rPr>
              <w:fldChar w:fldCharType="separate"/>
            </w:r>
          </w:ins>
          <w:ins w:id="158" w:author="SCHECK Oliver" w:date="2026-09-16T11:54:00Z" w16du:dateUtc="2026-09-16T09:54:00Z">
            <w:r>
              <w:rPr>
                <w:noProof/>
                <w:webHidden/>
              </w:rPr>
              <w:t>23</w:t>
            </w:r>
          </w:ins>
          <w:ins w:id="159" w:author="SCHECK Oliver" w:date="2026-09-16T11:53:00Z" w16du:dateUtc="2026-09-16T09:53:00Z">
            <w:r>
              <w:rPr>
                <w:noProof/>
                <w:webHidden/>
              </w:rPr>
              <w:fldChar w:fldCharType="end"/>
            </w:r>
            <w:r w:rsidRPr="006D16FE">
              <w:rPr>
                <w:rStyle w:val="Hyperlink"/>
                <w:noProof/>
              </w:rPr>
              <w:fldChar w:fldCharType="end"/>
            </w:r>
          </w:ins>
        </w:p>
        <w:p w14:paraId="32001013" w14:textId="5BB3923F" w:rsidR="004A434B" w:rsidRDefault="004A434B">
          <w:pPr>
            <w:pStyle w:val="TOC2"/>
            <w:rPr>
              <w:ins w:id="160"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61"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"_Toc240452076"</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4.10</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Design for Sustainability (DDQ-10)</w:t>
            </w:r>
            <w:r>
              <w:rPr>
                <w:noProof/>
                <w:webHidden/>
              </w:rPr>
              <w:tab/>
            </w:r>
            <w:r>
              <w:rPr>
                <w:noProof/>
                <w:webHidden/>
              </w:rPr>
              <w:fldChar w:fldCharType="begin"/>
            </w:r>
            <w:r>
              <w:rPr>
                <w:noProof/>
                <w:webHidden/>
              </w:rPr>
              <w:instrText xml:space="preserve"> PAGEREF _Toc240452076 \h </w:instrText>
            </w:r>
          </w:ins>
          <w:ins w:id="162" w:author="SCHECK Oliver" w:date="2026-09-16T11:54:00Z" w16du:dateUtc="2026-09-16T09:54:00Z">
            <w:r>
              <w:rPr>
                <w:noProof/>
                <w:webHidden/>
              </w:rPr>
            </w:r>
          </w:ins>
          <w:ins w:id="163" w:author="SCHECK Oliver" w:date="2026-09-16T11:53:00Z" w16du:dateUtc="2026-09-16T09:53:00Z">
            <w:r>
              <w:rPr>
                <w:noProof/>
                <w:webHidden/>
              </w:rPr>
              <w:fldChar w:fldCharType="separate"/>
            </w:r>
          </w:ins>
          <w:ins w:id="164" w:author="SCHECK Oliver" w:date="2026-09-16T11:54:00Z" w16du:dateUtc="2026-09-16T09:54:00Z">
            <w:r>
              <w:rPr>
                <w:noProof/>
                <w:webHidden/>
              </w:rPr>
              <w:t>24</w:t>
            </w:r>
          </w:ins>
          <w:ins w:id="165" w:author="SCHECK Oliver" w:date="2026-09-16T11:53:00Z" w16du:dateUtc="2026-09-16T09:53:00Z">
            <w:r>
              <w:rPr>
                <w:noProof/>
                <w:webHidden/>
              </w:rPr>
              <w:fldChar w:fldCharType="end"/>
            </w:r>
            <w:r w:rsidRPr="006D16FE">
              <w:rPr>
                <w:rStyle w:val="Hyperlink"/>
                <w:noProof/>
              </w:rPr>
              <w:fldChar w:fldCharType="end"/>
            </w:r>
          </w:ins>
        </w:p>
        <w:p w14:paraId="47756B24" w14:textId="44C295B0" w:rsidR="004A434B" w:rsidRDefault="004A434B">
          <w:pPr>
            <w:pStyle w:val="TOC2"/>
            <w:rPr>
              <w:ins w:id="166"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67"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"_Toc240452077"</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4.11</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Design for Environmental Compliance (DDQ-11)</w:t>
            </w:r>
            <w:r>
              <w:rPr>
                <w:noProof/>
                <w:webHidden/>
              </w:rPr>
              <w:tab/>
            </w:r>
            <w:r>
              <w:rPr>
                <w:noProof/>
                <w:webHidden/>
              </w:rPr>
              <w:fldChar w:fldCharType="begin"/>
            </w:r>
            <w:r>
              <w:rPr>
                <w:noProof/>
                <w:webHidden/>
              </w:rPr>
              <w:instrText xml:space="preserve"> PAGEREF _Toc240452077 \h </w:instrText>
            </w:r>
          </w:ins>
          <w:ins w:id="168" w:author="SCHECK Oliver" w:date="2026-09-16T11:54:00Z" w16du:dateUtc="2026-09-16T09:54:00Z">
            <w:r>
              <w:rPr>
                <w:noProof/>
                <w:webHidden/>
              </w:rPr>
            </w:r>
          </w:ins>
          <w:ins w:id="169" w:author="SCHECK Oliver" w:date="2026-09-16T11:53:00Z" w16du:dateUtc="2026-09-16T09:53:00Z">
            <w:r>
              <w:rPr>
                <w:noProof/>
                <w:webHidden/>
              </w:rPr>
              <w:fldChar w:fldCharType="separate"/>
            </w:r>
          </w:ins>
          <w:ins w:id="170" w:author="SCHECK Oliver" w:date="2026-09-16T11:54:00Z" w16du:dateUtc="2026-09-16T09:54:00Z">
            <w:r>
              <w:rPr>
                <w:noProof/>
                <w:webHidden/>
              </w:rPr>
              <w:t>26</w:t>
            </w:r>
          </w:ins>
          <w:ins w:id="171" w:author="SCHECK Oliver" w:date="2026-09-16T11:53:00Z" w16du:dateUtc="2026-09-16T09:53:00Z">
            <w:r>
              <w:rPr>
                <w:noProof/>
                <w:webHidden/>
              </w:rPr>
              <w:fldChar w:fldCharType="end"/>
            </w:r>
            <w:r w:rsidRPr="006D16FE">
              <w:rPr>
                <w:rStyle w:val="Hyperlink"/>
                <w:noProof/>
              </w:rPr>
              <w:fldChar w:fldCharType="end"/>
            </w:r>
          </w:ins>
        </w:p>
        <w:p w14:paraId="7E9C0D6E" w14:textId="1960A4B6" w:rsidR="004A434B" w:rsidRDefault="004A434B">
          <w:pPr>
            <w:pStyle w:val="TOC2"/>
            <w:rPr>
              <w:ins w:id="172"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7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"_Toc240452078"</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4.12</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Leverage Artificial Intelligence (DDQ-12)</w:t>
            </w:r>
            <w:r>
              <w:rPr>
                <w:noProof/>
                <w:webHidden/>
              </w:rPr>
              <w:tab/>
            </w:r>
            <w:r>
              <w:rPr>
                <w:noProof/>
                <w:webHidden/>
              </w:rPr>
              <w:fldChar w:fldCharType="begin"/>
            </w:r>
            <w:r>
              <w:rPr>
                <w:noProof/>
                <w:webHidden/>
              </w:rPr>
              <w:instrText xml:space="preserve"> PAGEREF _Toc240452078 \h </w:instrText>
            </w:r>
          </w:ins>
          <w:ins w:id="174" w:author="SCHECK Oliver" w:date="2026-09-16T11:54:00Z" w16du:dateUtc="2026-09-16T09:54:00Z">
            <w:r>
              <w:rPr>
                <w:noProof/>
                <w:webHidden/>
              </w:rPr>
            </w:r>
          </w:ins>
          <w:ins w:id="175" w:author="SCHECK Oliver" w:date="2026-09-16T11:53:00Z" w16du:dateUtc="2026-09-16T09:53:00Z">
            <w:r>
              <w:rPr>
                <w:noProof/>
                <w:webHidden/>
              </w:rPr>
              <w:fldChar w:fldCharType="separate"/>
            </w:r>
          </w:ins>
          <w:ins w:id="176" w:author="SCHECK Oliver" w:date="2026-09-16T11:54:00Z" w16du:dateUtc="2026-09-16T09:54:00Z">
            <w:r>
              <w:rPr>
                <w:noProof/>
                <w:webHidden/>
              </w:rPr>
              <w:t>27</w:t>
            </w:r>
          </w:ins>
          <w:ins w:id="177" w:author="SCHECK Oliver" w:date="2026-09-16T11:53:00Z" w16du:dateUtc="2026-09-16T09:53:00Z">
            <w:r>
              <w:rPr>
                <w:noProof/>
                <w:webHidden/>
              </w:rPr>
              <w:fldChar w:fldCharType="end"/>
            </w:r>
            <w:r w:rsidRPr="006D16FE">
              <w:rPr>
                <w:rStyle w:val="Hyperlink"/>
                <w:noProof/>
              </w:rPr>
              <w:fldChar w:fldCharType="end"/>
            </w:r>
          </w:ins>
        </w:p>
        <w:p w14:paraId="43BC2E7F" w14:textId="0AECC260" w:rsidR="004A434B" w:rsidRDefault="004A434B">
          <w:pPr>
            <w:pStyle w:val="TOC2"/>
            <w:rPr>
              <w:ins w:id="17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17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"_Toc240452079"</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4.13</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Manage Engineering Discipline (DDQ-13)</w:t>
            </w:r>
            <w:r>
              <w:rPr>
                <w:noProof/>
                <w:webHidden/>
              </w:rPr>
              <w:tab/>
            </w:r>
            <w:r>
              <w:rPr>
                <w:noProof/>
                <w:webHidden/>
              </w:rPr>
              <w:fldChar w:fldCharType="begin"/>
            </w:r>
            <w:r>
              <w:rPr>
                <w:noProof/>
                <w:webHidden/>
              </w:rPr>
              <w:instrText xml:space="preserve"> PAGEREF _Toc240452079 \h </w:instrText>
            </w:r>
          </w:ins>
          <w:ins w:id="180" w:author="SCHECK Oliver" w:date="2026-09-16T11:54:00Z" w16du:dateUtc="2026-09-16T09:54:00Z">
            <w:r>
              <w:rPr>
                <w:noProof/>
                <w:webHidden/>
              </w:rPr>
            </w:r>
          </w:ins>
          <w:ins w:id="181" w:author="SCHECK Oliver" w:date="2026-09-16T11:53:00Z" w16du:dateUtc="2026-09-16T09:53:00Z">
            <w:r>
              <w:rPr>
                <w:noProof/>
                <w:webHidden/>
              </w:rPr>
              <w:fldChar w:fldCharType="separate"/>
            </w:r>
          </w:ins>
          <w:ins w:id="182" w:author="SCHECK Oliver" w:date="2026-09-16T11:54:00Z" w16du:dateUtc="2026-09-16T09:54:00Z">
            <w:r>
              <w:rPr>
                <w:noProof/>
                <w:webHidden/>
              </w:rPr>
              <w:t>27</w:t>
            </w:r>
          </w:ins>
          <w:ins w:id="183" w:author="SCHECK Oliver" w:date="2026-09-16T11:53:00Z" w16du:dateUtc="2026-09-16T09:53:00Z">
            <w:r>
              <w:rPr>
                <w:noProof/>
                <w:webHidden/>
              </w:rPr>
              <w:fldChar w:fldCharType="end"/>
            </w:r>
            <w:r w:rsidRPr="006D16FE">
              <w:rPr>
                <w:rStyle w:val="Hyperlink"/>
                <w:noProof/>
              </w:rPr>
              <w:fldChar w:fldCharType="end"/>
            </w:r>
          </w:ins>
        </w:p>
        <w:p w14:paraId="25508997" w14:textId="16E357E7" w:rsidR="004A434B" w:rsidRDefault="004A434B">
          <w:pPr>
            <w:pStyle w:val="TOC1"/>
            <w:rPr>
              <w:ins w:id="184"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18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"_Toc240452080"</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5</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TAILORING GUIDELINES</w:t>
            </w:r>
            <w:r>
              <w:rPr>
                <w:noProof/>
                <w:webHidden/>
              </w:rPr>
              <w:tab/>
            </w:r>
            <w:r>
              <w:rPr>
                <w:noProof/>
                <w:webHidden/>
              </w:rPr>
              <w:fldChar w:fldCharType="begin"/>
            </w:r>
            <w:r>
              <w:rPr>
                <w:noProof/>
                <w:webHidden/>
              </w:rPr>
              <w:instrText xml:space="preserve"> PAGEREF _Toc240452080 \h </w:instrText>
            </w:r>
          </w:ins>
          <w:ins w:id="186" w:author="SCHECK Oliver" w:date="2026-09-16T11:54:00Z" w16du:dateUtc="2026-09-16T09:54:00Z">
            <w:r>
              <w:rPr>
                <w:noProof/>
                <w:webHidden/>
              </w:rPr>
            </w:r>
          </w:ins>
          <w:ins w:id="187" w:author="SCHECK Oliver" w:date="2026-09-16T11:53:00Z" w16du:dateUtc="2026-09-16T09:53:00Z">
            <w:r>
              <w:rPr>
                <w:noProof/>
                <w:webHidden/>
              </w:rPr>
              <w:fldChar w:fldCharType="separate"/>
            </w:r>
          </w:ins>
          <w:ins w:id="188" w:author="SCHECK Oliver" w:date="2026-09-16T11:54:00Z" w16du:dateUtc="2026-09-16T09:54:00Z">
            <w:r>
              <w:rPr>
                <w:noProof/>
                <w:webHidden/>
              </w:rPr>
              <w:t>28</w:t>
            </w:r>
          </w:ins>
          <w:ins w:id="189" w:author="SCHECK Oliver" w:date="2026-09-16T11:53:00Z" w16du:dateUtc="2026-09-16T09:53:00Z">
            <w:r>
              <w:rPr>
                <w:noProof/>
                <w:webHidden/>
              </w:rPr>
              <w:fldChar w:fldCharType="end"/>
            </w:r>
            <w:r w:rsidRPr="006D16FE">
              <w:rPr>
                <w:rStyle w:val="Hyperlink"/>
                <w:noProof/>
              </w:rPr>
              <w:fldChar w:fldCharType="end"/>
            </w:r>
          </w:ins>
        </w:p>
        <w:p w14:paraId="1DBB3C53" w14:textId="3D99077F" w:rsidR="004A434B" w:rsidRDefault="004A434B">
          <w:pPr>
            <w:pStyle w:val="TOC1"/>
            <w:rPr>
              <w:ins w:id="190"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191"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"_Toc240452081"</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6</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MEASURES</w:t>
            </w:r>
            <w:r>
              <w:rPr>
                <w:noProof/>
                <w:webHidden/>
              </w:rPr>
              <w:tab/>
            </w:r>
            <w:r>
              <w:rPr>
                <w:noProof/>
                <w:webHidden/>
              </w:rPr>
              <w:fldChar w:fldCharType="begin"/>
            </w:r>
            <w:r>
              <w:rPr>
                <w:noProof/>
                <w:webHidden/>
              </w:rPr>
              <w:instrText xml:space="preserve"> PAGEREF _Toc240452081 \h </w:instrText>
            </w:r>
          </w:ins>
          <w:ins w:id="192" w:author="SCHECK Oliver" w:date="2026-09-16T11:54:00Z" w16du:dateUtc="2026-09-16T09:54:00Z">
            <w:r>
              <w:rPr>
                <w:noProof/>
                <w:webHidden/>
              </w:rPr>
            </w:r>
          </w:ins>
          <w:ins w:id="193" w:author="SCHECK Oliver" w:date="2026-09-16T11:53:00Z" w16du:dateUtc="2026-09-16T09:53:00Z">
            <w:r>
              <w:rPr>
                <w:noProof/>
                <w:webHidden/>
              </w:rPr>
              <w:fldChar w:fldCharType="separate"/>
            </w:r>
          </w:ins>
          <w:ins w:id="194" w:author="SCHECK Oliver" w:date="2026-09-16T11:54:00Z" w16du:dateUtc="2026-09-16T09:54:00Z">
            <w:r>
              <w:rPr>
                <w:noProof/>
                <w:webHidden/>
              </w:rPr>
              <w:t>30</w:t>
            </w:r>
          </w:ins>
          <w:ins w:id="195" w:author="SCHECK Oliver" w:date="2026-09-16T11:53:00Z" w16du:dateUtc="2026-09-16T09:53:00Z">
            <w:r>
              <w:rPr>
                <w:noProof/>
                <w:webHidden/>
              </w:rPr>
              <w:fldChar w:fldCharType="end"/>
            </w:r>
            <w:r w:rsidRPr="006D16FE">
              <w:rPr>
                <w:rStyle w:val="Hyperlink"/>
                <w:noProof/>
              </w:rPr>
              <w:fldChar w:fldCharType="end"/>
            </w:r>
          </w:ins>
        </w:p>
        <w:p w14:paraId="33060728" w14:textId="41BDC1A6" w:rsidR="004A434B" w:rsidRDefault="004A434B">
          <w:pPr>
            <w:pStyle w:val="TOC1"/>
            <w:rPr>
              <w:ins w:id="196"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197"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"_Toc240452082"</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7</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R.A.C.I.</w:t>
            </w:r>
            <w:r>
              <w:rPr>
                <w:noProof/>
                <w:webHidden/>
              </w:rPr>
              <w:tab/>
            </w:r>
            <w:r>
              <w:rPr>
                <w:noProof/>
                <w:webHidden/>
              </w:rPr>
              <w:fldChar w:fldCharType="begin"/>
            </w:r>
            <w:r>
              <w:rPr>
                <w:noProof/>
                <w:webHidden/>
              </w:rPr>
              <w:instrText xml:space="preserve"> PAGEREF _Toc240452082 \h </w:instrText>
            </w:r>
          </w:ins>
          <w:ins w:id="198" w:author="SCHECK Oliver" w:date="2026-09-16T11:54:00Z" w16du:dateUtc="2026-09-16T09:54:00Z">
            <w:r>
              <w:rPr>
                <w:noProof/>
                <w:webHidden/>
              </w:rPr>
            </w:r>
          </w:ins>
          <w:ins w:id="199" w:author="SCHECK Oliver" w:date="2026-09-16T11:53:00Z" w16du:dateUtc="2026-09-16T09:53:00Z">
            <w:r>
              <w:rPr>
                <w:noProof/>
                <w:webHidden/>
              </w:rPr>
              <w:fldChar w:fldCharType="separate"/>
            </w:r>
          </w:ins>
          <w:ins w:id="200" w:author="SCHECK Oliver" w:date="2026-09-16T11:54:00Z" w16du:dateUtc="2026-09-16T09:54:00Z">
            <w:r>
              <w:rPr>
                <w:noProof/>
                <w:webHidden/>
              </w:rPr>
              <w:t>31</w:t>
            </w:r>
          </w:ins>
          <w:ins w:id="201" w:author="SCHECK Oliver" w:date="2026-09-16T11:53:00Z" w16du:dateUtc="2026-09-16T09:53:00Z">
            <w:r>
              <w:rPr>
                <w:noProof/>
                <w:webHidden/>
              </w:rPr>
              <w:fldChar w:fldCharType="end"/>
            </w:r>
            <w:r w:rsidRPr="006D16FE">
              <w:rPr>
                <w:rStyle w:val="Hyperlink"/>
                <w:noProof/>
              </w:rPr>
              <w:fldChar w:fldCharType="end"/>
            </w:r>
          </w:ins>
        </w:p>
        <w:p w14:paraId="094D5C8E" w14:textId="43B490F2" w:rsidR="004A434B" w:rsidRDefault="004A434B">
          <w:pPr>
            <w:pStyle w:val="TOC1"/>
            <w:rPr>
              <w:ins w:id="202" w:author="SCHECK Oliver" w:date="2026-09-16T11:53:00Z" w16du:dateUtc="2026-09-16T09:53:00Z"/>
              <w:rFonts w:asciiTheme="minorHAnsi" w:eastAsiaTheme="minorEastAsia" w:hAnsiTheme="minorHAnsi" w:cstheme="minorBidi"/>
              <w:b w:val="0"/>
              <w:caps w:val="0"/>
              <w:noProof/>
              <w:kern w:val="2"/>
              <w:sz w:val="24"/>
              <w:szCs w:val="24"/>
              <w:lang w:val="de-AT" w:eastAsia="de-AT"/>
              <w14:ligatures w14:val="standardContextual"/>
            </w:rPr>
          </w:pPr>
          <w:ins w:id="203"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"_Toc240452083"</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8</w:t>
            </w:r>
            <w:r>
              <w:rPr>
                <w:rFonts w:asciiTheme="minorHAnsi" w:eastAsiaTheme="minorEastAsia" w:hAnsiTheme="minorHAnsi" w:cstheme="minorBidi"/>
                <w:b w:val="0"/>
                <w:caps w:val="0"/>
                <w:noProof/>
                <w:kern w:val="2"/>
                <w:sz w:val="24"/>
                <w:szCs w:val="24"/>
                <w:lang w:val="de-AT" w:eastAsia="de-AT"/>
                <w14:ligatures w14:val="standardContextual"/>
              </w:rPr>
              <w:tab/>
            </w:r>
            <w:r w:rsidRPr="006D16FE">
              <w:rPr>
                <w:rStyle w:val="Hyperlink"/>
                <w:noProof/>
              </w:rPr>
              <w:t>INPUT AND OUTPUT DETAILS</w:t>
            </w:r>
            <w:r>
              <w:rPr>
                <w:noProof/>
                <w:webHidden/>
              </w:rPr>
              <w:tab/>
            </w:r>
            <w:r>
              <w:rPr>
                <w:noProof/>
                <w:webHidden/>
              </w:rPr>
              <w:fldChar w:fldCharType="begin"/>
            </w:r>
            <w:r>
              <w:rPr>
                <w:noProof/>
                <w:webHidden/>
              </w:rPr>
              <w:instrText xml:space="preserve"> PAGEREF _Toc240452083 \h </w:instrText>
            </w:r>
          </w:ins>
          <w:ins w:id="204" w:author="SCHECK Oliver" w:date="2026-09-16T11:54:00Z" w16du:dateUtc="2026-09-16T09:54:00Z">
            <w:r>
              <w:rPr>
                <w:noProof/>
                <w:webHidden/>
              </w:rPr>
            </w:r>
          </w:ins>
          <w:ins w:id="205" w:author="SCHECK Oliver" w:date="2026-09-16T11:53:00Z" w16du:dateUtc="2026-09-16T09:53:00Z">
            <w:r>
              <w:rPr>
                <w:noProof/>
                <w:webHidden/>
              </w:rPr>
              <w:fldChar w:fldCharType="separate"/>
            </w:r>
          </w:ins>
          <w:ins w:id="206" w:author="SCHECK Oliver" w:date="2026-09-16T11:54:00Z" w16du:dateUtc="2026-09-16T09:54:00Z">
            <w:r>
              <w:rPr>
                <w:noProof/>
                <w:webHidden/>
              </w:rPr>
              <w:t>34</w:t>
            </w:r>
          </w:ins>
          <w:ins w:id="207" w:author="SCHECK Oliver" w:date="2026-09-16T11:53:00Z" w16du:dateUtc="2026-09-16T09:53:00Z">
            <w:r>
              <w:rPr>
                <w:noProof/>
                <w:webHidden/>
              </w:rPr>
              <w:fldChar w:fldCharType="end"/>
            </w:r>
            <w:r w:rsidRPr="006D16FE">
              <w:rPr>
                <w:rStyle w:val="Hyperlink"/>
                <w:noProof/>
              </w:rPr>
              <w:fldChar w:fldCharType="end"/>
            </w:r>
          </w:ins>
        </w:p>
        <w:p w14:paraId="77E470F3" w14:textId="2B2B3065" w:rsidR="004A434B" w:rsidRDefault="004A434B">
          <w:pPr>
            <w:pStyle w:val="TOC2"/>
            <w:rPr>
              <w:ins w:id="208"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209"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"_Toc240452084"</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8.1</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Input Details</w:t>
            </w:r>
            <w:r>
              <w:rPr>
                <w:noProof/>
                <w:webHidden/>
              </w:rPr>
              <w:tab/>
            </w:r>
            <w:r>
              <w:rPr>
                <w:noProof/>
                <w:webHidden/>
              </w:rPr>
              <w:fldChar w:fldCharType="begin"/>
            </w:r>
            <w:r>
              <w:rPr>
                <w:noProof/>
                <w:webHidden/>
              </w:rPr>
              <w:instrText xml:space="preserve"> PAGEREF _Toc240452084 \h </w:instrText>
            </w:r>
          </w:ins>
          <w:ins w:id="210" w:author="SCHECK Oliver" w:date="2026-09-16T11:54:00Z" w16du:dateUtc="2026-09-16T09:54:00Z">
            <w:r>
              <w:rPr>
                <w:noProof/>
                <w:webHidden/>
              </w:rPr>
            </w:r>
          </w:ins>
          <w:ins w:id="211" w:author="SCHECK Oliver" w:date="2026-09-16T11:53:00Z" w16du:dateUtc="2026-09-16T09:53:00Z">
            <w:r>
              <w:rPr>
                <w:noProof/>
                <w:webHidden/>
              </w:rPr>
              <w:fldChar w:fldCharType="separate"/>
            </w:r>
          </w:ins>
          <w:ins w:id="212" w:author="SCHECK Oliver" w:date="2026-09-16T11:54:00Z" w16du:dateUtc="2026-09-16T09:54:00Z">
            <w:r>
              <w:rPr>
                <w:noProof/>
                <w:webHidden/>
              </w:rPr>
              <w:t>34</w:t>
            </w:r>
          </w:ins>
          <w:ins w:id="213" w:author="SCHECK Oliver" w:date="2026-09-16T11:53:00Z" w16du:dateUtc="2026-09-16T09:53:00Z">
            <w:r>
              <w:rPr>
                <w:noProof/>
                <w:webHidden/>
              </w:rPr>
              <w:fldChar w:fldCharType="end"/>
            </w:r>
            <w:r w:rsidRPr="006D16FE">
              <w:rPr>
                <w:rStyle w:val="Hyperlink"/>
                <w:noProof/>
              </w:rPr>
              <w:fldChar w:fldCharType="end"/>
            </w:r>
          </w:ins>
        </w:p>
        <w:p w14:paraId="11CE116B" w14:textId="2EC82BBA" w:rsidR="004A434B" w:rsidRDefault="004A434B">
          <w:pPr>
            <w:pStyle w:val="TOC2"/>
            <w:rPr>
              <w:ins w:id="214" w:author="SCHECK Oliver" w:date="2026-09-16T11:53:00Z" w16du:dateUtc="2026-09-16T09:53:00Z"/>
              <w:rFonts w:asciiTheme="minorHAnsi" w:eastAsiaTheme="minorEastAsia" w:hAnsiTheme="minorHAnsi" w:cstheme="minorBidi"/>
              <w:noProof/>
              <w:kern w:val="2"/>
              <w:sz w:val="24"/>
              <w:szCs w:val="24"/>
              <w:lang w:val="de-AT" w:eastAsia="de-AT"/>
              <w14:ligatures w14:val="standardContextual"/>
            </w:rPr>
          </w:pPr>
          <w:ins w:id="215" w:author="SCHECK Oliver" w:date="2026-09-16T11:53:00Z" w16du:dateUtc="2026-09-16T09:53:00Z">
            <w:r w:rsidRPr="006D16FE">
              <w:rPr>
                <w:rStyle w:val="Hyperlink"/>
                <w:noProof/>
              </w:rPr>
              <w:fldChar w:fldCharType="begin"/>
            </w:r>
            <w:r w:rsidRPr="006D16FE">
              <w:rPr>
                <w:rStyle w:val="Hyperlink"/>
                <w:noProof/>
              </w:rPr>
              <w:instrText xml:space="preserve"> </w:instrText>
            </w:r>
            <w:r>
              <w:rPr>
                <w:noProof/>
              </w:rPr>
              <w:instrText>HYPERLINK \l "_Toc240452085"</w:instrText>
            </w:r>
            <w:r w:rsidRPr="006D16FE">
              <w:rPr>
                <w:rStyle w:val="Hyperlink"/>
                <w:noProof/>
              </w:rPr>
              <w:instrText xml:space="preserve"> </w:instrText>
            </w:r>
            <w:r w:rsidRPr="006D16FE">
              <w:rPr>
                <w:rStyle w:val="Hyperlink"/>
                <w:noProof/>
              </w:rPr>
            </w:r>
            <w:r w:rsidRPr="006D16FE">
              <w:rPr>
                <w:rStyle w:val="Hyperlink"/>
                <w:noProof/>
              </w:rPr>
              <w:fldChar w:fldCharType="separate"/>
            </w:r>
            <w:r w:rsidRPr="006D16FE">
              <w:rPr>
                <w:rStyle w:val="Hyperlink"/>
                <w:noProof/>
              </w:rPr>
              <w:t>8.2</w:t>
            </w:r>
            <w:r>
              <w:rPr>
                <w:rFonts w:asciiTheme="minorHAnsi" w:eastAsiaTheme="minorEastAsia" w:hAnsiTheme="minorHAnsi" w:cstheme="minorBidi"/>
                <w:noProof/>
                <w:kern w:val="2"/>
                <w:sz w:val="24"/>
                <w:szCs w:val="24"/>
                <w:lang w:val="de-AT" w:eastAsia="de-AT"/>
                <w14:ligatures w14:val="standardContextual"/>
              </w:rPr>
              <w:tab/>
            </w:r>
            <w:r w:rsidRPr="006D16FE">
              <w:rPr>
                <w:rStyle w:val="Hyperlink"/>
                <w:noProof/>
              </w:rPr>
              <w:t>Output Details</w:t>
            </w:r>
            <w:r>
              <w:rPr>
                <w:noProof/>
                <w:webHidden/>
              </w:rPr>
              <w:tab/>
            </w:r>
            <w:r>
              <w:rPr>
                <w:noProof/>
                <w:webHidden/>
              </w:rPr>
              <w:fldChar w:fldCharType="begin"/>
            </w:r>
            <w:r>
              <w:rPr>
                <w:noProof/>
                <w:webHidden/>
              </w:rPr>
              <w:instrText xml:space="preserve"> PAGEREF _Toc240452085 \h </w:instrText>
            </w:r>
          </w:ins>
          <w:ins w:id="216" w:author="SCHECK Oliver" w:date="2026-09-16T11:54:00Z" w16du:dateUtc="2026-09-16T09:54:00Z">
            <w:r>
              <w:rPr>
                <w:noProof/>
                <w:webHidden/>
              </w:rPr>
            </w:r>
          </w:ins>
          <w:ins w:id="217" w:author="SCHECK Oliver" w:date="2026-09-16T11:53:00Z" w16du:dateUtc="2026-09-16T09:53:00Z">
            <w:r>
              <w:rPr>
                <w:noProof/>
                <w:webHidden/>
              </w:rPr>
              <w:fldChar w:fldCharType="separate"/>
            </w:r>
          </w:ins>
          <w:ins w:id="218" w:author="SCHECK Oliver" w:date="2026-09-16T11:54:00Z" w16du:dateUtc="2026-09-16T09:54:00Z">
            <w:r>
              <w:rPr>
                <w:noProof/>
                <w:webHidden/>
              </w:rPr>
              <w:t>40</w:t>
            </w:r>
          </w:ins>
          <w:ins w:id="219" w:author="SCHECK Oliver" w:date="2026-09-16T11:53:00Z" w16du:dateUtc="2026-09-16T09:53:00Z">
            <w:r>
              <w:rPr>
                <w:noProof/>
                <w:webHidden/>
              </w:rPr>
              <w:fldChar w:fldCharType="end"/>
            </w:r>
            <w:r w:rsidRPr="006D16FE">
              <w:rPr>
                <w:rStyle w:val="Hyperlink"/>
                <w:noProof/>
              </w:rPr>
              <w:fldChar w:fldCharType="end"/>
            </w:r>
          </w:ins>
        </w:p>
        <w:p w14:paraId="3C49B0FD" w14:textId="715A0209" w:rsidR="00A536F3" w:rsidRPr="00C81832" w:rsidRDefault="006F3522" w:rsidP="00A536F3">
          <w:pPr>
            <w:rPr>
              <w:b/>
              <w:bCs/>
            </w:rPr>
          </w:pPr>
          <w:r w:rsidRPr="00E15978">
            <w:rPr>
              <w:b/>
              <w:bCs/>
            </w:rPr>
            <w:fldChar w:fldCharType="end"/>
          </w:r>
        </w:p>
      </w:sdtContent>
    </w:sdt>
    <w:p w14:paraId="3044B4B8" w14:textId="3EC9DE85" w:rsidR="006F3522" w:rsidRPr="00D2471B" w:rsidRDefault="006F3522" w:rsidP="00A536F3">
      <w:r w:rsidRPr="00D2471B">
        <w:rPr>
          <w:b/>
        </w:rPr>
        <w:br w:type="page"/>
      </w:r>
    </w:p>
    <w:p w14:paraId="03724167" w14:textId="684EA946" w:rsidR="005B629D" w:rsidRPr="00D2471B" w:rsidRDefault="005B629D" w:rsidP="000F439B">
      <w:pPr>
        <w:pStyle w:val="Heading1"/>
      </w:pPr>
      <w:bookmarkStart w:id="220" w:name="_Toc203639372"/>
      <w:bookmarkStart w:id="221" w:name="_Toc240452052"/>
      <w:r w:rsidRPr="00D2471B">
        <w:t>SCOPE</w:t>
      </w:r>
      <w:bookmarkEnd w:id="220"/>
      <w:bookmarkEnd w:id="221"/>
    </w:p>
    <w:p w14:paraId="26E4C79E" w14:textId="57B29119" w:rsidR="00B848F4" w:rsidRPr="00D2471B" w:rsidRDefault="00B848F4" w:rsidP="00A37841">
      <w:pPr>
        <w:pStyle w:val="Heading2"/>
        <w:numPr>
          <w:ilvl w:val="1"/>
          <w:numId w:val="19"/>
        </w:numPr>
      </w:pPr>
      <w:bookmarkStart w:id="222" w:name="_Toc203639373"/>
      <w:bookmarkStart w:id="223" w:name="_Toc240452053"/>
      <w:r w:rsidRPr="00D2471B">
        <w:t>Process Cluster</w:t>
      </w:r>
      <w:bookmarkEnd w:id="222"/>
      <w:bookmarkEnd w:id="223"/>
    </w:p>
    <w:p w14:paraId="09E7F92B" w14:textId="6B41D099" w:rsidR="00D953E3" w:rsidRPr="00D2471B" w:rsidRDefault="00907099" w:rsidP="00232466">
      <w:sdt>
        <w:sdtPr>
          <w:alias w:val="Steering; Support; Execution; Customer Facing"/>
          <w:tag w:val="Steering; Support; Execution; Customer Facing"/>
          <w:id w:val="-279267758"/>
          <w14:checkbox>
            <w14:checked w14:val="0"/>
            <w14:checkedState w14:val="2612" w14:font="MS Gothic"/>
            <w14:uncheckedState w14:val="2610" w14:font="MS Gothic"/>
          </w14:checkbox>
        </w:sdtPr>
        <w:sdtContent>
          <w:r w:rsidR="00D953E3" w:rsidRPr="00D2471B">
            <w:rPr>
              <w:rFonts w:ascii="MS Gothic" w:eastAsia="MS Gothic" w:hAnsi="MS Gothic"/>
            </w:rPr>
            <w:t>☐</w:t>
          </w:r>
        </w:sdtContent>
      </w:sdt>
      <w:r w:rsidR="00D953E3" w:rsidRPr="00D2471B">
        <w:t xml:space="preserve"> Steering </w:t>
      </w:r>
      <w:sdt>
        <w:sdtPr>
          <w:id w:val="-1909457045"/>
          <w14:checkbox>
            <w14:checked w14:val="0"/>
            <w14:checkedState w14:val="2612" w14:font="MS Gothic"/>
            <w14:uncheckedState w14:val="2610" w14:font="MS Gothic"/>
          </w14:checkbox>
        </w:sdtPr>
        <w:sdtContent>
          <w:r w:rsidR="00D953E3" w:rsidRPr="00D2471B">
            <w:rPr>
              <w:rFonts w:ascii="Segoe UI Symbol" w:hAnsi="Segoe UI Symbol" w:cs="Segoe UI Symbol"/>
            </w:rPr>
            <w:t>☐</w:t>
          </w:r>
        </w:sdtContent>
      </w:sdt>
      <w:r w:rsidR="00D953E3" w:rsidRPr="00D2471B">
        <w:t xml:space="preserve"> Support  </w:t>
      </w:r>
      <w:sdt>
        <w:sdtPr>
          <w:id w:val="427315520"/>
          <w14:checkbox>
            <w14:checked w14:val="1"/>
            <w14:checkedState w14:val="2612" w14:font="MS Gothic"/>
            <w14:uncheckedState w14:val="2610" w14:font="MS Gothic"/>
          </w14:checkbox>
        </w:sdtPr>
        <w:sdtContent>
          <w:r w:rsidR="007E16C3" w:rsidRPr="00D2471B">
            <w:rPr>
              <w:rFonts w:ascii="MS Gothic" w:eastAsia="MS Gothic" w:hAnsi="MS Gothic"/>
            </w:rPr>
            <w:t>☒</w:t>
          </w:r>
        </w:sdtContent>
      </w:sdt>
      <w:r w:rsidR="00D953E3" w:rsidRPr="00D2471B">
        <w:t xml:space="preserve"> Execution </w:t>
      </w:r>
      <w:sdt>
        <w:sdtPr>
          <w:id w:val="2075618326"/>
          <w14:checkbox>
            <w14:checked w14:val="0"/>
            <w14:checkedState w14:val="2612" w14:font="MS Gothic"/>
            <w14:uncheckedState w14:val="2610" w14:font="MS Gothic"/>
          </w14:checkbox>
        </w:sdtPr>
        <w:sdtContent>
          <w:r w:rsidR="00D953E3" w:rsidRPr="00D2471B">
            <w:rPr>
              <w:rFonts w:ascii="MS Gothic" w:eastAsia="MS Gothic" w:hAnsi="MS Gothic"/>
            </w:rPr>
            <w:t>☐</w:t>
          </w:r>
        </w:sdtContent>
      </w:sdt>
      <w:r w:rsidR="00D953E3" w:rsidRPr="00D2471B">
        <w:t xml:space="preserve"> Customer Facing</w:t>
      </w:r>
    </w:p>
    <w:p w14:paraId="7197BED0" w14:textId="273BAF05" w:rsidR="00D953E3" w:rsidRPr="00D2471B" w:rsidRDefault="004A353E" w:rsidP="00A37841">
      <w:pPr>
        <w:pStyle w:val="Heading2"/>
      </w:pPr>
      <w:bookmarkStart w:id="224" w:name="_Toc203639374"/>
      <w:bookmarkStart w:id="225" w:name="_Toc240452054"/>
      <w:r w:rsidRPr="00D2471B">
        <w:t>Purpose</w:t>
      </w:r>
      <w:bookmarkEnd w:id="224"/>
      <w:bookmarkEnd w:id="225"/>
    </w:p>
    <w:p w14:paraId="39752D16" w14:textId="79CCF814" w:rsidR="000F13AC" w:rsidRPr="00D2471B" w:rsidRDefault="000F13AC" w:rsidP="00B50A77">
      <w:r w:rsidRPr="00D2471B">
        <w:t xml:space="preserve">This process aims to transform </w:t>
      </w:r>
      <w:commentRangeStart w:id="226"/>
      <w:commentRangeStart w:id="227"/>
      <w:r w:rsidRPr="00D2471B">
        <w:t xml:space="preserve">customer and </w:t>
      </w:r>
      <w:ins w:id="228" w:author="SCHECK Oliver" w:date="2026-09-09T15:04:00Z" w16du:dateUtc="2026-09-09T13:04:00Z">
        <w:r w:rsidR="00C62D2F" w:rsidRPr="00D2471B">
          <w:t xml:space="preserve">internal </w:t>
        </w:r>
      </w:ins>
      <w:commentRangeStart w:id="229"/>
      <w:commentRangeStart w:id="230"/>
      <w:r w:rsidRPr="00D2471B">
        <w:t>stakeholde</w:t>
      </w:r>
      <w:commentRangeEnd w:id="229"/>
      <w:r w:rsidR="002A18A4" w:rsidRPr="00D2471B">
        <w:rPr>
          <w:rStyle w:val="CommentReference"/>
          <w:sz w:val="22"/>
          <w:szCs w:val="22"/>
        </w:rPr>
        <w:commentReference w:id="229"/>
      </w:r>
      <w:commentRangeEnd w:id="230"/>
      <w:r w:rsidR="00756EE8" w:rsidRPr="00D2471B">
        <w:rPr>
          <w:rStyle w:val="CommentReference"/>
          <w:sz w:val="22"/>
          <w:szCs w:val="22"/>
        </w:rPr>
        <w:commentReference w:id="230"/>
      </w:r>
      <w:r w:rsidRPr="00D2471B">
        <w:t xml:space="preserve">r </w:t>
      </w:r>
      <w:commentRangeEnd w:id="226"/>
      <w:r w:rsidR="007B3ED1" w:rsidRPr="00D2471B">
        <w:rPr>
          <w:rStyle w:val="CommentReference"/>
          <w:sz w:val="22"/>
          <w:szCs w:val="22"/>
        </w:rPr>
        <w:commentReference w:id="226"/>
      </w:r>
      <w:commentRangeEnd w:id="227"/>
      <w:r w:rsidR="00756EE8" w:rsidRPr="00D2471B">
        <w:rPr>
          <w:rStyle w:val="CommentReference"/>
          <w:sz w:val="22"/>
          <w:szCs w:val="22"/>
        </w:rPr>
        <w:commentReference w:id="227"/>
      </w:r>
      <w:r w:rsidRPr="00D2471B">
        <w:t>requirements into a solution</w:t>
      </w:r>
      <w:r w:rsidR="0023289B" w:rsidRPr="00D2471B">
        <w:t xml:space="preserve"> </w:t>
      </w:r>
      <w:del w:id="231" w:author="SCHECK Oliver" w:date="2026-08-28T14:19:00Z" w16du:dateUtc="2026-08-28T12:19:00Z">
        <w:r w:rsidRPr="00D2471B" w:rsidDel="00CC4668">
          <w:delText>—</w:delText>
        </w:r>
        <w:r w:rsidR="0023289B" w:rsidRPr="00D2471B" w:rsidDel="00CC4668">
          <w:delText xml:space="preserve"> </w:delText>
        </w:r>
        <w:r w:rsidRPr="00D2471B" w:rsidDel="00CC4668">
          <w:delText xml:space="preserve">defined as a set of one or more products or components, systems or subsystems, integrated and configured to </w:delText>
        </w:r>
        <w:r w:rsidR="00704033" w:rsidRPr="00D2471B" w:rsidDel="00CC4668">
          <w:delText>fulfil</w:delText>
        </w:r>
        <w:r w:rsidRPr="00D2471B" w:rsidDel="00CC4668">
          <w:delText xml:space="preserve"> a specific customer need or operational objective, either within the scope of a contract or as part of a portfolio offering</w:delText>
        </w:r>
        <w:r w:rsidR="0023289B" w:rsidRPr="00D2471B" w:rsidDel="00CC4668">
          <w:delText xml:space="preserve"> </w:delText>
        </w:r>
        <w:r w:rsidRPr="00D2471B" w:rsidDel="00CC4668">
          <w:delText>—</w:delText>
        </w:r>
        <w:r w:rsidR="0023289B" w:rsidRPr="00D2471B" w:rsidDel="00CC4668">
          <w:delText xml:space="preserve"> </w:delText>
        </w:r>
      </w:del>
      <w:r w:rsidRPr="00D2471B">
        <w:t>through coordinated design, development and qualification activities ensuring fitness for intended use.</w:t>
      </w:r>
    </w:p>
    <w:p w14:paraId="3EA1C5FB" w14:textId="3F144FBD" w:rsidR="0086250A" w:rsidRPr="00D2471B" w:rsidRDefault="0086250A" w:rsidP="00A37841">
      <w:pPr>
        <w:pStyle w:val="Heading2"/>
      </w:pPr>
      <w:bookmarkStart w:id="232" w:name="_Toc203639375"/>
      <w:bookmarkStart w:id="233" w:name="_Toc240452055"/>
      <w:r w:rsidRPr="00D2471B">
        <w:t>Applicability</w:t>
      </w:r>
      <w:bookmarkEnd w:id="232"/>
      <w:bookmarkEnd w:id="233"/>
    </w:p>
    <w:p w14:paraId="5F350FF7" w14:textId="77777777" w:rsidR="0086250A" w:rsidRPr="00D2471B" w:rsidRDefault="0086250A" w:rsidP="0086250A">
      <w:pPr>
        <w:rPr>
          <w:color w:val="000000" w:themeColor="text1"/>
        </w:rPr>
      </w:pPr>
      <w:bookmarkStart w:id="234" w:name="_Hlk197701073"/>
      <w:r w:rsidRPr="00D2471B">
        <w:rPr>
          <w:color w:val="000000" w:themeColor="text1"/>
        </w:rPr>
        <w:t>Refer to the table below for the applicability of this document.</w:t>
      </w:r>
    </w:p>
    <w:tbl>
      <w:tblPr>
        <w:tblStyle w:val="TableGrid"/>
        <w:tblW w:w="4999"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Applicability Table"/>
      </w:tblPr>
      <w:tblGrid>
        <w:gridCol w:w="2268"/>
        <w:gridCol w:w="7142"/>
      </w:tblGrid>
      <w:tr w:rsidR="0086250A" w:rsidRPr="00D2471B" w14:paraId="67C48A1B" w14:textId="77777777" w:rsidTr="36BC784B">
        <w:trPr>
          <w:trHeight w:val="20"/>
        </w:trPr>
        <w:tc>
          <w:tcPr>
            <w:tcW w:w="1205" w:type="pct"/>
            <w:shd w:val="clear" w:color="auto" w:fill="F2F2F2" w:themeFill="background1" w:themeFillShade="F2"/>
          </w:tcPr>
          <w:p w14:paraId="11B25225" w14:textId="01C7029D" w:rsidR="0086250A" w:rsidRPr="00D2471B" w:rsidRDefault="0086250A" w:rsidP="008C42DA">
            <w:pPr>
              <w:spacing w:after="0"/>
              <w:jc w:val="left"/>
            </w:pPr>
            <w:bookmarkStart w:id="235" w:name="_Hlk204349059"/>
            <w:r w:rsidRPr="00D2471B">
              <w:t>Legal Entities</w:t>
            </w:r>
          </w:p>
        </w:tc>
        <w:tc>
          <w:tcPr>
            <w:tcW w:w="3795" w:type="pct"/>
            <w:shd w:val="clear" w:color="auto" w:fill="FFFFFF" w:themeFill="background1"/>
          </w:tcPr>
          <w:p w14:paraId="033372B7" w14:textId="7564F8EB" w:rsidR="0086250A" w:rsidRPr="00D2471B" w:rsidRDefault="0086250A" w:rsidP="008C42DA">
            <w:pPr>
              <w:spacing w:after="0"/>
            </w:pPr>
            <w:r w:rsidRPr="00D2471B">
              <w:t>All RSBU Legal Entities</w:t>
            </w:r>
          </w:p>
        </w:tc>
      </w:tr>
      <w:tr w:rsidR="0086250A" w:rsidRPr="00D2471B" w14:paraId="6822EDB4" w14:textId="77777777" w:rsidTr="36BC784B">
        <w:trPr>
          <w:trHeight w:val="20"/>
        </w:trPr>
        <w:tc>
          <w:tcPr>
            <w:tcW w:w="1205" w:type="pct"/>
            <w:shd w:val="clear" w:color="auto" w:fill="F2F2F2" w:themeFill="background1" w:themeFillShade="F2"/>
          </w:tcPr>
          <w:p w14:paraId="79F30D6B" w14:textId="4ABBF8EE" w:rsidR="0086250A" w:rsidRPr="00D2471B" w:rsidRDefault="0086250A" w:rsidP="008C42DA">
            <w:pPr>
              <w:spacing w:after="0"/>
              <w:jc w:val="left"/>
            </w:pPr>
            <w:r w:rsidRPr="00D2471B">
              <w:t>Line of Business (LoB)</w:t>
            </w:r>
          </w:p>
        </w:tc>
        <w:tc>
          <w:tcPr>
            <w:tcW w:w="3795" w:type="pct"/>
            <w:shd w:val="clear" w:color="auto" w:fill="FFFFFF" w:themeFill="background1"/>
          </w:tcPr>
          <w:p w14:paraId="23C56E3D" w14:textId="53DD94CB" w:rsidR="0086250A" w:rsidRPr="00D2471B" w:rsidRDefault="0086250A" w:rsidP="008C42DA">
            <w:pPr>
              <w:spacing w:after="0"/>
            </w:pPr>
            <w:r w:rsidRPr="00D2471B">
              <w:t>All Lines of Business</w:t>
            </w:r>
          </w:p>
        </w:tc>
      </w:tr>
      <w:tr w:rsidR="0086250A" w:rsidRPr="00D2471B" w14:paraId="0842D7B5" w14:textId="77777777" w:rsidTr="36BC784B">
        <w:trPr>
          <w:trHeight w:val="20"/>
        </w:trPr>
        <w:tc>
          <w:tcPr>
            <w:tcW w:w="1205" w:type="pct"/>
            <w:shd w:val="clear" w:color="auto" w:fill="F2F2F2" w:themeFill="background1" w:themeFillShade="F2"/>
          </w:tcPr>
          <w:p w14:paraId="1F06008A" w14:textId="77777777" w:rsidR="0086250A" w:rsidRPr="00D2471B" w:rsidRDefault="0086250A" w:rsidP="008C42DA">
            <w:pPr>
              <w:spacing w:after="0"/>
              <w:jc w:val="left"/>
            </w:pPr>
            <w:r w:rsidRPr="00D2471B">
              <w:t>Project/Bid Type/Criteria</w:t>
            </w:r>
          </w:p>
        </w:tc>
        <w:tc>
          <w:tcPr>
            <w:tcW w:w="3795" w:type="pct"/>
            <w:shd w:val="clear" w:color="auto" w:fill="FFFFFF" w:themeFill="background1"/>
          </w:tcPr>
          <w:p w14:paraId="0511BED1" w14:textId="0D8721EA" w:rsidR="00285FE5" w:rsidRPr="00D2471B" w:rsidRDefault="007B07E9" w:rsidP="36BC784B">
            <w:pPr>
              <w:pStyle w:val="ListParagraph"/>
              <w:numPr>
                <w:ilvl w:val="0"/>
                <w:numId w:val="35"/>
              </w:numPr>
              <w:spacing w:after="0"/>
            </w:pPr>
            <w:r w:rsidRPr="00D2471B">
              <w:t xml:space="preserve">Delivery </w:t>
            </w:r>
            <w:r w:rsidR="003A646E" w:rsidRPr="00D2471B">
              <w:t>p</w:t>
            </w:r>
            <w:r w:rsidRPr="00D2471B">
              <w:t>roject</w:t>
            </w:r>
            <w:r w:rsidR="003A646E" w:rsidRPr="00D2471B">
              <w:t>s</w:t>
            </w:r>
            <w:r w:rsidRPr="00D2471B">
              <w:t xml:space="preserve"> (external customer project</w:t>
            </w:r>
            <w:r w:rsidR="003A646E" w:rsidRPr="00D2471B">
              <w:t>s</w:t>
            </w:r>
            <w:r w:rsidRPr="00D2471B">
              <w:t>)</w:t>
            </w:r>
            <w:r w:rsidR="00E64B2E" w:rsidRPr="00D2471B">
              <w:t>,</w:t>
            </w:r>
          </w:p>
          <w:p w14:paraId="3471AE92" w14:textId="142CD677" w:rsidR="00285FE5" w:rsidRPr="00D2471B" w:rsidRDefault="007B07E9" w:rsidP="36BC784B">
            <w:pPr>
              <w:pStyle w:val="ListParagraph"/>
              <w:numPr>
                <w:ilvl w:val="0"/>
                <w:numId w:val="35"/>
              </w:numPr>
              <w:spacing w:after="0"/>
            </w:pPr>
            <w:r w:rsidRPr="00D2471B">
              <w:t>Portfolio project</w:t>
            </w:r>
            <w:r w:rsidR="003A646E" w:rsidRPr="00D2471B">
              <w:t>s</w:t>
            </w:r>
            <w:r w:rsidRPr="00D2471B">
              <w:t xml:space="preserve"> (internal development project</w:t>
            </w:r>
            <w:r w:rsidR="003A646E" w:rsidRPr="00D2471B">
              <w:t>s</w:t>
            </w:r>
            <w:r w:rsidRPr="00D2471B">
              <w:t>, e.g. product / platform development)</w:t>
            </w:r>
            <w:commentRangeStart w:id="236"/>
            <w:commentRangeStart w:id="237"/>
            <w:commentRangeEnd w:id="236"/>
            <w:r w:rsidRPr="00D2471B">
              <w:rPr>
                <w:rStyle w:val="CommentReference"/>
                <w:sz w:val="22"/>
                <w:szCs w:val="22"/>
              </w:rPr>
              <w:commentReference w:id="236"/>
            </w:r>
            <w:commentRangeEnd w:id="237"/>
            <w:r w:rsidR="00754118" w:rsidRPr="00D2471B">
              <w:rPr>
                <w:rStyle w:val="CommentReference"/>
                <w:sz w:val="22"/>
                <w:szCs w:val="22"/>
              </w:rPr>
              <w:commentReference w:id="237"/>
            </w:r>
          </w:p>
        </w:tc>
      </w:tr>
      <w:tr w:rsidR="0086250A" w:rsidRPr="00D2471B" w14:paraId="3F6AD168" w14:textId="77777777" w:rsidTr="36BC784B">
        <w:trPr>
          <w:trHeight w:val="20"/>
        </w:trPr>
        <w:tc>
          <w:tcPr>
            <w:tcW w:w="1205" w:type="pct"/>
            <w:shd w:val="clear" w:color="auto" w:fill="F2F2F2" w:themeFill="background1" w:themeFillShade="F2"/>
          </w:tcPr>
          <w:p w14:paraId="0759E4DE" w14:textId="1FAFE8B9" w:rsidR="0086250A" w:rsidRPr="00D2471B" w:rsidRDefault="0086250A" w:rsidP="008C42DA">
            <w:pPr>
              <w:spacing w:after="0"/>
              <w:jc w:val="left"/>
            </w:pPr>
            <w:r w:rsidRPr="00D2471B">
              <w:t>Additional Criteria and Notes</w:t>
            </w:r>
          </w:p>
        </w:tc>
        <w:tc>
          <w:tcPr>
            <w:tcW w:w="3795" w:type="pct"/>
            <w:shd w:val="clear" w:color="auto" w:fill="FFFFFF" w:themeFill="background1"/>
          </w:tcPr>
          <w:p w14:paraId="0CF573DE" w14:textId="66C59F0A" w:rsidR="0086250A" w:rsidRPr="00D2471B" w:rsidRDefault="00174A92" w:rsidP="00AF1C0A">
            <w:pPr>
              <w:spacing w:after="0"/>
            </w:pPr>
            <w:r w:rsidRPr="00D2471B">
              <w:t xml:space="preserve">This process does not apply to Research and Innovation (R&amp;I) Projects </w:t>
            </w:r>
            <w:r w:rsidR="00D37926" w:rsidRPr="00D2471B">
              <w:t xml:space="preserve">and Initiatives governed by </w:t>
            </w:r>
            <w:r w:rsidRPr="00D2471B">
              <w:rPr>
                <w:b/>
                <w:bCs/>
              </w:rPr>
              <w:t xml:space="preserve">G-MNL </w:t>
            </w:r>
            <w:r w:rsidR="00F05464" w:rsidRPr="00D2471B">
              <w:rPr>
                <w:b/>
                <w:bCs/>
              </w:rPr>
              <w:t>A15001</w:t>
            </w:r>
            <w:r w:rsidRPr="00D2471B">
              <w:t>.</w:t>
            </w:r>
          </w:p>
        </w:tc>
      </w:tr>
    </w:tbl>
    <w:p w14:paraId="086A52AF" w14:textId="3AA0AEC7" w:rsidR="00241140" w:rsidRPr="00D2471B" w:rsidRDefault="00241140" w:rsidP="00A37841">
      <w:pPr>
        <w:pStyle w:val="Heading2"/>
      </w:pPr>
      <w:bookmarkStart w:id="238" w:name="_Toc195269368"/>
      <w:bookmarkStart w:id="239" w:name="_Toc196234116"/>
      <w:bookmarkStart w:id="240" w:name="_Toc198131034"/>
      <w:bookmarkStart w:id="241" w:name="_Toc203639376"/>
      <w:bookmarkStart w:id="242" w:name="_Toc240452056"/>
      <w:bookmarkEnd w:id="234"/>
      <w:bookmarkEnd w:id="235"/>
      <w:r w:rsidRPr="00D2471B">
        <w:t>Effective Date</w:t>
      </w:r>
      <w:bookmarkEnd w:id="242"/>
    </w:p>
    <w:bookmarkEnd w:id="238"/>
    <w:bookmarkEnd w:id="239"/>
    <w:bookmarkEnd w:id="240"/>
    <w:bookmarkEnd w:id="241"/>
    <w:p w14:paraId="24B068C7" w14:textId="71FE4C05" w:rsidR="0086250A" w:rsidRPr="00D2471B" w:rsidRDefault="0086250A" w:rsidP="0086250A">
      <w:pPr>
        <w:rPr>
          <w:color w:val="000000" w:themeColor="text1"/>
        </w:rPr>
      </w:pPr>
      <w:r w:rsidRPr="00D2471B">
        <w:rPr>
          <w:color w:val="000000" w:themeColor="text1"/>
        </w:rPr>
        <w:t>This document is applicable as soon as it is published.</w:t>
      </w:r>
    </w:p>
    <w:p w14:paraId="2D4E1B13" w14:textId="77777777" w:rsidR="00685A44" w:rsidRPr="00D2471B" w:rsidRDefault="00685A44"/>
    <w:p w14:paraId="1611E22E" w14:textId="5143B39B" w:rsidR="005B7BD7" w:rsidRPr="00D2471B" w:rsidRDefault="005B7BD7">
      <w:r w:rsidRPr="00D2471B">
        <w:br w:type="page"/>
      </w:r>
    </w:p>
    <w:p w14:paraId="34206C17" w14:textId="77777777" w:rsidR="00951AB6" w:rsidRPr="00D2471B" w:rsidRDefault="00951AB6" w:rsidP="000F439B">
      <w:pPr>
        <w:pStyle w:val="Heading1"/>
      </w:pPr>
      <w:bookmarkStart w:id="243" w:name="_Toc202887075"/>
      <w:bookmarkStart w:id="244" w:name="_Toc202887697"/>
      <w:bookmarkStart w:id="245" w:name="_Toc240452057"/>
      <w:r w:rsidRPr="00D2471B">
        <w:t>TERMS</w:t>
      </w:r>
      <w:bookmarkEnd w:id="243"/>
      <w:bookmarkEnd w:id="244"/>
      <w:bookmarkEnd w:id="245"/>
    </w:p>
    <w:p w14:paraId="5ADF6FC4" w14:textId="61C4279F" w:rsidR="00951AB6" w:rsidRPr="00D2471B" w:rsidRDefault="00951AB6" w:rsidP="00A37841">
      <w:pPr>
        <w:pStyle w:val="Heading2"/>
        <w:numPr>
          <w:ilvl w:val="1"/>
          <w:numId w:val="17"/>
        </w:numPr>
      </w:pPr>
      <w:bookmarkStart w:id="246" w:name="_Toc202887076"/>
      <w:bookmarkStart w:id="247" w:name="_Toc202887698"/>
      <w:bookmarkStart w:id="248" w:name="_Toc240452058"/>
      <w:r w:rsidRPr="00D2471B">
        <w:t>Acronyms and Abbreviations</w:t>
      </w:r>
      <w:bookmarkEnd w:id="246"/>
      <w:bookmarkEnd w:id="247"/>
      <w:bookmarkEnd w:id="248"/>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4"/>
        <w:gridCol w:w="7858"/>
      </w:tblGrid>
      <w:tr w:rsidR="006E5671" w:rsidRPr="00D2471B" w14:paraId="52BA02D0" w14:textId="77777777" w:rsidTr="00254E25">
        <w:tc>
          <w:tcPr>
            <w:tcW w:w="1554" w:type="dxa"/>
            <w:shd w:val="clear" w:color="auto" w:fill="F2F2F2" w:themeFill="background1" w:themeFillShade="F2"/>
          </w:tcPr>
          <w:p w14:paraId="60A9AA85" w14:textId="498B7683" w:rsidR="006E5671" w:rsidRPr="00D2471B" w:rsidRDefault="006E5671">
            <w:pPr>
              <w:spacing w:before="60" w:after="80"/>
            </w:pPr>
            <w:r w:rsidRPr="00D2471B">
              <w:t>AI</w:t>
            </w:r>
          </w:p>
        </w:tc>
        <w:tc>
          <w:tcPr>
            <w:tcW w:w="7858" w:type="dxa"/>
          </w:tcPr>
          <w:p w14:paraId="67FF9312" w14:textId="449A9DE8" w:rsidR="006E5671" w:rsidRPr="00D2471B" w:rsidRDefault="006E5671" w:rsidP="005B1D95">
            <w:pPr>
              <w:spacing w:before="60" w:after="80"/>
            </w:pPr>
            <w:r w:rsidRPr="00D2471B">
              <w:t>Artificial Intelligence</w:t>
            </w:r>
          </w:p>
        </w:tc>
      </w:tr>
      <w:tr w:rsidR="001B4821" w:rsidRPr="00D2471B" w14:paraId="3DA13840" w14:textId="77777777" w:rsidTr="00254E25">
        <w:trPr>
          <w:ins w:id="249" w:author="SCHECK Oliver" w:date="2026-09-07T17:36:00Z"/>
        </w:trPr>
        <w:tc>
          <w:tcPr>
            <w:tcW w:w="1554" w:type="dxa"/>
            <w:shd w:val="clear" w:color="auto" w:fill="F2F2F2" w:themeFill="background1" w:themeFillShade="F2"/>
          </w:tcPr>
          <w:p w14:paraId="68F9E705" w14:textId="6D1784A6" w:rsidR="001B4821" w:rsidRPr="00D2471B" w:rsidRDefault="001B4821">
            <w:pPr>
              <w:spacing w:before="60" w:after="80"/>
              <w:rPr>
                <w:ins w:id="250" w:author="SCHECK Oliver" w:date="2026-09-07T17:36:00Z" w16du:dateUtc="2026-09-07T15:36:00Z"/>
              </w:rPr>
            </w:pPr>
            <w:ins w:id="251" w:author="SCHECK Oliver" w:date="2026-09-07T17:36:00Z" w16du:dateUtc="2026-09-07T15:36:00Z">
              <w:r w:rsidRPr="00D2471B">
                <w:t>ALM</w:t>
              </w:r>
            </w:ins>
          </w:p>
        </w:tc>
        <w:tc>
          <w:tcPr>
            <w:tcW w:w="7858" w:type="dxa"/>
          </w:tcPr>
          <w:p w14:paraId="5620A686" w14:textId="4DAC7EF6" w:rsidR="001B4821" w:rsidRPr="00D2471B" w:rsidRDefault="00A75F85" w:rsidP="005B1D95">
            <w:pPr>
              <w:spacing w:before="60" w:after="80"/>
              <w:rPr>
                <w:ins w:id="252" w:author="SCHECK Oliver" w:date="2026-09-07T17:36:00Z" w16du:dateUtc="2026-09-07T15:36:00Z"/>
              </w:rPr>
            </w:pPr>
            <w:ins w:id="253" w:author="SCHECK Oliver" w:date="2026-09-07T17:40:00Z" w16du:dateUtc="2026-09-07T15:40:00Z">
              <w:r w:rsidRPr="00D2471B">
                <w:t>Application</w:t>
              </w:r>
            </w:ins>
            <w:ins w:id="254" w:author="SCHECK Oliver" w:date="2026-09-07T17:37:00Z" w16du:dateUtc="2026-09-07T15:37:00Z">
              <w:r w:rsidR="001B4821" w:rsidRPr="00D2471B">
                <w:t xml:space="preserve"> Lifecycle Management</w:t>
              </w:r>
            </w:ins>
          </w:p>
        </w:tc>
      </w:tr>
      <w:tr w:rsidR="00442139" w:rsidRPr="00D2471B" w14:paraId="1B5F68FC" w14:textId="77777777" w:rsidTr="00254E25">
        <w:trPr>
          <w:ins w:id="255" w:author="SCHECK Oliver" w:date="2026-09-07T17:52:00Z"/>
        </w:trPr>
        <w:tc>
          <w:tcPr>
            <w:tcW w:w="1554" w:type="dxa"/>
            <w:shd w:val="clear" w:color="auto" w:fill="F2F2F2" w:themeFill="background1" w:themeFillShade="F2"/>
          </w:tcPr>
          <w:p w14:paraId="5B8E9CFE" w14:textId="29F145CF" w:rsidR="00442139" w:rsidRPr="00D2471B" w:rsidRDefault="00442139">
            <w:pPr>
              <w:spacing w:before="60" w:after="80"/>
              <w:rPr>
                <w:ins w:id="256" w:author="SCHECK Oliver" w:date="2026-09-07T17:52:00Z" w16du:dateUtc="2026-09-07T15:52:00Z"/>
              </w:rPr>
            </w:pPr>
            <w:ins w:id="257" w:author="SCHECK Oliver" w:date="2026-09-07T17:52:00Z" w16du:dateUtc="2026-09-07T15:52:00Z">
              <w:r w:rsidRPr="00D2471B">
                <w:t>BEP</w:t>
              </w:r>
            </w:ins>
          </w:p>
        </w:tc>
        <w:tc>
          <w:tcPr>
            <w:tcW w:w="7858" w:type="dxa"/>
          </w:tcPr>
          <w:p w14:paraId="092995AB" w14:textId="4F654F5A" w:rsidR="00442139" w:rsidRPr="00D2471B" w:rsidRDefault="00442139" w:rsidP="005B1D95">
            <w:pPr>
              <w:spacing w:before="60" w:after="80"/>
              <w:rPr>
                <w:ins w:id="258" w:author="SCHECK Oliver" w:date="2026-09-07T17:52:00Z" w16du:dateUtc="2026-09-07T15:52:00Z"/>
              </w:rPr>
            </w:pPr>
            <w:ins w:id="259" w:author="SCHECK Oliver" w:date="2026-09-07T17:52:00Z" w16du:dateUtc="2026-09-07T15:52:00Z">
              <w:r w:rsidRPr="00D2471B">
                <w:t>BIM Execution Plan</w:t>
              </w:r>
            </w:ins>
          </w:p>
        </w:tc>
      </w:tr>
      <w:tr w:rsidR="00AE1711" w:rsidRPr="00D2471B" w14:paraId="1051D85D" w14:textId="77777777" w:rsidTr="00254E25">
        <w:trPr>
          <w:ins w:id="260" w:author="SCHECK Oliver" w:date="2026-09-07T15:20:00Z"/>
        </w:trPr>
        <w:tc>
          <w:tcPr>
            <w:tcW w:w="1554" w:type="dxa"/>
            <w:shd w:val="clear" w:color="auto" w:fill="F2F2F2" w:themeFill="background1" w:themeFillShade="F2"/>
          </w:tcPr>
          <w:p w14:paraId="5ABC09F2" w14:textId="58EF22D3" w:rsidR="00AE1711" w:rsidRPr="00D2471B" w:rsidRDefault="00AE1711">
            <w:pPr>
              <w:spacing w:before="60" w:after="80"/>
              <w:rPr>
                <w:ins w:id="261" w:author="SCHECK Oliver" w:date="2026-09-07T15:20:00Z" w16du:dateUtc="2026-09-07T13:20:00Z"/>
              </w:rPr>
            </w:pPr>
            <w:ins w:id="262" w:author="SCHECK Oliver" w:date="2026-09-07T15:20:00Z" w16du:dateUtc="2026-09-07T13:20:00Z">
              <w:r w:rsidRPr="00D2471B">
                <w:t>BIM</w:t>
              </w:r>
            </w:ins>
          </w:p>
        </w:tc>
        <w:tc>
          <w:tcPr>
            <w:tcW w:w="7858" w:type="dxa"/>
          </w:tcPr>
          <w:p w14:paraId="7AD674F5" w14:textId="02D9CE26" w:rsidR="00AE1711" w:rsidRPr="00D2471B" w:rsidRDefault="00AE1711" w:rsidP="005B1D95">
            <w:pPr>
              <w:spacing w:before="60" w:after="80"/>
              <w:rPr>
                <w:ins w:id="263" w:author="SCHECK Oliver" w:date="2026-09-07T15:20:00Z" w16du:dateUtc="2026-09-07T13:20:00Z"/>
              </w:rPr>
            </w:pPr>
            <w:ins w:id="264" w:author="SCHECK Oliver" w:date="2026-09-07T15:20:00Z" w16du:dateUtc="2026-09-07T13:20:00Z">
              <w:r w:rsidRPr="00D2471B">
                <w:t>Building Information Modelling</w:t>
              </w:r>
            </w:ins>
          </w:p>
        </w:tc>
      </w:tr>
      <w:tr w:rsidR="00DD45B9" w:rsidRPr="00D2471B" w14:paraId="1DC571DF" w14:textId="77777777" w:rsidTr="00254E25">
        <w:tc>
          <w:tcPr>
            <w:tcW w:w="1554" w:type="dxa"/>
            <w:shd w:val="clear" w:color="auto" w:fill="F2F2F2" w:themeFill="background1" w:themeFillShade="F2"/>
          </w:tcPr>
          <w:p w14:paraId="7F8960F8" w14:textId="165E3915" w:rsidR="00DD45B9" w:rsidRPr="00D2471B" w:rsidRDefault="00DD45B9">
            <w:pPr>
              <w:spacing w:before="60" w:after="80"/>
            </w:pPr>
            <w:r w:rsidRPr="00D2471B">
              <w:t>BM</w:t>
            </w:r>
          </w:p>
        </w:tc>
        <w:tc>
          <w:tcPr>
            <w:tcW w:w="7858" w:type="dxa"/>
          </w:tcPr>
          <w:p w14:paraId="545A0D84" w14:textId="4DBFFBC9" w:rsidR="00DD45B9" w:rsidRPr="00D2471B" w:rsidRDefault="00DD45B9" w:rsidP="005B1D95">
            <w:pPr>
              <w:spacing w:before="60" w:after="80"/>
            </w:pPr>
            <w:r w:rsidRPr="00D2471B">
              <w:t>Bid Manager</w:t>
            </w:r>
          </w:p>
        </w:tc>
      </w:tr>
      <w:tr w:rsidR="00D768A9" w:rsidRPr="00D2471B" w14:paraId="57473736" w14:textId="77777777" w:rsidTr="00254E25">
        <w:tc>
          <w:tcPr>
            <w:tcW w:w="1554" w:type="dxa"/>
            <w:shd w:val="clear" w:color="auto" w:fill="F2F2F2" w:themeFill="background1" w:themeFillShade="F2"/>
          </w:tcPr>
          <w:p w14:paraId="152D22D1" w14:textId="53DBF9B8" w:rsidR="00D768A9" w:rsidRPr="00D2471B" w:rsidRDefault="00D768A9">
            <w:pPr>
              <w:spacing w:before="60" w:after="80"/>
            </w:pPr>
            <w:r w:rsidRPr="00D2471B">
              <w:t>CAD</w:t>
            </w:r>
          </w:p>
        </w:tc>
        <w:tc>
          <w:tcPr>
            <w:tcW w:w="7858" w:type="dxa"/>
          </w:tcPr>
          <w:p w14:paraId="7F9D7966" w14:textId="435E204F" w:rsidR="00D768A9" w:rsidRPr="00D2471B" w:rsidRDefault="00D768A9" w:rsidP="005B1D95">
            <w:pPr>
              <w:spacing w:before="60" w:after="80"/>
            </w:pPr>
            <w:r w:rsidRPr="00D2471B">
              <w:t>Computer Aided Design</w:t>
            </w:r>
          </w:p>
        </w:tc>
      </w:tr>
      <w:tr w:rsidR="003E2694" w:rsidRPr="00D2471B" w14:paraId="42B63D77" w14:textId="77777777" w:rsidTr="00254E25">
        <w:tc>
          <w:tcPr>
            <w:tcW w:w="1554" w:type="dxa"/>
            <w:shd w:val="clear" w:color="auto" w:fill="F2F2F2" w:themeFill="background1" w:themeFillShade="F2"/>
          </w:tcPr>
          <w:p w14:paraId="2DE91306" w14:textId="347425B0" w:rsidR="003E2694" w:rsidRPr="00D2471B" w:rsidRDefault="003E2694">
            <w:pPr>
              <w:spacing w:before="60" w:after="80"/>
            </w:pPr>
            <w:r w:rsidRPr="00D2471B">
              <w:t>CBS</w:t>
            </w:r>
          </w:p>
        </w:tc>
        <w:tc>
          <w:tcPr>
            <w:tcW w:w="7858" w:type="dxa"/>
          </w:tcPr>
          <w:p w14:paraId="618B93E9" w14:textId="139825C1" w:rsidR="003E2694" w:rsidRPr="00D2471B" w:rsidRDefault="00BE7C82" w:rsidP="005B1D95">
            <w:pPr>
              <w:spacing w:before="60" w:after="80"/>
            </w:pPr>
            <w:r w:rsidRPr="00D2471B">
              <w:t>Cost Breakdown Structure</w:t>
            </w:r>
          </w:p>
        </w:tc>
      </w:tr>
      <w:tr w:rsidR="00F77FFC" w:rsidRPr="00D2471B" w14:paraId="3E57F3A0" w14:textId="77777777" w:rsidTr="00254E25">
        <w:trPr>
          <w:ins w:id="265" w:author="SCHECK Oliver" w:date="2026-09-10T19:51:00Z"/>
        </w:trPr>
        <w:tc>
          <w:tcPr>
            <w:tcW w:w="1554" w:type="dxa"/>
            <w:shd w:val="clear" w:color="auto" w:fill="F2F2F2" w:themeFill="background1" w:themeFillShade="F2"/>
          </w:tcPr>
          <w:p w14:paraId="589B0097" w14:textId="55A89395" w:rsidR="00F77FFC" w:rsidRPr="00D2471B" w:rsidRDefault="00F77FFC">
            <w:pPr>
              <w:spacing w:before="60" w:after="80"/>
              <w:rPr>
                <w:ins w:id="266" w:author="SCHECK Oliver" w:date="2026-09-10T19:51:00Z" w16du:dateUtc="2026-09-10T17:51:00Z"/>
              </w:rPr>
            </w:pPr>
            <w:ins w:id="267" w:author="SCHECK Oliver" w:date="2026-09-10T19:51:00Z" w16du:dateUtc="2026-09-10T17:51:00Z">
              <w:r w:rsidRPr="00D2471B">
                <w:t>CCB</w:t>
              </w:r>
            </w:ins>
          </w:p>
        </w:tc>
        <w:tc>
          <w:tcPr>
            <w:tcW w:w="7858" w:type="dxa"/>
          </w:tcPr>
          <w:p w14:paraId="4D728B54" w14:textId="622910E7" w:rsidR="00F77FFC" w:rsidRPr="00D2471B" w:rsidRDefault="00327009" w:rsidP="005B1D95">
            <w:pPr>
              <w:spacing w:before="60" w:after="80"/>
              <w:rPr>
                <w:ins w:id="268" w:author="SCHECK Oliver" w:date="2026-09-10T19:51:00Z" w16du:dateUtc="2026-09-10T17:51:00Z"/>
              </w:rPr>
            </w:pPr>
            <w:ins w:id="269" w:author="SCHECK Oliver" w:date="2026-09-10T20:10:00Z" w16du:dateUtc="2026-09-10T18:10:00Z">
              <w:r w:rsidRPr="00D2471B">
                <w:t>Configuration Control Board</w:t>
              </w:r>
            </w:ins>
          </w:p>
        </w:tc>
      </w:tr>
      <w:tr w:rsidR="003513CA" w:rsidRPr="00D2471B" w14:paraId="407FC3BE" w14:textId="77777777" w:rsidTr="00254E25">
        <w:tc>
          <w:tcPr>
            <w:tcW w:w="1554" w:type="dxa"/>
            <w:shd w:val="clear" w:color="auto" w:fill="F2F2F2" w:themeFill="background1" w:themeFillShade="F2"/>
          </w:tcPr>
          <w:p w14:paraId="54381641" w14:textId="0E8A21A2" w:rsidR="003513CA" w:rsidRPr="00D2471B" w:rsidRDefault="003513CA">
            <w:pPr>
              <w:spacing w:before="60" w:after="80"/>
            </w:pPr>
            <w:r w:rsidRPr="00D2471B">
              <w:t>CE</w:t>
            </w:r>
          </w:p>
        </w:tc>
        <w:tc>
          <w:tcPr>
            <w:tcW w:w="7858" w:type="dxa"/>
          </w:tcPr>
          <w:p w14:paraId="06BA9F59" w14:textId="7FFE14FB" w:rsidR="003513CA" w:rsidRPr="00D2471B" w:rsidRDefault="003513CA" w:rsidP="005B1D95">
            <w:pPr>
              <w:spacing w:before="60" w:after="80"/>
            </w:pPr>
            <w:r w:rsidRPr="006E1A8A">
              <w:rPr>
                <w:lang w:val="fr-FR"/>
              </w:rPr>
              <w:t>Conformité Européenne</w:t>
            </w:r>
            <w:r w:rsidRPr="00D2471B">
              <w:t xml:space="preserve"> (European Conformity)</w:t>
            </w:r>
          </w:p>
        </w:tc>
      </w:tr>
      <w:tr w:rsidR="00DD45B9" w:rsidRPr="00D2471B" w14:paraId="03426E80" w14:textId="77777777" w:rsidTr="00254E25">
        <w:tc>
          <w:tcPr>
            <w:tcW w:w="1554" w:type="dxa"/>
            <w:shd w:val="clear" w:color="auto" w:fill="F2F2F2" w:themeFill="background1" w:themeFillShade="F2"/>
          </w:tcPr>
          <w:p w14:paraId="3205207A" w14:textId="3969DE14" w:rsidR="00DD45B9" w:rsidRPr="00D2471B" w:rsidRDefault="00DD45B9">
            <w:pPr>
              <w:spacing w:before="60" w:after="80"/>
            </w:pPr>
            <w:r w:rsidRPr="00D2471B">
              <w:t>CM</w:t>
            </w:r>
          </w:p>
        </w:tc>
        <w:tc>
          <w:tcPr>
            <w:tcW w:w="7858" w:type="dxa"/>
          </w:tcPr>
          <w:p w14:paraId="09BBC35D" w14:textId="6240BEC9" w:rsidR="00DD45B9" w:rsidRPr="00D2471B" w:rsidRDefault="00DD45B9" w:rsidP="005B1D95">
            <w:pPr>
              <w:spacing w:before="60" w:after="80"/>
            </w:pPr>
            <w:r w:rsidRPr="00D2471B">
              <w:t>Configuration Manager</w:t>
            </w:r>
          </w:p>
        </w:tc>
      </w:tr>
      <w:tr w:rsidR="00171181" w:rsidRPr="00D2471B" w14:paraId="17318848" w14:textId="77777777" w:rsidTr="00254E25">
        <w:trPr>
          <w:ins w:id="270" w:author="SCHECK Oliver" w:date="2026-09-08T13:35:00Z"/>
        </w:trPr>
        <w:tc>
          <w:tcPr>
            <w:tcW w:w="1554" w:type="dxa"/>
            <w:shd w:val="clear" w:color="auto" w:fill="F2F2F2" w:themeFill="background1" w:themeFillShade="F2"/>
          </w:tcPr>
          <w:p w14:paraId="1E9D3FB8" w14:textId="44A8DD97" w:rsidR="00171181" w:rsidRPr="00D2471B" w:rsidRDefault="00171181">
            <w:pPr>
              <w:spacing w:before="60" w:after="80"/>
              <w:rPr>
                <w:ins w:id="271" w:author="SCHECK Oliver" w:date="2026-09-08T13:35:00Z" w16du:dateUtc="2026-09-08T11:35:00Z"/>
              </w:rPr>
            </w:pPr>
            <w:ins w:id="272" w:author="SCHECK Oliver" w:date="2026-09-08T13:35:00Z" w16du:dateUtc="2026-09-08T11:35:00Z">
              <w:r w:rsidRPr="00D2471B">
                <w:t>CMP</w:t>
              </w:r>
            </w:ins>
          </w:p>
        </w:tc>
        <w:tc>
          <w:tcPr>
            <w:tcW w:w="7858" w:type="dxa"/>
          </w:tcPr>
          <w:p w14:paraId="11A23756" w14:textId="3F664EC5" w:rsidR="00171181" w:rsidRPr="00D2471B" w:rsidRDefault="00171181" w:rsidP="005B1D95">
            <w:pPr>
              <w:spacing w:before="60" w:after="80"/>
              <w:rPr>
                <w:ins w:id="273" w:author="SCHECK Oliver" w:date="2026-09-08T13:35:00Z" w16du:dateUtc="2026-09-08T11:35:00Z"/>
              </w:rPr>
            </w:pPr>
            <w:ins w:id="274" w:author="SCHECK Oliver" w:date="2026-09-08T13:35:00Z" w16du:dateUtc="2026-09-08T11:35:00Z">
              <w:r w:rsidRPr="00D2471B">
                <w:t>Configuration Management Plan</w:t>
              </w:r>
            </w:ins>
          </w:p>
        </w:tc>
      </w:tr>
      <w:tr w:rsidR="00BE7C82" w:rsidRPr="00D2471B" w14:paraId="5A40D539" w14:textId="77777777" w:rsidTr="00254E25">
        <w:tc>
          <w:tcPr>
            <w:tcW w:w="1554" w:type="dxa"/>
            <w:shd w:val="clear" w:color="auto" w:fill="F2F2F2" w:themeFill="background1" w:themeFillShade="F2"/>
          </w:tcPr>
          <w:p w14:paraId="3D93F6F0" w14:textId="19719077" w:rsidR="00BE7C82" w:rsidRPr="00D2471B" w:rsidRDefault="00BE7C82">
            <w:pPr>
              <w:spacing w:before="60" w:after="80"/>
            </w:pPr>
            <w:del w:id="275" w:author="SCHECK Oliver" w:date="2026-09-10T22:11:00Z" w16du:dateUtc="2026-09-10T20:11:00Z">
              <w:r w:rsidRPr="00D2471B" w:rsidDel="007232B1">
                <w:delText>COTS</w:delText>
              </w:r>
            </w:del>
          </w:p>
        </w:tc>
        <w:tc>
          <w:tcPr>
            <w:tcW w:w="7858" w:type="dxa"/>
          </w:tcPr>
          <w:p w14:paraId="70752CB3" w14:textId="55F7AB40" w:rsidR="00BE7C82" w:rsidRPr="00D2471B" w:rsidRDefault="00BE7C82" w:rsidP="005B1D95">
            <w:pPr>
              <w:spacing w:before="60" w:after="80"/>
            </w:pPr>
            <w:del w:id="276" w:author="SCHECK Oliver" w:date="2026-09-10T22:11:00Z" w16du:dateUtc="2026-09-10T20:11:00Z">
              <w:r w:rsidRPr="00D2471B" w:rsidDel="007232B1">
                <w:delText>Commercial Off-The-Shelf</w:delText>
              </w:r>
            </w:del>
          </w:p>
        </w:tc>
      </w:tr>
      <w:tr w:rsidR="005B07DA" w:rsidRPr="00D2471B" w14:paraId="3D60A5AC" w14:textId="77777777" w:rsidTr="00254E25">
        <w:trPr>
          <w:ins w:id="277" w:author="SCHECK Oliver" w:date="2026-09-08T14:38:00Z"/>
        </w:trPr>
        <w:tc>
          <w:tcPr>
            <w:tcW w:w="1554" w:type="dxa"/>
            <w:shd w:val="clear" w:color="auto" w:fill="F2F2F2" w:themeFill="background1" w:themeFillShade="F2"/>
          </w:tcPr>
          <w:p w14:paraId="3C3DD702" w14:textId="286976F2" w:rsidR="005B07DA" w:rsidRPr="00D2471B" w:rsidRDefault="005B07DA">
            <w:pPr>
              <w:spacing w:before="60" w:after="80"/>
              <w:rPr>
                <w:ins w:id="278" w:author="SCHECK Oliver" w:date="2026-09-08T14:38:00Z" w16du:dateUtc="2026-09-08T12:38:00Z"/>
              </w:rPr>
            </w:pPr>
            <w:ins w:id="279" w:author="SCHECK Oliver" w:date="2026-09-08T14:38:00Z" w16du:dateUtc="2026-09-08T12:38:00Z">
              <w:r w:rsidRPr="00D2471B">
                <w:t>DPP</w:t>
              </w:r>
            </w:ins>
          </w:p>
        </w:tc>
        <w:tc>
          <w:tcPr>
            <w:tcW w:w="7858" w:type="dxa"/>
          </w:tcPr>
          <w:p w14:paraId="2B6E3128" w14:textId="6C08EB6C" w:rsidR="005B07DA" w:rsidRPr="00D2471B" w:rsidRDefault="005B07DA" w:rsidP="005B1D95">
            <w:pPr>
              <w:spacing w:before="60" w:after="80"/>
              <w:rPr>
                <w:ins w:id="280" w:author="SCHECK Oliver" w:date="2026-09-08T14:38:00Z" w16du:dateUtc="2026-09-08T12:38:00Z"/>
              </w:rPr>
            </w:pPr>
            <w:ins w:id="281" w:author="SCHECK Oliver" w:date="2026-09-08T14:38:00Z" w16du:dateUtc="2026-09-08T12:38:00Z">
              <w:r w:rsidRPr="00D2471B">
                <w:t>Digital Product Passport</w:t>
              </w:r>
            </w:ins>
          </w:p>
        </w:tc>
      </w:tr>
      <w:tr w:rsidR="009939CF" w:rsidRPr="00D2471B" w14:paraId="1B58425A" w14:textId="77777777" w:rsidTr="00254E25">
        <w:tc>
          <w:tcPr>
            <w:tcW w:w="1554" w:type="dxa"/>
            <w:shd w:val="clear" w:color="auto" w:fill="F2F2F2" w:themeFill="background1" w:themeFillShade="F2"/>
          </w:tcPr>
          <w:p w14:paraId="325606EA" w14:textId="7480E31A" w:rsidR="009939CF" w:rsidRPr="00D2471B" w:rsidRDefault="009939CF">
            <w:pPr>
              <w:spacing w:before="60" w:after="80"/>
            </w:pPr>
            <w:r w:rsidRPr="00D2471B">
              <w:t>EBOM</w:t>
            </w:r>
          </w:p>
        </w:tc>
        <w:tc>
          <w:tcPr>
            <w:tcW w:w="7858" w:type="dxa"/>
          </w:tcPr>
          <w:p w14:paraId="29541FE4" w14:textId="26AFB93D" w:rsidR="009939CF" w:rsidRPr="00D2471B" w:rsidRDefault="009939CF" w:rsidP="005B1D95">
            <w:pPr>
              <w:spacing w:before="60" w:after="80"/>
            </w:pPr>
            <w:r w:rsidRPr="00D2471B">
              <w:t>Engineering Bill of Material</w:t>
            </w:r>
          </w:p>
        </w:tc>
      </w:tr>
      <w:tr w:rsidR="0062430B" w:rsidRPr="00D2471B" w14:paraId="504F4B53" w14:textId="77777777" w:rsidTr="00254E25">
        <w:tc>
          <w:tcPr>
            <w:tcW w:w="1554" w:type="dxa"/>
            <w:shd w:val="clear" w:color="auto" w:fill="F2F2F2" w:themeFill="background1" w:themeFillShade="F2"/>
          </w:tcPr>
          <w:p w14:paraId="6735A29A" w14:textId="14FC1EDA" w:rsidR="0062430B" w:rsidRPr="00D2471B" w:rsidRDefault="0062430B" w:rsidP="0062430B">
            <w:pPr>
              <w:spacing w:before="60" w:after="80"/>
            </w:pPr>
            <w:r w:rsidRPr="00D2471B">
              <w:t>EMC</w:t>
            </w:r>
          </w:p>
        </w:tc>
        <w:tc>
          <w:tcPr>
            <w:tcW w:w="7858" w:type="dxa"/>
          </w:tcPr>
          <w:p w14:paraId="0FABE3D0" w14:textId="27384738" w:rsidR="0062430B" w:rsidRPr="00D2471B" w:rsidRDefault="0062430B" w:rsidP="0062430B">
            <w:pPr>
              <w:spacing w:before="60" w:after="80"/>
            </w:pPr>
            <w:r w:rsidRPr="00D2471B">
              <w:t>Electromagnetic Compatibility</w:t>
            </w:r>
          </w:p>
        </w:tc>
      </w:tr>
      <w:tr w:rsidR="00421712" w:rsidRPr="00D2471B" w14:paraId="604E12FD" w14:textId="77777777" w:rsidTr="00254E25">
        <w:trPr>
          <w:ins w:id="282" w:author="SCHECK Oliver" w:date="2026-09-08T13:30:00Z"/>
        </w:trPr>
        <w:tc>
          <w:tcPr>
            <w:tcW w:w="1554" w:type="dxa"/>
            <w:shd w:val="clear" w:color="auto" w:fill="F2F2F2" w:themeFill="background1" w:themeFillShade="F2"/>
          </w:tcPr>
          <w:p w14:paraId="7DF6CD2B" w14:textId="7475CCA4" w:rsidR="00421712" w:rsidRPr="00D2471B" w:rsidRDefault="00421712" w:rsidP="0062430B">
            <w:pPr>
              <w:spacing w:before="60" w:after="80"/>
              <w:rPr>
                <w:ins w:id="283" w:author="SCHECK Oliver" w:date="2026-09-08T13:30:00Z" w16du:dateUtc="2026-09-08T11:30:00Z"/>
              </w:rPr>
            </w:pPr>
            <w:ins w:id="284" w:author="SCHECK Oliver" w:date="2026-09-08T13:30:00Z" w16du:dateUtc="2026-09-08T11:30:00Z">
              <w:r w:rsidRPr="00D2471B">
                <w:t>EMP</w:t>
              </w:r>
            </w:ins>
          </w:p>
        </w:tc>
        <w:tc>
          <w:tcPr>
            <w:tcW w:w="7858" w:type="dxa"/>
          </w:tcPr>
          <w:p w14:paraId="0029D7F2" w14:textId="7C6349B2" w:rsidR="00421712" w:rsidRPr="00D2471B" w:rsidRDefault="00421712" w:rsidP="0062430B">
            <w:pPr>
              <w:spacing w:before="60" w:after="80"/>
              <w:rPr>
                <w:ins w:id="285" w:author="SCHECK Oliver" w:date="2026-09-08T13:30:00Z" w16du:dateUtc="2026-09-08T11:30:00Z"/>
              </w:rPr>
            </w:pPr>
            <w:ins w:id="286" w:author="SCHECK Oliver" w:date="2026-09-08T13:30:00Z" w16du:dateUtc="2026-09-08T11:30:00Z">
              <w:r w:rsidRPr="00D2471B">
                <w:t>Engineering Management Plan</w:t>
              </w:r>
            </w:ins>
          </w:p>
        </w:tc>
      </w:tr>
      <w:tr w:rsidR="009C1E02" w:rsidRPr="00D2471B" w14:paraId="6C070915" w14:textId="77777777" w:rsidTr="00254E25">
        <w:trPr>
          <w:ins w:id="287" w:author="SCHECK Oliver" w:date="2026-09-08T13:31:00Z"/>
        </w:trPr>
        <w:tc>
          <w:tcPr>
            <w:tcW w:w="1554" w:type="dxa"/>
            <w:shd w:val="clear" w:color="auto" w:fill="F2F2F2" w:themeFill="background1" w:themeFillShade="F2"/>
          </w:tcPr>
          <w:p w14:paraId="77221FFE" w14:textId="63E74A7D" w:rsidR="009C1E02" w:rsidRPr="00D2471B" w:rsidRDefault="009C1E02" w:rsidP="0062430B">
            <w:pPr>
              <w:spacing w:before="60" w:after="80"/>
              <w:rPr>
                <w:ins w:id="288" w:author="SCHECK Oliver" w:date="2026-09-08T13:31:00Z" w16du:dateUtc="2026-09-08T11:31:00Z"/>
              </w:rPr>
            </w:pPr>
            <w:ins w:id="289" w:author="SCHECK Oliver" w:date="2026-09-08T13:31:00Z" w16du:dateUtc="2026-09-08T11:31:00Z">
              <w:r w:rsidRPr="00D2471B">
                <w:t>EMS</w:t>
              </w:r>
            </w:ins>
          </w:p>
        </w:tc>
        <w:tc>
          <w:tcPr>
            <w:tcW w:w="7858" w:type="dxa"/>
          </w:tcPr>
          <w:p w14:paraId="73324ED4" w14:textId="23880927" w:rsidR="009C1E02" w:rsidRPr="00D2471B" w:rsidRDefault="009C1E02" w:rsidP="0062430B">
            <w:pPr>
              <w:spacing w:before="60" w:after="80"/>
              <w:rPr>
                <w:ins w:id="290" w:author="SCHECK Oliver" w:date="2026-09-08T13:31:00Z" w16du:dateUtc="2026-09-08T11:31:00Z"/>
              </w:rPr>
            </w:pPr>
            <w:ins w:id="291" w:author="SCHECK Oliver" w:date="2026-09-08T13:31:00Z" w16du:dateUtc="2026-09-08T11:31:00Z">
              <w:r w:rsidRPr="00D2471B">
                <w:t>Engineering Master Schedule</w:t>
              </w:r>
            </w:ins>
          </w:p>
        </w:tc>
      </w:tr>
      <w:tr w:rsidR="00BE7C82" w:rsidRPr="00D2471B" w14:paraId="1F3D209F" w14:textId="77777777" w:rsidTr="00254E25">
        <w:tc>
          <w:tcPr>
            <w:tcW w:w="1554" w:type="dxa"/>
            <w:shd w:val="clear" w:color="auto" w:fill="F2F2F2" w:themeFill="background1" w:themeFillShade="F2"/>
          </w:tcPr>
          <w:p w14:paraId="75967EED" w14:textId="77DE7BCC" w:rsidR="00BE7C82" w:rsidRPr="00D2471B" w:rsidRDefault="00BE7C82" w:rsidP="0062430B">
            <w:pPr>
              <w:spacing w:before="60" w:after="80"/>
            </w:pPr>
            <w:r w:rsidRPr="00D2471B">
              <w:t>EPPPS</w:t>
            </w:r>
          </w:p>
        </w:tc>
        <w:tc>
          <w:tcPr>
            <w:tcW w:w="7858" w:type="dxa"/>
          </w:tcPr>
          <w:p w14:paraId="29904894" w14:textId="5AE58F15" w:rsidR="00BE7C82" w:rsidRPr="00D2471B" w:rsidRDefault="00BE7C82" w:rsidP="0062430B">
            <w:pPr>
              <w:spacing w:before="60" w:after="80"/>
            </w:pPr>
            <w:r w:rsidRPr="00D2471B">
              <w:t>Externally Provided Product Process or Service</w:t>
            </w:r>
          </w:p>
        </w:tc>
      </w:tr>
      <w:tr w:rsidR="00840157" w:rsidRPr="00D2471B" w14:paraId="55A68587" w14:textId="77777777" w:rsidTr="00254E25">
        <w:trPr>
          <w:ins w:id="292" w:author="SCHECK Oliver" w:date="2026-09-08T14:37:00Z"/>
        </w:trPr>
        <w:tc>
          <w:tcPr>
            <w:tcW w:w="1554" w:type="dxa"/>
            <w:shd w:val="clear" w:color="auto" w:fill="F2F2F2" w:themeFill="background1" w:themeFillShade="F2"/>
          </w:tcPr>
          <w:p w14:paraId="326E51E0" w14:textId="2BAE97D7" w:rsidR="00840157" w:rsidRPr="00D2471B" w:rsidRDefault="00840157" w:rsidP="0062430B">
            <w:pPr>
              <w:spacing w:before="60" w:after="80"/>
              <w:rPr>
                <w:ins w:id="293" w:author="SCHECK Oliver" w:date="2026-09-08T14:37:00Z" w16du:dateUtc="2026-09-08T12:37:00Z"/>
              </w:rPr>
            </w:pPr>
            <w:ins w:id="294" w:author="SCHECK Oliver" w:date="2026-09-08T14:37:00Z" w16du:dateUtc="2026-09-08T12:37:00Z">
              <w:r w:rsidRPr="00D2471B">
                <w:t>ESPR</w:t>
              </w:r>
            </w:ins>
          </w:p>
        </w:tc>
        <w:tc>
          <w:tcPr>
            <w:tcW w:w="7858" w:type="dxa"/>
          </w:tcPr>
          <w:p w14:paraId="4D47C6E8" w14:textId="046B8D04" w:rsidR="00840157" w:rsidRPr="00D2471B" w:rsidRDefault="00840157" w:rsidP="0062430B">
            <w:pPr>
              <w:spacing w:before="60" w:after="80"/>
              <w:rPr>
                <w:ins w:id="295" w:author="SCHECK Oliver" w:date="2026-09-08T14:37:00Z" w16du:dateUtc="2026-09-08T12:37:00Z"/>
              </w:rPr>
            </w:pPr>
            <w:ins w:id="296" w:author="SCHECK Oliver" w:date="2026-09-08T14:37:00Z" w16du:dateUtc="2026-09-08T12:37:00Z">
              <w:r w:rsidRPr="00D2471B">
                <w:t>Ecodesign for Sustainable Products Regulation</w:t>
              </w:r>
            </w:ins>
          </w:p>
        </w:tc>
      </w:tr>
      <w:tr w:rsidR="003513CA" w:rsidRPr="00D2471B" w14:paraId="1972F423" w14:textId="77777777" w:rsidTr="00254E25">
        <w:tc>
          <w:tcPr>
            <w:tcW w:w="1554" w:type="dxa"/>
            <w:shd w:val="clear" w:color="auto" w:fill="F2F2F2" w:themeFill="background1" w:themeFillShade="F2"/>
          </w:tcPr>
          <w:p w14:paraId="31B48E85" w14:textId="529D91D8" w:rsidR="003513CA" w:rsidRPr="00D2471B" w:rsidRDefault="003513CA" w:rsidP="0062430B">
            <w:pPr>
              <w:spacing w:before="60" w:after="80"/>
            </w:pPr>
            <w:r w:rsidRPr="00D2471B">
              <w:t>FMECA</w:t>
            </w:r>
          </w:p>
        </w:tc>
        <w:tc>
          <w:tcPr>
            <w:tcW w:w="7858" w:type="dxa"/>
          </w:tcPr>
          <w:p w14:paraId="76CC5F5A" w14:textId="76AD6F73" w:rsidR="003513CA" w:rsidRPr="00D2471B" w:rsidRDefault="003513CA" w:rsidP="0062430B">
            <w:pPr>
              <w:spacing w:before="60" w:after="80"/>
            </w:pPr>
            <w:r w:rsidRPr="00D2471B">
              <w:t>Failure Modes, Effects, and Criticality Analysis</w:t>
            </w:r>
          </w:p>
        </w:tc>
      </w:tr>
      <w:tr w:rsidR="00BE7C82" w:rsidRPr="00D2471B" w14:paraId="70DCF05C" w14:textId="77777777" w:rsidTr="00254E25">
        <w:tc>
          <w:tcPr>
            <w:tcW w:w="1554" w:type="dxa"/>
            <w:shd w:val="clear" w:color="auto" w:fill="F2F2F2" w:themeFill="background1" w:themeFillShade="F2"/>
          </w:tcPr>
          <w:p w14:paraId="1EFC3971" w14:textId="289206B7" w:rsidR="00BE7C82" w:rsidRPr="00D2471B" w:rsidRDefault="00BE7C82" w:rsidP="0062430B">
            <w:pPr>
              <w:spacing w:before="60" w:after="80"/>
            </w:pPr>
            <w:r w:rsidRPr="00D2471B">
              <w:t>FBS</w:t>
            </w:r>
          </w:p>
        </w:tc>
        <w:tc>
          <w:tcPr>
            <w:tcW w:w="7858" w:type="dxa"/>
          </w:tcPr>
          <w:p w14:paraId="4D347798" w14:textId="157136D9" w:rsidR="00BE7C82" w:rsidRPr="00D2471B" w:rsidRDefault="007C3186" w:rsidP="0062430B">
            <w:pPr>
              <w:spacing w:before="60" w:after="80"/>
            </w:pPr>
            <w:r w:rsidRPr="00D2471B">
              <w:t>Functional Breakdown Structure</w:t>
            </w:r>
          </w:p>
        </w:tc>
      </w:tr>
      <w:tr w:rsidR="0062430B" w:rsidRPr="00D2471B" w14:paraId="2E5AAC05" w14:textId="77777777" w:rsidTr="00254E25">
        <w:tc>
          <w:tcPr>
            <w:tcW w:w="1554" w:type="dxa"/>
            <w:shd w:val="clear" w:color="auto" w:fill="F2F2F2" w:themeFill="background1" w:themeFillShade="F2"/>
          </w:tcPr>
          <w:p w14:paraId="3EA3C65A" w14:textId="351107C3" w:rsidR="0062430B" w:rsidRPr="00D2471B" w:rsidRDefault="0062430B" w:rsidP="0062430B">
            <w:pPr>
              <w:spacing w:before="60" w:after="80"/>
            </w:pPr>
            <w:r w:rsidRPr="00D2471B">
              <w:t>GBMS</w:t>
            </w:r>
          </w:p>
        </w:tc>
        <w:tc>
          <w:tcPr>
            <w:tcW w:w="7858" w:type="dxa"/>
          </w:tcPr>
          <w:p w14:paraId="2BFD455C" w14:textId="69638433" w:rsidR="0062430B" w:rsidRPr="00D2471B" w:rsidRDefault="0062430B" w:rsidP="0062430B">
            <w:pPr>
              <w:spacing w:before="60" w:after="80"/>
            </w:pPr>
            <w:r w:rsidRPr="00D2471B">
              <w:t>Global Business Management System</w:t>
            </w:r>
          </w:p>
        </w:tc>
      </w:tr>
      <w:tr w:rsidR="004C32DB" w:rsidRPr="00D2471B" w14:paraId="44006A2D" w14:textId="77777777" w:rsidTr="00674F35">
        <w:tc>
          <w:tcPr>
            <w:tcW w:w="1554" w:type="dxa"/>
            <w:shd w:val="clear" w:color="auto" w:fill="F2F2F2" w:themeFill="background1" w:themeFillShade="F2"/>
          </w:tcPr>
          <w:p w14:paraId="33BAF959" w14:textId="5B26E757" w:rsidR="004C32DB" w:rsidRPr="00D2471B" w:rsidRDefault="004C32DB">
            <w:pPr>
              <w:spacing w:before="60" w:after="80"/>
            </w:pPr>
            <w:r w:rsidRPr="00D2471B">
              <w:t>HSE</w:t>
            </w:r>
          </w:p>
        </w:tc>
        <w:tc>
          <w:tcPr>
            <w:tcW w:w="7858" w:type="dxa"/>
          </w:tcPr>
          <w:p w14:paraId="26FC9C2E" w14:textId="6FA01E47" w:rsidR="004C32DB" w:rsidRPr="00D2471B" w:rsidRDefault="004C32DB" w:rsidP="005B1D95">
            <w:pPr>
              <w:spacing w:before="60" w:after="80"/>
            </w:pPr>
            <w:r w:rsidRPr="00D2471B">
              <w:t>Health</w:t>
            </w:r>
            <w:r w:rsidR="0062430B" w:rsidRPr="00D2471B">
              <w:t>,</w:t>
            </w:r>
            <w:r w:rsidRPr="00D2471B">
              <w:t xml:space="preserve"> Safety</w:t>
            </w:r>
            <w:r w:rsidR="0062430B" w:rsidRPr="00D2471B">
              <w:t>, and</w:t>
            </w:r>
            <w:r w:rsidRPr="00D2471B">
              <w:t xml:space="preserve"> Environment</w:t>
            </w:r>
          </w:p>
        </w:tc>
      </w:tr>
      <w:tr w:rsidR="0062430B" w:rsidRPr="00D2471B" w14:paraId="2D71CF9B" w14:textId="77777777" w:rsidTr="00254E25">
        <w:tc>
          <w:tcPr>
            <w:tcW w:w="1554" w:type="dxa"/>
            <w:shd w:val="clear" w:color="auto" w:fill="F2F2F2" w:themeFill="background1" w:themeFillShade="F2"/>
          </w:tcPr>
          <w:p w14:paraId="29D784F0" w14:textId="7FD80E8A" w:rsidR="0062430B" w:rsidRPr="00D2471B" w:rsidRDefault="0062430B" w:rsidP="0062430B">
            <w:pPr>
              <w:spacing w:before="60" w:after="80"/>
            </w:pPr>
            <w:r w:rsidRPr="00D2471B">
              <w:t>IM</w:t>
            </w:r>
          </w:p>
        </w:tc>
        <w:tc>
          <w:tcPr>
            <w:tcW w:w="7858" w:type="dxa"/>
          </w:tcPr>
          <w:p w14:paraId="4C13C4CD" w14:textId="1EB2B880" w:rsidR="0062430B" w:rsidRPr="00D2471B" w:rsidRDefault="0062430B" w:rsidP="0062430B">
            <w:pPr>
              <w:spacing w:before="60" w:after="80"/>
            </w:pPr>
            <w:r w:rsidRPr="00D2471B">
              <w:rPr>
                <w:rFonts w:cs="Arial"/>
              </w:rPr>
              <w:t>Interface Manager</w:t>
            </w:r>
          </w:p>
        </w:tc>
      </w:tr>
      <w:tr w:rsidR="003E2694" w:rsidRPr="00D2471B" w14:paraId="202ECADF" w14:textId="77777777" w:rsidTr="00254E25">
        <w:tc>
          <w:tcPr>
            <w:tcW w:w="1554" w:type="dxa"/>
            <w:shd w:val="clear" w:color="auto" w:fill="F2F2F2" w:themeFill="background1" w:themeFillShade="F2"/>
          </w:tcPr>
          <w:p w14:paraId="1B7C5770" w14:textId="7D4371D9" w:rsidR="003E2694" w:rsidRPr="00D2471B" w:rsidRDefault="003E2694" w:rsidP="0062430B">
            <w:pPr>
              <w:spacing w:before="60" w:after="80"/>
            </w:pPr>
            <w:r w:rsidRPr="00D2471B">
              <w:t>IPR</w:t>
            </w:r>
          </w:p>
        </w:tc>
        <w:tc>
          <w:tcPr>
            <w:tcW w:w="7858" w:type="dxa"/>
          </w:tcPr>
          <w:p w14:paraId="0C331EBC" w14:textId="785FD81A" w:rsidR="003E2694" w:rsidRPr="00D2471B" w:rsidRDefault="003E2694" w:rsidP="0062430B">
            <w:pPr>
              <w:spacing w:before="60" w:after="80"/>
              <w:rPr>
                <w:rFonts w:cs="Arial"/>
              </w:rPr>
            </w:pPr>
            <w:r w:rsidRPr="00D2471B">
              <w:rPr>
                <w:rFonts w:cs="Arial"/>
              </w:rPr>
              <w:t>Intellectual Property Rights</w:t>
            </w:r>
          </w:p>
        </w:tc>
      </w:tr>
      <w:tr w:rsidR="00EC068B" w:rsidRPr="00D2471B" w14:paraId="3A6FAF8A" w14:textId="77777777" w:rsidTr="00254E25">
        <w:tc>
          <w:tcPr>
            <w:tcW w:w="1554" w:type="dxa"/>
            <w:shd w:val="clear" w:color="auto" w:fill="F2F2F2" w:themeFill="background1" w:themeFillShade="F2"/>
          </w:tcPr>
          <w:p w14:paraId="2552C7C9" w14:textId="5736952A" w:rsidR="00EC068B" w:rsidRPr="00D2471B" w:rsidRDefault="00EC068B" w:rsidP="0062430B">
            <w:pPr>
              <w:spacing w:before="60" w:after="80"/>
            </w:pPr>
            <w:r w:rsidRPr="00D2471B">
              <w:t>JV</w:t>
            </w:r>
          </w:p>
        </w:tc>
        <w:tc>
          <w:tcPr>
            <w:tcW w:w="7858" w:type="dxa"/>
          </w:tcPr>
          <w:p w14:paraId="73C728A8" w14:textId="645294DC" w:rsidR="00EC068B" w:rsidRPr="00D2471B" w:rsidRDefault="00EC068B" w:rsidP="0062430B">
            <w:pPr>
              <w:spacing w:before="60" w:after="80"/>
              <w:rPr>
                <w:rFonts w:cs="Arial"/>
              </w:rPr>
            </w:pPr>
            <w:r w:rsidRPr="00D2471B">
              <w:rPr>
                <w:rFonts w:cs="Arial"/>
              </w:rPr>
              <w:t>Joint Venture</w:t>
            </w:r>
          </w:p>
        </w:tc>
      </w:tr>
      <w:tr w:rsidR="0062430B" w:rsidRPr="00D2471B" w14:paraId="676E5579" w14:textId="77777777" w:rsidTr="00254E25">
        <w:tc>
          <w:tcPr>
            <w:tcW w:w="1554" w:type="dxa"/>
            <w:shd w:val="clear" w:color="auto" w:fill="F2F2F2" w:themeFill="background1" w:themeFillShade="F2"/>
          </w:tcPr>
          <w:p w14:paraId="01091A76" w14:textId="495CBD6C" w:rsidR="0062430B" w:rsidRPr="00D2471B" w:rsidRDefault="0062430B" w:rsidP="0062430B">
            <w:pPr>
              <w:spacing w:before="60" w:after="80"/>
            </w:pPr>
            <w:r w:rsidRPr="00D2471B">
              <w:t>KPI</w:t>
            </w:r>
          </w:p>
        </w:tc>
        <w:tc>
          <w:tcPr>
            <w:tcW w:w="7858" w:type="dxa"/>
          </w:tcPr>
          <w:p w14:paraId="5548DDB5" w14:textId="05DBB78C" w:rsidR="0062430B" w:rsidRPr="00D2471B" w:rsidRDefault="0062430B" w:rsidP="0062430B">
            <w:pPr>
              <w:spacing w:before="60" w:after="80"/>
            </w:pPr>
            <w:r w:rsidRPr="00D2471B">
              <w:t>Key Performance Indicator</w:t>
            </w:r>
          </w:p>
        </w:tc>
      </w:tr>
      <w:tr w:rsidR="00BE7C82" w:rsidRPr="00D2471B" w14:paraId="5EBEE38F" w14:textId="77777777" w:rsidTr="00254E25">
        <w:tc>
          <w:tcPr>
            <w:tcW w:w="1554" w:type="dxa"/>
            <w:shd w:val="clear" w:color="auto" w:fill="F2F2F2" w:themeFill="background1" w:themeFillShade="F2"/>
          </w:tcPr>
          <w:p w14:paraId="2B9B8391" w14:textId="6865A2F4" w:rsidR="00BE7C82" w:rsidRPr="00D2471B" w:rsidRDefault="00BE7C82" w:rsidP="0062430B">
            <w:pPr>
              <w:spacing w:before="60" w:after="80"/>
            </w:pPr>
            <w:r w:rsidRPr="00D2471B">
              <w:t>LBS</w:t>
            </w:r>
          </w:p>
        </w:tc>
        <w:tc>
          <w:tcPr>
            <w:tcW w:w="7858" w:type="dxa"/>
          </w:tcPr>
          <w:p w14:paraId="081312A4" w14:textId="286E3D25" w:rsidR="00BE7C82" w:rsidRPr="00D2471B" w:rsidRDefault="00BE7C82" w:rsidP="0062430B">
            <w:pPr>
              <w:spacing w:before="60" w:after="80"/>
            </w:pPr>
            <w:r w:rsidRPr="00D2471B">
              <w:t>Location Breakdown Structure</w:t>
            </w:r>
          </w:p>
        </w:tc>
      </w:tr>
      <w:tr w:rsidR="00BE7C82" w:rsidRPr="00D2471B" w14:paraId="70F8B7EF" w14:textId="77777777" w:rsidTr="00254E25">
        <w:tc>
          <w:tcPr>
            <w:tcW w:w="1554" w:type="dxa"/>
            <w:shd w:val="clear" w:color="auto" w:fill="F2F2F2" w:themeFill="background1" w:themeFillShade="F2"/>
          </w:tcPr>
          <w:p w14:paraId="3DB280C3" w14:textId="1C3A0CCC" w:rsidR="00BE7C82" w:rsidRPr="00D2471B" w:rsidRDefault="00BE7C82" w:rsidP="0062430B">
            <w:pPr>
              <w:spacing w:before="60" w:after="80"/>
            </w:pPr>
            <w:r w:rsidRPr="00D2471B">
              <w:t>LCA</w:t>
            </w:r>
          </w:p>
        </w:tc>
        <w:tc>
          <w:tcPr>
            <w:tcW w:w="7858" w:type="dxa"/>
          </w:tcPr>
          <w:p w14:paraId="04028D70" w14:textId="31A66C30" w:rsidR="00BE7C82" w:rsidRPr="00D2471B" w:rsidRDefault="00BE7C82" w:rsidP="0062430B">
            <w:pPr>
              <w:spacing w:before="60" w:after="80"/>
            </w:pPr>
            <w:r w:rsidRPr="00D2471B">
              <w:t>Life Cycle Assessment</w:t>
            </w:r>
          </w:p>
        </w:tc>
      </w:tr>
      <w:tr w:rsidR="003E2694" w:rsidRPr="00D2471B" w14:paraId="6915087E" w14:textId="77777777" w:rsidTr="00254E25">
        <w:tc>
          <w:tcPr>
            <w:tcW w:w="1554" w:type="dxa"/>
            <w:shd w:val="clear" w:color="auto" w:fill="F2F2F2" w:themeFill="background1" w:themeFillShade="F2"/>
          </w:tcPr>
          <w:p w14:paraId="770AC412" w14:textId="37906077" w:rsidR="003E2694" w:rsidRPr="00D2471B" w:rsidRDefault="003E2694" w:rsidP="0062430B">
            <w:pPr>
              <w:spacing w:before="60" w:after="80"/>
            </w:pPr>
            <w:r w:rsidRPr="00D2471B">
              <w:t>LCC</w:t>
            </w:r>
          </w:p>
        </w:tc>
        <w:tc>
          <w:tcPr>
            <w:tcW w:w="7858" w:type="dxa"/>
          </w:tcPr>
          <w:p w14:paraId="7310DDAC" w14:textId="12A82A5C" w:rsidR="003E2694" w:rsidRPr="00D2471B" w:rsidRDefault="003E2694" w:rsidP="0062430B">
            <w:pPr>
              <w:spacing w:before="60" w:after="80"/>
            </w:pPr>
            <w:r w:rsidRPr="00D2471B">
              <w:t>Life Cycle Cost</w:t>
            </w:r>
            <w:ins w:id="297" w:author="SCHECK Oliver" w:date="2026-09-07T17:53:00Z" w16du:dateUtc="2026-09-07T15:53:00Z">
              <w:r w:rsidR="00E80C6E" w:rsidRPr="00D2471B">
                <w:t>s</w:t>
              </w:r>
            </w:ins>
          </w:p>
        </w:tc>
      </w:tr>
      <w:tr w:rsidR="004C32DB" w:rsidRPr="00D2471B" w14:paraId="6138F049" w14:textId="77777777" w:rsidTr="00254E25">
        <w:tc>
          <w:tcPr>
            <w:tcW w:w="1554" w:type="dxa"/>
            <w:shd w:val="clear" w:color="auto" w:fill="F2F2F2" w:themeFill="background1" w:themeFillShade="F2"/>
          </w:tcPr>
          <w:p w14:paraId="455DCDAD" w14:textId="78DC146B" w:rsidR="004C32DB" w:rsidRPr="00D2471B" w:rsidRDefault="004C32DB">
            <w:pPr>
              <w:spacing w:before="60" w:after="80"/>
            </w:pPr>
            <w:r w:rsidRPr="00D2471B">
              <w:t>LoB</w:t>
            </w:r>
          </w:p>
        </w:tc>
        <w:tc>
          <w:tcPr>
            <w:tcW w:w="7858" w:type="dxa"/>
          </w:tcPr>
          <w:p w14:paraId="3AA82FA7" w14:textId="516C25F1" w:rsidR="004C32DB" w:rsidRPr="00D2471B" w:rsidRDefault="004C32DB" w:rsidP="005B1D95">
            <w:pPr>
              <w:spacing w:before="60" w:after="80"/>
            </w:pPr>
            <w:r w:rsidRPr="00D2471B">
              <w:t>Line of Business</w:t>
            </w:r>
          </w:p>
        </w:tc>
      </w:tr>
      <w:tr w:rsidR="00951AB6" w:rsidRPr="00D2471B" w14:paraId="38148FCB" w14:textId="77777777" w:rsidTr="00254E25">
        <w:tc>
          <w:tcPr>
            <w:tcW w:w="1554" w:type="dxa"/>
            <w:shd w:val="clear" w:color="auto" w:fill="F2F2F2" w:themeFill="background1" w:themeFillShade="F2"/>
          </w:tcPr>
          <w:p w14:paraId="24F9D27A" w14:textId="562DD05A" w:rsidR="00951AB6" w:rsidRPr="00D2471B" w:rsidRDefault="00393FEB">
            <w:pPr>
              <w:spacing w:before="60" w:after="80"/>
            </w:pPr>
            <w:r w:rsidRPr="00D2471B">
              <w:t>MWPM</w:t>
            </w:r>
          </w:p>
        </w:tc>
        <w:tc>
          <w:tcPr>
            <w:tcW w:w="7858" w:type="dxa"/>
          </w:tcPr>
          <w:p w14:paraId="1F0C5B3A" w14:textId="2B6CE0E2" w:rsidR="00951AB6" w:rsidRPr="00D2471B" w:rsidRDefault="00463821" w:rsidP="005B1D95">
            <w:pPr>
              <w:spacing w:before="60" w:after="80"/>
            </w:pPr>
            <w:r w:rsidRPr="00D2471B">
              <w:t>Main Work Package Manager</w:t>
            </w:r>
          </w:p>
        </w:tc>
      </w:tr>
      <w:tr w:rsidR="00CA318F" w:rsidRPr="00D2471B" w14:paraId="485DBB08" w14:textId="77777777" w:rsidTr="00254E25">
        <w:tc>
          <w:tcPr>
            <w:tcW w:w="1554" w:type="dxa"/>
            <w:shd w:val="clear" w:color="auto" w:fill="F2F2F2" w:themeFill="background1" w:themeFillShade="F2"/>
          </w:tcPr>
          <w:p w14:paraId="1E574537" w14:textId="0CDE1524" w:rsidR="00CA318F" w:rsidRPr="00D2471B" w:rsidRDefault="00CA318F">
            <w:pPr>
              <w:spacing w:before="60" w:after="80"/>
            </w:pPr>
            <w:r w:rsidRPr="00D2471B">
              <w:t>NC</w:t>
            </w:r>
          </w:p>
        </w:tc>
        <w:tc>
          <w:tcPr>
            <w:tcW w:w="7858" w:type="dxa"/>
          </w:tcPr>
          <w:p w14:paraId="1506FE7D" w14:textId="0B94048C" w:rsidR="00CA318F" w:rsidRPr="00D2471B" w:rsidRDefault="00CA318F" w:rsidP="005B1D95">
            <w:pPr>
              <w:spacing w:before="60" w:after="80"/>
            </w:pPr>
            <w:r w:rsidRPr="00D2471B">
              <w:t>Nonconformity</w:t>
            </w:r>
          </w:p>
        </w:tc>
      </w:tr>
      <w:tr w:rsidR="00612783" w:rsidRPr="00D2471B" w14:paraId="5F2BCCE2" w14:textId="77777777" w:rsidTr="00254E25">
        <w:trPr>
          <w:ins w:id="298" w:author="SCHECK Oliver" w:date="2026-09-08T13:44:00Z"/>
        </w:trPr>
        <w:tc>
          <w:tcPr>
            <w:tcW w:w="1554" w:type="dxa"/>
            <w:shd w:val="clear" w:color="auto" w:fill="F2F2F2" w:themeFill="background1" w:themeFillShade="F2"/>
          </w:tcPr>
          <w:p w14:paraId="74E467EA" w14:textId="1A2EA3B2" w:rsidR="00612783" w:rsidRPr="00D2471B" w:rsidRDefault="00612783">
            <w:pPr>
              <w:spacing w:before="60" w:after="80"/>
              <w:rPr>
                <w:ins w:id="299" w:author="SCHECK Oliver" w:date="2026-09-08T13:44:00Z" w16du:dateUtc="2026-09-08T11:44:00Z"/>
              </w:rPr>
            </w:pPr>
            <w:ins w:id="300" w:author="SCHECK Oliver" w:date="2026-09-08T13:44:00Z" w16du:dateUtc="2026-09-08T11:44:00Z">
              <w:r w:rsidRPr="00D2471B">
                <w:t>OBS</w:t>
              </w:r>
            </w:ins>
          </w:p>
        </w:tc>
        <w:tc>
          <w:tcPr>
            <w:tcW w:w="7858" w:type="dxa"/>
          </w:tcPr>
          <w:p w14:paraId="79738114" w14:textId="0A26ACC1" w:rsidR="00612783" w:rsidRPr="00D2471B" w:rsidRDefault="00612783" w:rsidP="005B1D95">
            <w:pPr>
              <w:spacing w:before="60" w:after="80"/>
              <w:rPr>
                <w:ins w:id="301" w:author="SCHECK Oliver" w:date="2026-09-08T13:44:00Z" w16du:dateUtc="2026-09-08T11:44:00Z"/>
              </w:rPr>
            </w:pPr>
            <w:ins w:id="302" w:author="SCHECK Oliver" w:date="2026-09-08T13:44:00Z" w16du:dateUtc="2026-09-08T11:44:00Z">
              <w:r w:rsidRPr="00D2471B">
                <w:t>Organisation Breakdown Structure</w:t>
              </w:r>
            </w:ins>
          </w:p>
        </w:tc>
      </w:tr>
      <w:tr w:rsidR="009939CF" w:rsidRPr="00D2471B" w14:paraId="21CD239E" w14:textId="77777777" w:rsidTr="00254E25">
        <w:tc>
          <w:tcPr>
            <w:tcW w:w="1554" w:type="dxa"/>
            <w:shd w:val="clear" w:color="auto" w:fill="F2F2F2" w:themeFill="background1" w:themeFillShade="F2"/>
          </w:tcPr>
          <w:p w14:paraId="3A420ED8" w14:textId="3F0D3329" w:rsidR="009939CF" w:rsidRPr="00D2471B" w:rsidRDefault="009939CF">
            <w:pPr>
              <w:spacing w:before="60" w:after="80"/>
            </w:pPr>
            <w:r w:rsidRPr="00D2471B">
              <w:t>OS&amp;M</w:t>
            </w:r>
          </w:p>
        </w:tc>
        <w:tc>
          <w:tcPr>
            <w:tcW w:w="7858" w:type="dxa"/>
          </w:tcPr>
          <w:p w14:paraId="134038BB" w14:textId="1C57A9F5" w:rsidR="009939CF" w:rsidRPr="00D2471B" w:rsidRDefault="00CA318F" w:rsidP="005B1D95">
            <w:pPr>
              <w:spacing w:before="60" w:after="80"/>
            </w:pPr>
            <w:r w:rsidRPr="00D2471B">
              <w:t>Operation, Service and Maintenance</w:t>
            </w:r>
          </w:p>
        </w:tc>
      </w:tr>
      <w:tr w:rsidR="00045C16" w:rsidRPr="00D2471B" w14:paraId="7E3AC849" w14:textId="77777777" w:rsidTr="00254E25">
        <w:trPr>
          <w:ins w:id="303" w:author="SCHECK Oliver" w:date="2026-09-08T12:08:00Z"/>
        </w:trPr>
        <w:tc>
          <w:tcPr>
            <w:tcW w:w="1554" w:type="dxa"/>
            <w:shd w:val="clear" w:color="auto" w:fill="F2F2F2" w:themeFill="background1" w:themeFillShade="F2"/>
          </w:tcPr>
          <w:p w14:paraId="7CDBBF69" w14:textId="2FF429CE" w:rsidR="00045C16" w:rsidRPr="00D2471B" w:rsidRDefault="00045C16">
            <w:pPr>
              <w:spacing w:before="60" w:after="80"/>
              <w:rPr>
                <w:ins w:id="304" w:author="SCHECK Oliver" w:date="2026-09-08T12:08:00Z" w16du:dateUtc="2026-09-08T10:08:00Z"/>
              </w:rPr>
            </w:pPr>
            <w:ins w:id="305" w:author="SCHECK Oliver" w:date="2026-09-08T12:08:00Z" w16du:dateUtc="2026-09-08T10:08:00Z">
              <w:r w:rsidRPr="00D2471B">
                <w:t>PAM</w:t>
              </w:r>
            </w:ins>
          </w:p>
        </w:tc>
        <w:tc>
          <w:tcPr>
            <w:tcW w:w="7858" w:type="dxa"/>
          </w:tcPr>
          <w:p w14:paraId="154B20EC" w14:textId="645A240E" w:rsidR="00045C16" w:rsidRPr="00D2471B" w:rsidRDefault="0058136F" w:rsidP="005B1D95">
            <w:pPr>
              <w:spacing w:before="60" w:after="80"/>
              <w:rPr>
                <w:ins w:id="306" w:author="SCHECK Oliver" w:date="2026-09-08T12:08:00Z" w16du:dateUtc="2026-09-08T10:08:00Z"/>
              </w:rPr>
            </w:pPr>
            <w:ins w:id="307" w:author="SCHECK Oliver" w:date="2026-09-08T13:25:00Z" w16du:dateUtc="2026-09-08T11:25:00Z">
              <w:r w:rsidRPr="00D2471B">
                <w:t>Project Approval Meeting</w:t>
              </w:r>
            </w:ins>
          </w:p>
        </w:tc>
      </w:tr>
      <w:tr w:rsidR="00BE7C82" w:rsidRPr="00D2471B" w14:paraId="08784A0A" w14:textId="77777777" w:rsidTr="00254E25">
        <w:tc>
          <w:tcPr>
            <w:tcW w:w="1554" w:type="dxa"/>
            <w:shd w:val="clear" w:color="auto" w:fill="F2F2F2" w:themeFill="background1" w:themeFillShade="F2"/>
          </w:tcPr>
          <w:p w14:paraId="6EA8E164" w14:textId="3A0C6441" w:rsidR="00BE7C82" w:rsidRPr="00D2471B" w:rsidRDefault="00BE7C82">
            <w:pPr>
              <w:spacing w:before="60" w:after="80"/>
            </w:pPr>
            <w:r w:rsidRPr="00D2471B">
              <w:t>PBS</w:t>
            </w:r>
          </w:p>
        </w:tc>
        <w:tc>
          <w:tcPr>
            <w:tcW w:w="7858" w:type="dxa"/>
          </w:tcPr>
          <w:p w14:paraId="5FDBA5E6" w14:textId="0C2D3D72" w:rsidR="00BE7C82" w:rsidRPr="00D2471B" w:rsidRDefault="00BE7C82" w:rsidP="005B1D95">
            <w:pPr>
              <w:spacing w:before="60" w:after="80"/>
            </w:pPr>
            <w:r w:rsidRPr="00D2471B">
              <w:t>Product Breakdown Structure</w:t>
            </w:r>
          </w:p>
        </w:tc>
      </w:tr>
      <w:tr w:rsidR="0062430B" w:rsidRPr="00D2471B" w14:paraId="5621625D" w14:textId="77777777" w:rsidTr="00254E25">
        <w:tc>
          <w:tcPr>
            <w:tcW w:w="1554" w:type="dxa"/>
            <w:shd w:val="clear" w:color="auto" w:fill="F2F2F2" w:themeFill="background1" w:themeFillShade="F2"/>
          </w:tcPr>
          <w:p w14:paraId="22B573F5" w14:textId="0CC9A89C" w:rsidR="0062430B" w:rsidRPr="00D2471B" w:rsidRDefault="0062430B" w:rsidP="0062430B">
            <w:pPr>
              <w:spacing w:before="60" w:after="80"/>
            </w:pPr>
            <w:r w:rsidRPr="00D2471B">
              <w:t>PE</w:t>
            </w:r>
          </w:p>
        </w:tc>
        <w:tc>
          <w:tcPr>
            <w:tcW w:w="7858" w:type="dxa"/>
          </w:tcPr>
          <w:p w14:paraId="262E37DA" w14:textId="2F5616D4" w:rsidR="0062430B" w:rsidRPr="00D2471B" w:rsidRDefault="0062430B" w:rsidP="0062430B">
            <w:pPr>
              <w:spacing w:before="60" w:after="80"/>
            </w:pPr>
            <w:r w:rsidRPr="00D2471B">
              <w:t>Project Engineer</w:t>
            </w:r>
          </w:p>
        </w:tc>
      </w:tr>
      <w:tr w:rsidR="00926E10" w:rsidRPr="00D2471B" w14:paraId="459C0867" w14:textId="77777777" w:rsidTr="00254E25">
        <w:trPr>
          <w:ins w:id="308" w:author="SCHECK Oliver" w:date="2026-09-08T12:08:00Z"/>
        </w:trPr>
        <w:tc>
          <w:tcPr>
            <w:tcW w:w="1554" w:type="dxa"/>
            <w:shd w:val="clear" w:color="auto" w:fill="F2F2F2" w:themeFill="background1" w:themeFillShade="F2"/>
          </w:tcPr>
          <w:p w14:paraId="43FC5030" w14:textId="618D1684" w:rsidR="00926E10" w:rsidRPr="00D2471B" w:rsidRDefault="00045C16" w:rsidP="0062430B">
            <w:pPr>
              <w:spacing w:before="60" w:after="80"/>
              <w:rPr>
                <w:ins w:id="309" w:author="SCHECK Oliver" w:date="2026-09-08T12:08:00Z" w16du:dateUtc="2026-09-08T10:08:00Z"/>
              </w:rPr>
            </w:pPr>
            <w:ins w:id="310" w:author="SCHECK Oliver" w:date="2026-09-08T12:08:00Z" w16du:dateUtc="2026-09-08T10:08:00Z">
              <w:r w:rsidRPr="00D2471B">
                <w:t>PHA</w:t>
              </w:r>
            </w:ins>
          </w:p>
        </w:tc>
        <w:tc>
          <w:tcPr>
            <w:tcW w:w="7858" w:type="dxa"/>
          </w:tcPr>
          <w:p w14:paraId="419D2B89" w14:textId="470DC79B" w:rsidR="00926E10" w:rsidRPr="00D2471B" w:rsidRDefault="00811158" w:rsidP="0062430B">
            <w:pPr>
              <w:spacing w:before="60" w:after="80"/>
              <w:rPr>
                <w:ins w:id="311" w:author="SCHECK Oliver" w:date="2026-09-08T12:08:00Z" w16du:dateUtc="2026-09-08T10:08:00Z"/>
              </w:rPr>
            </w:pPr>
            <w:ins w:id="312" w:author="SCHECK Oliver" w:date="2026-09-08T13:24:00Z" w16du:dateUtc="2026-09-08T11:24:00Z">
              <w:r w:rsidRPr="00D2471B">
                <w:t>Project Handover Assessment</w:t>
              </w:r>
            </w:ins>
          </w:p>
        </w:tc>
      </w:tr>
      <w:tr w:rsidR="0062430B" w:rsidRPr="00D2471B" w14:paraId="06051982" w14:textId="77777777" w:rsidTr="00254E25">
        <w:tc>
          <w:tcPr>
            <w:tcW w:w="1554" w:type="dxa"/>
            <w:shd w:val="clear" w:color="auto" w:fill="F2F2F2" w:themeFill="background1" w:themeFillShade="F2"/>
          </w:tcPr>
          <w:p w14:paraId="4EE210DB" w14:textId="14B698A9" w:rsidR="0062430B" w:rsidRPr="00D2471B" w:rsidRDefault="0062430B" w:rsidP="0062430B">
            <w:pPr>
              <w:spacing w:before="60" w:after="80"/>
            </w:pPr>
            <w:r w:rsidRPr="00D2471B">
              <w:t>PJC</w:t>
            </w:r>
          </w:p>
        </w:tc>
        <w:tc>
          <w:tcPr>
            <w:tcW w:w="7858" w:type="dxa"/>
          </w:tcPr>
          <w:p w14:paraId="51AD7241" w14:textId="3C0B5679" w:rsidR="0062430B" w:rsidRPr="00D2471B" w:rsidRDefault="0062430B" w:rsidP="0062430B">
            <w:pPr>
              <w:spacing w:before="60" w:after="80"/>
            </w:pPr>
            <w:r w:rsidRPr="00D2471B">
              <w:t>Project Controller</w:t>
            </w:r>
          </w:p>
        </w:tc>
      </w:tr>
      <w:tr w:rsidR="0062430B" w:rsidRPr="00D2471B" w14:paraId="14FA036C" w14:textId="77777777" w:rsidTr="00254E25">
        <w:tc>
          <w:tcPr>
            <w:tcW w:w="1554" w:type="dxa"/>
            <w:shd w:val="clear" w:color="auto" w:fill="F2F2F2" w:themeFill="background1" w:themeFillShade="F2"/>
          </w:tcPr>
          <w:p w14:paraId="1FC50DA2" w14:textId="1A0139F3" w:rsidR="0062430B" w:rsidRPr="00D2471B" w:rsidRDefault="0062430B" w:rsidP="0062430B">
            <w:pPr>
              <w:spacing w:before="60" w:after="80"/>
            </w:pPr>
            <w:r w:rsidRPr="00D2471B">
              <w:t>PJP</w:t>
            </w:r>
          </w:p>
        </w:tc>
        <w:tc>
          <w:tcPr>
            <w:tcW w:w="7858" w:type="dxa"/>
          </w:tcPr>
          <w:p w14:paraId="65A8BA25" w14:textId="3C18D886" w:rsidR="0062430B" w:rsidRPr="00D2471B" w:rsidRDefault="0062430B" w:rsidP="0062430B">
            <w:pPr>
              <w:spacing w:before="60" w:after="80"/>
            </w:pPr>
            <w:r w:rsidRPr="00D2471B">
              <w:t>Project Planner</w:t>
            </w:r>
          </w:p>
        </w:tc>
      </w:tr>
      <w:tr w:rsidR="009E6FF2" w:rsidRPr="00D2471B" w14:paraId="58AF08D6" w14:textId="77777777" w:rsidTr="00254E25">
        <w:tc>
          <w:tcPr>
            <w:tcW w:w="1554" w:type="dxa"/>
            <w:shd w:val="clear" w:color="auto" w:fill="F2F2F2" w:themeFill="background1" w:themeFillShade="F2"/>
          </w:tcPr>
          <w:p w14:paraId="59233B42" w14:textId="2C6A0D46" w:rsidR="009E6FF2" w:rsidRPr="00D2471B" w:rsidRDefault="009E6FF2" w:rsidP="0062430B">
            <w:pPr>
              <w:spacing w:before="60" w:after="80"/>
            </w:pPr>
            <w:r w:rsidRPr="00D2471B">
              <w:t>PLM</w:t>
            </w:r>
          </w:p>
        </w:tc>
        <w:tc>
          <w:tcPr>
            <w:tcW w:w="7858" w:type="dxa"/>
          </w:tcPr>
          <w:p w14:paraId="37A53A01" w14:textId="65D4B485" w:rsidR="009E6FF2" w:rsidRPr="00D2471B" w:rsidRDefault="009E6FF2" w:rsidP="0062430B">
            <w:pPr>
              <w:spacing w:before="60" w:after="80"/>
            </w:pPr>
            <w:r w:rsidRPr="00D2471B">
              <w:t>Product Lifecycle Management</w:t>
            </w:r>
          </w:p>
        </w:tc>
      </w:tr>
      <w:tr w:rsidR="0062430B" w:rsidRPr="00D2471B" w14:paraId="10E6476D" w14:textId="77777777" w:rsidTr="00254E25">
        <w:tc>
          <w:tcPr>
            <w:tcW w:w="1554" w:type="dxa"/>
            <w:shd w:val="clear" w:color="auto" w:fill="F2F2F2" w:themeFill="background1" w:themeFillShade="F2"/>
          </w:tcPr>
          <w:p w14:paraId="41BC6961" w14:textId="20375DD4" w:rsidR="0062430B" w:rsidRPr="00D2471B" w:rsidRDefault="0062430B" w:rsidP="0062430B">
            <w:pPr>
              <w:spacing w:before="60" w:after="80"/>
            </w:pPr>
            <w:r w:rsidRPr="00D2471B">
              <w:t>PM</w:t>
            </w:r>
          </w:p>
        </w:tc>
        <w:tc>
          <w:tcPr>
            <w:tcW w:w="7858" w:type="dxa"/>
          </w:tcPr>
          <w:p w14:paraId="74237FAF" w14:textId="07175CFE" w:rsidR="0062430B" w:rsidRPr="00D2471B" w:rsidRDefault="0062430B" w:rsidP="0062430B">
            <w:pPr>
              <w:spacing w:before="60" w:after="80"/>
            </w:pPr>
            <w:r w:rsidRPr="00D2471B">
              <w:t>Project Manager</w:t>
            </w:r>
          </w:p>
        </w:tc>
      </w:tr>
      <w:tr w:rsidR="007E2498" w:rsidRPr="00D2471B" w14:paraId="70462E8D" w14:textId="77777777" w:rsidTr="00254E25">
        <w:trPr>
          <w:ins w:id="313" w:author="SCHECK Oliver" w:date="2026-09-08T15:15:00Z"/>
        </w:trPr>
        <w:tc>
          <w:tcPr>
            <w:tcW w:w="1554" w:type="dxa"/>
            <w:shd w:val="clear" w:color="auto" w:fill="F2F2F2" w:themeFill="background1" w:themeFillShade="F2"/>
          </w:tcPr>
          <w:p w14:paraId="051DB91C" w14:textId="66DDF04D" w:rsidR="007E2498" w:rsidRPr="00D2471B" w:rsidRDefault="007E2498" w:rsidP="0062430B">
            <w:pPr>
              <w:spacing w:before="60" w:after="80"/>
              <w:rPr>
                <w:ins w:id="314" w:author="SCHECK Oliver" w:date="2026-09-08T15:15:00Z" w16du:dateUtc="2026-09-08T13:15:00Z"/>
              </w:rPr>
            </w:pPr>
            <w:ins w:id="315" w:author="SCHECK Oliver" w:date="2026-09-08T15:15:00Z" w16du:dateUtc="2026-09-08T13:15:00Z">
              <w:r w:rsidRPr="00D2471B">
                <w:t>POM</w:t>
              </w:r>
            </w:ins>
          </w:p>
        </w:tc>
        <w:tc>
          <w:tcPr>
            <w:tcW w:w="7858" w:type="dxa"/>
          </w:tcPr>
          <w:p w14:paraId="605321D7" w14:textId="667D5F89" w:rsidR="007E2498" w:rsidRPr="00D2471B" w:rsidRDefault="007E2498" w:rsidP="0062430B">
            <w:pPr>
              <w:spacing w:before="60" w:after="80"/>
              <w:rPr>
                <w:ins w:id="316" w:author="SCHECK Oliver" w:date="2026-09-08T15:15:00Z" w16du:dateUtc="2026-09-08T13:15:00Z"/>
              </w:rPr>
            </w:pPr>
            <w:ins w:id="317" w:author="SCHECK Oliver" w:date="2026-09-08T15:15:00Z" w16du:dateUtc="2026-09-08T13:15:00Z">
              <w:r w:rsidRPr="00D2471B">
                <w:t>Project Operations Manager</w:t>
              </w:r>
            </w:ins>
            <w:ins w:id="318" w:author="SCHECK Oliver" w:date="2026-09-08T15:16:00Z" w16du:dateUtc="2026-09-08T13:16:00Z">
              <w:r w:rsidR="009D2B54" w:rsidRPr="00D2471B">
                <w:t xml:space="preserve"> [VHC]</w:t>
              </w:r>
            </w:ins>
          </w:p>
        </w:tc>
      </w:tr>
      <w:tr w:rsidR="0062430B" w:rsidRPr="00D2471B" w14:paraId="46ECC791" w14:textId="77777777" w:rsidTr="00254E25">
        <w:tc>
          <w:tcPr>
            <w:tcW w:w="1554" w:type="dxa"/>
            <w:shd w:val="clear" w:color="auto" w:fill="F2F2F2" w:themeFill="background1" w:themeFillShade="F2"/>
          </w:tcPr>
          <w:p w14:paraId="2EF9E684" w14:textId="265740FC" w:rsidR="0062430B" w:rsidRPr="00D2471B" w:rsidRDefault="0062430B" w:rsidP="0062430B">
            <w:pPr>
              <w:spacing w:before="60" w:after="80"/>
            </w:pPr>
            <w:r w:rsidRPr="00D2471B">
              <w:t>PQM</w:t>
            </w:r>
          </w:p>
        </w:tc>
        <w:tc>
          <w:tcPr>
            <w:tcW w:w="7858" w:type="dxa"/>
          </w:tcPr>
          <w:p w14:paraId="440D2261" w14:textId="7C64CCAC" w:rsidR="0062430B" w:rsidRPr="00D2471B" w:rsidRDefault="0062430B" w:rsidP="0062430B">
            <w:pPr>
              <w:spacing w:before="60" w:after="80"/>
            </w:pPr>
            <w:r w:rsidRPr="00D2471B">
              <w:t>Project Quality Manager</w:t>
            </w:r>
          </w:p>
        </w:tc>
      </w:tr>
      <w:tr w:rsidR="0062430B" w:rsidRPr="00D2471B" w14:paraId="39892D58" w14:textId="77777777" w:rsidTr="00254E25">
        <w:tc>
          <w:tcPr>
            <w:tcW w:w="1554" w:type="dxa"/>
            <w:shd w:val="clear" w:color="auto" w:fill="F2F2F2" w:themeFill="background1" w:themeFillShade="F2"/>
          </w:tcPr>
          <w:p w14:paraId="4370B735" w14:textId="420CED7A" w:rsidR="0062430B" w:rsidRPr="00D2471B" w:rsidRDefault="0062430B" w:rsidP="0062430B">
            <w:pPr>
              <w:spacing w:before="60" w:after="80"/>
            </w:pPr>
            <w:r w:rsidRPr="00D2471B">
              <w:t>PRM</w:t>
            </w:r>
          </w:p>
        </w:tc>
        <w:tc>
          <w:tcPr>
            <w:tcW w:w="7858" w:type="dxa"/>
          </w:tcPr>
          <w:p w14:paraId="563139F4" w14:textId="04FF3911" w:rsidR="0062430B" w:rsidRPr="00D2471B" w:rsidRDefault="0062430B" w:rsidP="0062430B">
            <w:pPr>
              <w:spacing w:before="60" w:after="80"/>
            </w:pPr>
            <w:r w:rsidRPr="00D2471B">
              <w:t>Project RAMS Manager</w:t>
            </w:r>
          </w:p>
        </w:tc>
      </w:tr>
      <w:tr w:rsidR="00467BA2" w:rsidRPr="00D2471B" w14:paraId="749A4348" w14:textId="77777777" w:rsidTr="00254E25">
        <w:trPr>
          <w:ins w:id="319" w:author="SCHECK Oliver" w:date="2026-09-08T13:40:00Z"/>
        </w:trPr>
        <w:tc>
          <w:tcPr>
            <w:tcW w:w="1554" w:type="dxa"/>
            <w:shd w:val="clear" w:color="auto" w:fill="F2F2F2" w:themeFill="background1" w:themeFillShade="F2"/>
          </w:tcPr>
          <w:p w14:paraId="771BE9A2" w14:textId="79D616DE" w:rsidR="00467BA2" w:rsidRPr="00D2471B" w:rsidRDefault="00467BA2" w:rsidP="0062430B">
            <w:pPr>
              <w:spacing w:before="60" w:after="80"/>
              <w:rPr>
                <w:ins w:id="320" w:author="SCHECK Oliver" w:date="2026-09-08T13:40:00Z" w16du:dateUtc="2026-09-08T11:40:00Z"/>
              </w:rPr>
            </w:pPr>
            <w:ins w:id="321" w:author="SCHECK Oliver" w:date="2026-09-08T13:40:00Z" w16du:dateUtc="2026-09-08T11:40:00Z">
              <w:r w:rsidRPr="00D2471B">
                <w:t>QMP</w:t>
              </w:r>
            </w:ins>
          </w:p>
        </w:tc>
        <w:tc>
          <w:tcPr>
            <w:tcW w:w="7858" w:type="dxa"/>
          </w:tcPr>
          <w:p w14:paraId="04DEDB93" w14:textId="1275D637" w:rsidR="00467BA2" w:rsidRPr="00D2471B" w:rsidRDefault="00467BA2" w:rsidP="0062430B">
            <w:pPr>
              <w:spacing w:before="60" w:after="80"/>
              <w:rPr>
                <w:ins w:id="322" w:author="SCHECK Oliver" w:date="2026-09-08T13:40:00Z" w16du:dateUtc="2026-09-08T11:40:00Z"/>
              </w:rPr>
            </w:pPr>
            <w:ins w:id="323" w:author="SCHECK Oliver" w:date="2026-09-08T13:40:00Z" w16du:dateUtc="2026-09-08T11:40:00Z">
              <w:r w:rsidRPr="00D2471B">
                <w:t>Quality Management Plan</w:t>
              </w:r>
            </w:ins>
          </w:p>
        </w:tc>
      </w:tr>
      <w:tr w:rsidR="0062430B" w:rsidRPr="00D2471B" w14:paraId="0C48DD3C" w14:textId="77777777" w:rsidTr="00254E25">
        <w:tc>
          <w:tcPr>
            <w:tcW w:w="1554" w:type="dxa"/>
            <w:shd w:val="clear" w:color="auto" w:fill="F2F2F2" w:themeFill="background1" w:themeFillShade="F2"/>
          </w:tcPr>
          <w:p w14:paraId="0859F2A5" w14:textId="4E3CE930" w:rsidR="0062430B" w:rsidRPr="00D2471B" w:rsidRDefault="0062430B" w:rsidP="0062430B">
            <w:pPr>
              <w:spacing w:before="60" w:after="80"/>
            </w:pPr>
            <w:r w:rsidRPr="00D2471B">
              <w:t>R&amp;D</w:t>
            </w:r>
          </w:p>
        </w:tc>
        <w:tc>
          <w:tcPr>
            <w:tcW w:w="7858" w:type="dxa"/>
          </w:tcPr>
          <w:p w14:paraId="7DBE6580" w14:textId="11CAB021" w:rsidR="0062430B" w:rsidRPr="00D2471B" w:rsidRDefault="0062430B" w:rsidP="0062430B">
            <w:pPr>
              <w:spacing w:before="60" w:after="80"/>
            </w:pPr>
            <w:r w:rsidRPr="00D2471B">
              <w:t>Research and Development</w:t>
            </w:r>
          </w:p>
        </w:tc>
      </w:tr>
      <w:tr w:rsidR="0062430B" w:rsidRPr="00D2471B" w14:paraId="3706DA62" w14:textId="77777777" w:rsidTr="00254E25">
        <w:tc>
          <w:tcPr>
            <w:tcW w:w="1554" w:type="dxa"/>
            <w:shd w:val="clear" w:color="auto" w:fill="F2F2F2" w:themeFill="background1" w:themeFillShade="F2"/>
          </w:tcPr>
          <w:p w14:paraId="04EF17D8" w14:textId="5FE84F50" w:rsidR="0062430B" w:rsidRPr="00D2471B" w:rsidRDefault="0062430B" w:rsidP="0062430B">
            <w:pPr>
              <w:spacing w:before="60" w:after="80"/>
            </w:pPr>
            <w:r w:rsidRPr="00D2471B">
              <w:t>R&amp;I</w:t>
            </w:r>
          </w:p>
        </w:tc>
        <w:tc>
          <w:tcPr>
            <w:tcW w:w="7858" w:type="dxa"/>
          </w:tcPr>
          <w:p w14:paraId="637267D9" w14:textId="7E1980E0" w:rsidR="0062430B" w:rsidRPr="00D2471B" w:rsidRDefault="0062430B" w:rsidP="0062430B">
            <w:pPr>
              <w:spacing w:before="60" w:after="80"/>
            </w:pPr>
            <w:r w:rsidRPr="00D2471B">
              <w:t>Research and Innovation</w:t>
            </w:r>
          </w:p>
        </w:tc>
      </w:tr>
      <w:tr w:rsidR="00161E83" w:rsidRPr="00D2471B" w14:paraId="29BAC4AE" w14:textId="77777777" w:rsidTr="00254E25">
        <w:trPr>
          <w:ins w:id="324" w:author="SCHECK Oliver" w:date="2026-09-08T13:42:00Z"/>
        </w:trPr>
        <w:tc>
          <w:tcPr>
            <w:tcW w:w="1554" w:type="dxa"/>
            <w:shd w:val="clear" w:color="auto" w:fill="F2F2F2" w:themeFill="background1" w:themeFillShade="F2"/>
          </w:tcPr>
          <w:p w14:paraId="1E2E2CFF" w14:textId="349A3880" w:rsidR="00161E83" w:rsidRPr="00D2471B" w:rsidRDefault="00161E83" w:rsidP="0062430B">
            <w:pPr>
              <w:spacing w:before="60" w:after="80"/>
              <w:rPr>
                <w:ins w:id="325" w:author="SCHECK Oliver" w:date="2026-09-08T13:42:00Z" w16du:dateUtc="2026-09-08T11:42:00Z"/>
              </w:rPr>
            </w:pPr>
            <w:ins w:id="326" w:author="SCHECK Oliver" w:date="2026-09-08T13:42:00Z" w16du:dateUtc="2026-09-08T11:42:00Z">
              <w:r w:rsidRPr="00D2471B">
                <w:t>RAM</w:t>
              </w:r>
            </w:ins>
          </w:p>
        </w:tc>
        <w:tc>
          <w:tcPr>
            <w:tcW w:w="7858" w:type="dxa"/>
          </w:tcPr>
          <w:p w14:paraId="6C80F16D" w14:textId="6D51E775" w:rsidR="00161E83" w:rsidRPr="00D2471B" w:rsidRDefault="00161E83" w:rsidP="0062430B">
            <w:pPr>
              <w:spacing w:before="60" w:after="80"/>
              <w:rPr>
                <w:ins w:id="327" w:author="SCHECK Oliver" w:date="2026-09-08T13:42:00Z" w16du:dateUtc="2026-09-08T11:42:00Z"/>
              </w:rPr>
            </w:pPr>
            <w:ins w:id="328" w:author="SCHECK Oliver" w:date="2026-09-08T13:42:00Z" w16du:dateUtc="2026-09-08T11:42:00Z">
              <w:r w:rsidRPr="00D2471B">
                <w:t>Reliability, Availability, and Maintainability</w:t>
              </w:r>
            </w:ins>
          </w:p>
        </w:tc>
      </w:tr>
      <w:tr w:rsidR="0062430B" w:rsidRPr="00D2471B" w14:paraId="3D5B0387" w14:textId="77777777" w:rsidTr="00254E25">
        <w:tc>
          <w:tcPr>
            <w:tcW w:w="1554" w:type="dxa"/>
            <w:shd w:val="clear" w:color="auto" w:fill="F2F2F2" w:themeFill="background1" w:themeFillShade="F2"/>
          </w:tcPr>
          <w:p w14:paraId="67BAE55E" w14:textId="145AF335" w:rsidR="0062430B" w:rsidRPr="00D2471B" w:rsidRDefault="0062430B" w:rsidP="0062430B">
            <w:pPr>
              <w:spacing w:before="60" w:after="80"/>
            </w:pPr>
            <w:r w:rsidRPr="00D2471B">
              <w:t>RAMS</w:t>
            </w:r>
          </w:p>
        </w:tc>
        <w:tc>
          <w:tcPr>
            <w:tcW w:w="7858" w:type="dxa"/>
          </w:tcPr>
          <w:p w14:paraId="07FE2EEE" w14:textId="0030F207" w:rsidR="0062430B" w:rsidRPr="00D2471B" w:rsidRDefault="0062430B" w:rsidP="0062430B">
            <w:pPr>
              <w:spacing w:before="60" w:after="80"/>
            </w:pPr>
            <w:r w:rsidRPr="00D2471B">
              <w:t>Reliability, Availability, Maintainability, and Safety</w:t>
            </w:r>
          </w:p>
        </w:tc>
      </w:tr>
      <w:tr w:rsidR="0062430B" w:rsidRPr="00D2471B" w14:paraId="0B24EBD4" w14:textId="77777777" w:rsidTr="00254E25">
        <w:tc>
          <w:tcPr>
            <w:tcW w:w="1554" w:type="dxa"/>
            <w:shd w:val="clear" w:color="auto" w:fill="F2F2F2" w:themeFill="background1" w:themeFillShade="F2"/>
          </w:tcPr>
          <w:p w14:paraId="12EB1EDA" w14:textId="70C1ABBD" w:rsidR="0062430B" w:rsidRPr="00D2471B" w:rsidRDefault="0062430B" w:rsidP="0062430B">
            <w:pPr>
              <w:spacing w:before="60" w:after="80"/>
            </w:pPr>
            <w:r w:rsidRPr="00D2471B">
              <w:t>REACH</w:t>
            </w:r>
          </w:p>
        </w:tc>
        <w:tc>
          <w:tcPr>
            <w:tcW w:w="7858" w:type="dxa"/>
          </w:tcPr>
          <w:p w14:paraId="610B5767" w14:textId="50E67084" w:rsidR="0062430B" w:rsidRPr="00D2471B" w:rsidRDefault="0062430B" w:rsidP="0062430B">
            <w:pPr>
              <w:spacing w:before="60" w:after="80"/>
            </w:pPr>
            <w:r w:rsidRPr="00D2471B">
              <w:t>Registration, Evaluation, Authorisation and Restriction of Chemicals</w:t>
            </w:r>
          </w:p>
        </w:tc>
      </w:tr>
      <w:tr w:rsidR="0062430B" w:rsidRPr="00D2471B" w14:paraId="527678CE" w14:textId="77777777" w:rsidTr="00254E25">
        <w:tc>
          <w:tcPr>
            <w:tcW w:w="1554" w:type="dxa"/>
            <w:shd w:val="clear" w:color="auto" w:fill="F2F2F2" w:themeFill="background1" w:themeFillShade="F2"/>
          </w:tcPr>
          <w:p w14:paraId="7ED0638E" w14:textId="33774DBF" w:rsidR="0062430B" w:rsidRPr="00D2471B" w:rsidRDefault="0062430B" w:rsidP="0062430B">
            <w:pPr>
              <w:spacing w:before="60" w:after="80"/>
            </w:pPr>
            <w:r w:rsidRPr="00D2471B">
              <w:t>RoHS</w:t>
            </w:r>
          </w:p>
        </w:tc>
        <w:tc>
          <w:tcPr>
            <w:tcW w:w="7858" w:type="dxa"/>
          </w:tcPr>
          <w:p w14:paraId="1B882EC2" w14:textId="02EE7168" w:rsidR="0062430B" w:rsidRPr="00D2471B" w:rsidRDefault="0062430B" w:rsidP="0062430B">
            <w:pPr>
              <w:spacing w:before="60" w:after="80"/>
            </w:pPr>
            <w:r w:rsidRPr="00D2471B">
              <w:t>Restriction of Hazardous Substances</w:t>
            </w:r>
          </w:p>
        </w:tc>
      </w:tr>
      <w:tr w:rsidR="0062430B" w:rsidRPr="00D2471B" w14:paraId="5C443C32" w14:textId="77777777" w:rsidTr="00254E25">
        <w:tc>
          <w:tcPr>
            <w:tcW w:w="1554" w:type="dxa"/>
            <w:shd w:val="clear" w:color="auto" w:fill="F2F2F2" w:themeFill="background1" w:themeFillShade="F2"/>
          </w:tcPr>
          <w:p w14:paraId="06506711" w14:textId="10814E2B" w:rsidR="0062430B" w:rsidRPr="00D2471B" w:rsidRDefault="0062430B" w:rsidP="0062430B">
            <w:pPr>
              <w:spacing w:before="60" w:after="80"/>
            </w:pPr>
            <w:r w:rsidRPr="00D2471B">
              <w:t>RM</w:t>
            </w:r>
          </w:p>
        </w:tc>
        <w:tc>
          <w:tcPr>
            <w:tcW w:w="7858" w:type="dxa"/>
          </w:tcPr>
          <w:p w14:paraId="558EA45C" w14:textId="4BA0819E" w:rsidR="0062430B" w:rsidRPr="00D2471B" w:rsidRDefault="0062430B" w:rsidP="0062430B">
            <w:pPr>
              <w:spacing w:before="60" w:after="80"/>
            </w:pPr>
            <w:r w:rsidRPr="00D2471B">
              <w:t>Requirements Manager</w:t>
            </w:r>
          </w:p>
        </w:tc>
      </w:tr>
      <w:tr w:rsidR="00BE7C82" w:rsidRPr="00D2471B" w14:paraId="48715E8A" w14:textId="77777777" w:rsidTr="00254E25">
        <w:tc>
          <w:tcPr>
            <w:tcW w:w="1554" w:type="dxa"/>
            <w:shd w:val="clear" w:color="auto" w:fill="F2F2F2" w:themeFill="background1" w:themeFillShade="F2"/>
          </w:tcPr>
          <w:p w14:paraId="36E3E921" w14:textId="2717CC84" w:rsidR="00BE7C82" w:rsidRPr="00D2471B" w:rsidRDefault="00BE7C82" w:rsidP="0062430B">
            <w:pPr>
              <w:spacing w:before="60" w:after="80"/>
            </w:pPr>
            <w:r w:rsidRPr="00D2471B">
              <w:t>RS</w:t>
            </w:r>
          </w:p>
        </w:tc>
        <w:tc>
          <w:tcPr>
            <w:tcW w:w="7858" w:type="dxa"/>
          </w:tcPr>
          <w:p w14:paraId="6073758C" w14:textId="42610831" w:rsidR="00BE7C82" w:rsidRPr="00D2471B" w:rsidRDefault="00BE7C82" w:rsidP="0062430B">
            <w:pPr>
              <w:spacing w:before="60" w:after="80"/>
            </w:pPr>
            <w:r w:rsidRPr="00D2471B">
              <w:t>Rolling Stock</w:t>
            </w:r>
          </w:p>
        </w:tc>
      </w:tr>
      <w:tr w:rsidR="0062430B" w:rsidRPr="00D2471B" w14:paraId="152B3F0E" w14:textId="77777777" w:rsidTr="00254E25">
        <w:tc>
          <w:tcPr>
            <w:tcW w:w="1554" w:type="dxa"/>
            <w:shd w:val="clear" w:color="auto" w:fill="F2F2F2" w:themeFill="background1" w:themeFillShade="F2"/>
          </w:tcPr>
          <w:p w14:paraId="517405C4" w14:textId="708E0097" w:rsidR="0062430B" w:rsidRPr="00D2471B" w:rsidRDefault="0062430B" w:rsidP="0062430B">
            <w:pPr>
              <w:spacing w:before="60" w:after="80"/>
            </w:pPr>
            <w:r w:rsidRPr="00D2471B">
              <w:t>RSBU</w:t>
            </w:r>
          </w:p>
        </w:tc>
        <w:tc>
          <w:tcPr>
            <w:tcW w:w="7858" w:type="dxa"/>
          </w:tcPr>
          <w:p w14:paraId="6B0E0D90" w14:textId="5A5F2E38" w:rsidR="0062430B" w:rsidRPr="00D2471B" w:rsidRDefault="0062430B" w:rsidP="0062430B">
            <w:pPr>
              <w:spacing w:before="60" w:after="80"/>
            </w:pPr>
            <w:r w:rsidRPr="00D2471B">
              <w:t>Railway System Business Unit</w:t>
            </w:r>
          </w:p>
        </w:tc>
      </w:tr>
      <w:tr w:rsidR="00086E37" w:rsidRPr="00D2471B" w14:paraId="05743418" w14:textId="77777777" w:rsidTr="00254E25">
        <w:trPr>
          <w:ins w:id="329" w:author="SCHECK Oliver" w:date="2026-09-07T18:53:00Z"/>
        </w:trPr>
        <w:tc>
          <w:tcPr>
            <w:tcW w:w="1554" w:type="dxa"/>
            <w:shd w:val="clear" w:color="auto" w:fill="F2F2F2" w:themeFill="background1" w:themeFillShade="F2"/>
          </w:tcPr>
          <w:p w14:paraId="79F9A12B" w14:textId="6B63E4DF" w:rsidR="00086E37" w:rsidRPr="00D2471B" w:rsidRDefault="00086E37" w:rsidP="0062430B">
            <w:pPr>
              <w:spacing w:before="60" w:after="80"/>
              <w:rPr>
                <w:ins w:id="330" w:author="SCHECK Oliver" w:date="2026-09-07T18:53:00Z" w16du:dateUtc="2026-09-07T16:53:00Z"/>
              </w:rPr>
            </w:pPr>
            <w:ins w:id="331" w:author="SCHECK Oliver" w:date="2026-09-07T18:53:00Z" w16du:dateUtc="2026-09-07T16:53:00Z">
              <w:r w:rsidRPr="00D2471B">
                <w:t>RTM</w:t>
              </w:r>
            </w:ins>
          </w:p>
        </w:tc>
        <w:tc>
          <w:tcPr>
            <w:tcW w:w="7858" w:type="dxa"/>
          </w:tcPr>
          <w:p w14:paraId="78A8F963" w14:textId="2FD88CFD" w:rsidR="00086E37" w:rsidRPr="00D2471B" w:rsidRDefault="00086E37" w:rsidP="0062430B">
            <w:pPr>
              <w:spacing w:before="60" w:after="80"/>
              <w:rPr>
                <w:ins w:id="332" w:author="SCHECK Oliver" w:date="2026-09-07T18:53:00Z" w16du:dateUtc="2026-09-07T16:53:00Z"/>
              </w:rPr>
            </w:pPr>
            <w:ins w:id="333" w:author="SCHECK Oliver" w:date="2026-09-07T18:53:00Z" w16du:dateUtc="2026-09-07T16:53:00Z">
              <w:r w:rsidRPr="00D2471B">
                <w:t>Requirements Traceability Matrix</w:t>
              </w:r>
            </w:ins>
          </w:p>
        </w:tc>
      </w:tr>
      <w:tr w:rsidR="008C7852" w:rsidRPr="00D2471B" w14:paraId="701C5885" w14:textId="77777777">
        <w:trPr>
          <w:ins w:id="334" w:author="SCHECK Oliver" w:date="2026-09-08T15:07:00Z"/>
        </w:trPr>
        <w:tc>
          <w:tcPr>
            <w:tcW w:w="1554" w:type="dxa"/>
            <w:shd w:val="clear" w:color="auto" w:fill="F2F2F2" w:themeFill="background1" w:themeFillShade="F2"/>
          </w:tcPr>
          <w:p w14:paraId="24EB696F" w14:textId="21D9AFC5" w:rsidR="008C7852" w:rsidRPr="00D2471B" w:rsidRDefault="008C7852">
            <w:pPr>
              <w:spacing w:before="60" w:after="80"/>
              <w:rPr>
                <w:ins w:id="335" w:author="SCHECK Oliver" w:date="2026-09-08T15:07:00Z" w16du:dateUtc="2026-09-08T13:07:00Z"/>
              </w:rPr>
            </w:pPr>
            <w:ins w:id="336" w:author="SCHECK Oliver" w:date="2026-09-08T15:07:00Z" w16du:dateUtc="2026-09-08T13:07:00Z">
              <w:r w:rsidRPr="00D2471B">
                <w:t>SC</w:t>
              </w:r>
            </w:ins>
            <w:ins w:id="337" w:author="SCHECK Oliver" w:date="2026-09-08T15:08:00Z" w16du:dateUtc="2026-09-08T13:08:00Z">
              <w:r w:rsidR="00882BCC" w:rsidRPr="00D2471B">
                <w:t>P</w:t>
              </w:r>
            </w:ins>
            <w:ins w:id="338" w:author="SCHECK Oliver" w:date="2026-09-08T15:07:00Z" w16du:dateUtc="2026-09-08T13:07:00Z">
              <w:r w:rsidRPr="00D2471B">
                <w:t>M</w:t>
              </w:r>
            </w:ins>
          </w:p>
        </w:tc>
        <w:tc>
          <w:tcPr>
            <w:tcW w:w="7858" w:type="dxa"/>
          </w:tcPr>
          <w:p w14:paraId="76387CE5" w14:textId="5DCA6FCF" w:rsidR="008C7852" w:rsidRPr="00D2471B" w:rsidRDefault="00882BCC">
            <w:pPr>
              <w:spacing w:before="60" w:after="80"/>
              <w:rPr>
                <w:ins w:id="339" w:author="SCHECK Oliver" w:date="2026-09-08T15:07:00Z" w16du:dateUtc="2026-09-08T13:07:00Z"/>
              </w:rPr>
            </w:pPr>
            <w:ins w:id="340" w:author="SCHECK Oliver" w:date="2026-09-08T15:08:00Z">
              <w:r w:rsidRPr="00D2471B">
                <w:t>Supply Chain and Procurement Manager</w:t>
              </w:r>
            </w:ins>
            <w:ins w:id="341" w:author="SCHECK Oliver" w:date="2026-09-08T15:08:00Z" w16du:dateUtc="2026-09-08T13:08:00Z">
              <w:r w:rsidRPr="00D2471B">
                <w:t xml:space="preserve"> [SRS]</w:t>
              </w:r>
            </w:ins>
          </w:p>
        </w:tc>
      </w:tr>
      <w:tr w:rsidR="00BE7C82" w:rsidRPr="00D2471B" w14:paraId="5B312C18" w14:textId="77777777" w:rsidTr="00254E25">
        <w:tc>
          <w:tcPr>
            <w:tcW w:w="1554" w:type="dxa"/>
            <w:shd w:val="clear" w:color="auto" w:fill="F2F2F2" w:themeFill="background1" w:themeFillShade="F2"/>
          </w:tcPr>
          <w:p w14:paraId="41AF2C66" w14:textId="7F840C51" w:rsidR="00BE7C82" w:rsidRPr="00D2471B" w:rsidRDefault="00BE7C82" w:rsidP="0062430B">
            <w:pPr>
              <w:spacing w:before="60" w:after="80"/>
            </w:pPr>
            <w:r w:rsidRPr="00D2471B">
              <w:t>SLA</w:t>
            </w:r>
          </w:p>
        </w:tc>
        <w:tc>
          <w:tcPr>
            <w:tcW w:w="7858" w:type="dxa"/>
          </w:tcPr>
          <w:p w14:paraId="78471D04" w14:textId="023C8F8D" w:rsidR="00BE7C82" w:rsidRPr="00D2471B" w:rsidRDefault="00BE7C82" w:rsidP="0062430B">
            <w:pPr>
              <w:spacing w:before="60" w:after="80"/>
            </w:pPr>
            <w:r w:rsidRPr="00D2471B">
              <w:t>Service Level Agreement</w:t>
            </w:r>
          </w:p>
        </w:tc>
      </w:tr>
      <w:tr w:rsidR="00115285" w:rsidRPr="00D2471B" w14:paraId="0644F915" w14:textId="77777777" w:rsidTr="00254E25">
        <w:trPr>
          <w:ins w:id="342" w:author="SCHECK Oliver" w:date="2026-09-08T13:23:00Z"/>
        </w:trPr>
        <w:tc>
          <w:tcPr>
            <w:tcW w:w="1554" w:type="dxa"/>
            <w:shd w:val="clear" w:color="auto" w:fill="F2F2F2" w:themeFill="background1" w:themeFillShade="F2"/>
          </w:tcPr>
          <w:p w14:paraId="2FE3AE61" w14:textId="57B6CDFB" w:rsidR="00115285" w:rsidRPr="00D2471B" w:rsidRDefault="00115285" w:rsidP="0062430B">
            <w:pPr>
              <w:spacing w:before="60" w:after="80"/>
              <w:rPr>
                <w:ins w:id="343" w:author="SCHECK Oliver" w:date="2026-09-08T13:23:00Z" w16du:dateUtc="2026-09-08T11:23:00Z"/>
              </w:rPr>
            </w:pPr>
            <w:ins w:id="344" w:author="SCHECK Oliver" w:date="2026-09-08T13:23:00Z" w16du:dateUtc="2026-09-08T11:23:00Z">
              <w:r w:rsidRPr="00D2471B">
                <w:t>SMI</w:t>
              </w:r>
            </w:ins>
          </w:p>
        </w:tc>
        <w:tc>
          <w:tcPr>
            <w:tcW w:w="7858" w:type="dxa"/>
          </w:tcPr>
          <w:p w14:paraId="4CA58DFD" w14:textId="3C1884C9" w:rsidR="00115285" w:rsidRPr="00D2471B" w:rsidRDefault="00115285" w:rsidP="0062430B">
            <w:pPr>
              <w:spacing w:before="60" w:after="80"/>
              <w:rPr>
                <w:ins w:id="345" w:author="SCHECK Oliver" w:date="2026-09-08T13:23:00Z" w16du:dateUtc="2026-09-08T11:23:00Z"/>
              </w:rPr>
            </w:pPr>
            <w:ins w:id="346" w:author="SCHECK Oliver" w:date="2026-09-08T13:23:00Z" w16du:dateUtc="2026-09-08T11:23:00Z">
              <w:r w:rsidRPr="00D2471B">
                <w:t>Site Modification Instruction</w:t>
              </w:r>
            </w:ins>
          </w:p>
        </w:tc>
      </w:tr>
      <w:tr w:rsidR="00BE7C82" w:rsidRPr="00D2471B" w14:paraId="44FB8671" w14:textId="77777777" w:rsidTr="00254E25">
        <w:tc>
          <w:tcPr>
            <w:tcW w:w="1554" w:type="dxa"/>
            <w:shd w:val="clear" w:color="auto" w:fill="F2F2F2" w:themeFill="background1" w:themeFillShade="F2"/>
          </w:tcPr>
          <w:p w14:paraId="26D3A695" w14:textId="13F04335" w:rsidR="00BE7C82" w:rsidRPr="00D2471B" w:rsidRDefault="00BE7C82" w:rsidP="0062430B">
            <w:pPr>
              <w:spacing w:before="60" w:after="80"/>
            </w:pPr>
            <w:r w:rsidRPr="00D2471B">
              <w:t>SoW</w:t>
            </w:r>
          </w:p>
        </w:tc>
        <w:tc>
          <w:tcPr>
            <w:tcW w:w="7858" w:type="dxa"/>
          </w:tcPr>
          <w:p w14:paraId="20AA6BEF" w14:textId="6BA8AE1D" w:rsidR="00BE7C82" w:rsidRPr="00D2471B" w:rsidRDefault="00BE7C82" w:rsidP="0062430B">
            <w:pPr>
              <w:spacing w:before="60" w:after="80"/>
            </w:pPr>
            <w:r w:rsidRPr="00D2471B">
              <w:t>Scope of Work</w:t>
            </w:r>
          </w:p>
        </w:tc>
      </w:tr>
      <w:tr w:rsidR="00DF2291" w:rsidRPr="00D2471B" w14:paraId="5F914B31" w14:textId="77777777" w:rsidTr="00254E25">
        <w:trPr>
          <w:ins w:id="347" w:author="SCHECK Oliver" w:date="2026-09-08T13:40:00Z"/>
        </w:trPr>
        <w:tc>
          <w:tcPr>
            <w:tcW w:w="1554" w:type="dxa"/>
            <w:shd w:val="clear" w:color="auto" w:fill="F2F2F2" w:themeFill="background1" w:themeFillShade="F2"/>
          </w:tcPr>
          <w:p w14:paraId="440BE4D2" w14:textId="76FACB6D" w:rsidR="00DF2291" w:rsidRPr="00D2471B" w:rsidRDefault="00DF2291" w:rsidP="0062430B">
            <w:pPr>
              <w:spacing w:before="60" w:after="80"/>
              <w:rPr>
                <w:ins w:id="348" w:author="SCHECK Oliver" w:date="2026-09-08T13:40:00Z" w16du:dateUtc="2026-09-08T11:40:00Z"/>
              </w:rPr>
            </w:pPr>
            <w:ins w:id="349" w:author="SCHECK Oliver" w:date="2026-09-08T13:40:00Z" w16du:dateUtc="2026-09-08T11:40:00Z">
              <w:r w:rsidRPr="00D2471B">
                <w:t>SQAP</w:t>
              </w:r>
            </w:ins>
          </w:p>
        </w:tc>
        <w:tc>
          <w:tcPr>
            <w:tcW w:w="7858" w:type="dxa"/>
          </w:tcPr>
          <w:p w14:paraId="175629E1" w14:textId="2D5D4B68" w:rsidR="00DF2291" w:rsidRPr="00D2471B" w:rsidRDefault="00DF2291" w:rsidP="0062430B">
            <w:pPr>
              <w:spacing w:before="60" w:after="80"/>
              <w:rPr>
                <w:ins w:id="350" w:author="SCHECK Oliver" w:date="2026-09-08T13:40:00Z" w16du:dateUtc="2026-09-08T11:40:00Z"/>
              </w:rPr>
            </w:pPr>
            <w:ins w:id="351" w:author="SCHECK Oliver" w:date="2026-09-08T13:40:00Z" w16du:dateUtc="2026-09-08T11:40:00Z">
              <w:r w:rsidRPr="00D2471B">
                <w:t>Software Quality Assurance Plan</w:t>
              </w:r>
            </w:ins>
          </w:p>
        </w:tc>
      </w:tr>
      <w:tr w:rsidR="00EC068B" w:rsidRPr="00D2471B" w14:paraId="65AD769E" w14:textId="77777777" w:rsidTr="00254E25">
        <w:tc>
          <w:tcPr>
            <w:tcW w:w="1554" w:type="dxa"/>
            <w:shd w:val="clear" w:color="auto" w:fill="F2F2F2" w:themeFill="background1" w:themeFillShade="F2"/>
          </w:tcPr>
          <w:p w14:paraId="07BD8DEF" w14:textId="5AFDE545" w:rsidR="00EC068B" w:rsidRPr="00D2471B" w:rsidRDefault="00EC068B" w:rsidP="0062430B">
            <w:pPr>
              <w:spacing w:before="60" w:after="80"/>
            </w:pPr>
            <w:r w:rsidRPr="00D2471B">
              <w:t>SRS</w:t>
            </w:r>
          </w:p>
        </w:tc>
        <w:tc>
          <w:tcPr>
            <w:tcW w:w="7858" w:type="dxa"/>
          </w:tcPr>
          <w:p w14:paraId="0DFAB2E3" w14:textId="706AF23B" w:rsidR="00EC068B" w:rsidRPr="00D2471B" w:rsidRDefault="00CA318F" w:rsidP="0062430B">
            <w:pPr>
              <w:spacing w:before="60" w:after="80"/>
            </w:pPr>
            <w:r w:rsidRPr="00D2471B">
              <w:t>Signalling and Rail Solutions</w:t>
            </w:r>
            <w:ins w:id="352" w:author="SCHECK Oliver" w:date="2026-09-08T15:16:00Z" w16du:dateUtc="2026-09-08T13:16:00Z">
              <w:r w:rsidR="00501ADC" w:rsidRPr="00D2471B">
                <w:t xml:space="preserve"> (LoB)</w:t>
              </w:r>
            </w:ins>
          </w:p>
        </w:tc>
      </w:tr>
      <w:tr w:rsidR="004A0EFC" w:rsidRPr="00625689" w14:paraId="44B86816" w14:textId="77777777" w:rsidTr="00254E25">
        <w:tc>
          <w:tcPr>
            <w:tcW w:w="1554" w:type="dxa"/>
            <w:shd w:val="clear" w:color="auto" w:fill="F2F2F2" w:themeFill="background1" w:themeFillShade="F2"/>
          </w:tcPr>
          <w:p w14:paraId="2AFC90D5" w14:textId="446D8257" w:rsidR="004A0EFC" w:rsidRPr="00D2471B" w:rsidRDefault="004A0EFC" w:rsidP="0062430B">
            <w:pPr>
              <w:spacing w:before="60" w:after="80"/>
            </w:pPr>
            <w:r w:rsidRPr="00D2471B">
              <w:t>UNIFE</w:t>
            </w:r>
          </w:p>
        </w:tc>
        <w:tc>
          <w:tcPr>
            <w:tcW w:w="7858" w:type="dxa"/>
          </w:tcPr>
          <w:p w14:paraId="364D0B54" w14:textId="5732F437" w:rsidR="004A0EFC" w:rsidRPr="00625689" w:rsidRDefault="000B515E" w:rsidP="0062430B">
            <w:pPr>
              <w:spacing w:before="60" w:after="80"/>
              <w:rPr>
                <w:lang w:val="fr-FR"/>
              </w:rPr>
            </w:pPr>
            <w:r w:rsidRPr="00625689">
              <w:rPr>
                <w:lang w:val="fr-FR"/>
              </w:rPr>
              <w:t>Union des Industries Ferroviaires Européennes</w:t>
            </w:r>
          </w:p>
        </w:tc>
      </w:tr>
      <w:tr w:rsidR="00213D56" w:rsidRPr="00D2471B" w14:paraId="08ADF640" w14:textId="77777777" w:rsidTr="00254E25">
        <w:trPr>
          <w:ins w:id="353" w:author="SCHECK Oliver" w:date="2026-09-08T13:57:00Z"/>
        </w:trPr>
        <w:tc>
          <w:tcPr>
            <w:tcW w:w="1554" w:type="dxa"/>
            <w:shd w:val="clear" w:color="auto" w:fill="F2F2F2" w:themeFill="background1" w:themeFillShade="F2"/>
          </w:tcPr>
          <w:p w14:paraId="5FB6660C" w14:textId="416B6D68" w:rsidR="00213D56" w:rsidRPr="00D2471B" w:rsidRDefault="00213D56" w:rsidP="0062430B">
            <w:pPr>
              <w:spacing w:before="60" w:after="80"/>
              <w:rPr>
                <w:ins w:id="354" w:author="SCHECK Oliver" w:date="2026-09-08T13:57:00Z" w16du:dateUtc="2026-09-08T11:57:00Z"/>
              </w:rPr>
            </w:pPr>
            <w:ins w:id="355" w:author="SCHECK Oliver" w:date="2026-09-08T13:57:00Z" w16du:dateUtc="2026-09-08T11:57:00Z">
              <w:r w:rsidRPr="00D2471B">
                <w:t>URD</w:t>
              </w:r>
            </w:ins>
          </w:p>
        </w:tc>
        <w:tc>
          <w:tcPr>
            <w:tcW w:w="7858" w:type="dxa"/>
          </w:tcPr>
          <w:p w14:paraId="7375C907" w14:textId="0A435F33" w:rsidR="00213D56" w:rsidRPr="00D2471B" w:rsidRDefault="00213D56" w:rsidP="0062430B">
            <w:pPr>
              <w:spacing w:before="60" w:after="80"/>
              <w:rPr>
                <w:ins w:id="356" w:author="SCHECK Oliver" w:date="2026-09-08T13:57:00Z" w16du:dateUtc="2026-09-08T11:57:00Z"/>
              </w:rPr>
            </w:pPr>
            <w:ins w:id="357" w:author="SCHECK Oliver" w:date="2026-09-08T13:57:00Z" w16du:dateUtc="2026-09-08T11:57:00Z">
              <w:r w:rsidRPr="00D2471B">
                <w:t>User Requirements Document</w:t>
              </w:r>
            </w:ins>
          </w:p>
        </w:tc>
      </w:tr>
      <w:tr w:rsidR="00E80C6E" w:rsidRPr="00D2471B" w14:paraId="05592B48" w14:textId="77777777" w:rsidTr="00254E25">
        <w:trPr>
          <w:ins w:id="358" w:author="SCHECK Oliver" w:date="2026-09-07T17:54:00Z"/>
        </w:trPr>
        <w:tc>
          <w:tcPr>
            <w:tcW w:w="1554" w:type="dxa"/>
            <w:shd w:val="clear" w:color="auto" w:fill="F2F2F2" w:themeFill="background1" w:themeFillShade="F2"/>
          </w:tcPr>
          <w:p w14:paraId="479D4AB7" w14:textId="55AB6000" w:rsidR="00E80C6E" w:rsidRPr="00D2471B" w:rsidRDefault="00E80C6E" w:rsidP="0062430B">
            <w:pPr>
              <w:spacing w:before="60" w:after="80"/>
              <w:rPr>
                <w:ins w:id="359" w:author="SCHECK Oliver" w:date="2026-09-07T17:54:00Z" w16du:dateUtc="2026-09-07T15:54:00Z"/>
              </w:rPr>
            </w:pPr>
            <w:ins w:id="360" w:author="SCHECK Oliver" w:date="2026-09-07T17:54:00Z" w16du:dateUtc="2026-09-07T15:54:00Z">
              <w:r w:rsidRPr="00D2471B">
                <w:t>V&amp;V</w:t>
              </w:r>
            </w:ins>
          </w:p>
        </w:tc>
        <w:tc>
          <w:tcPr>
            <w:tcW w:w="7858" w:type="dxa"/>
          </w:tcPr>
          <w:p w14:paraId="78483654" w14:textId="51668A52" w:rsidR="00E80C6E" w:rsidRPr="00D2471B" w:rsidRDefault="00E80C6E" w:rsidP="0062430B">
            <w:pPr>
              <w:spacing w:before="60" w:after="80"/>
              <w:rPr>
                <w:ins w:id="361" w:author="SCHECK Oliver" w:date="2026-09-07T17:54:00Z" w16du:dateUtc="2026-09-07T15:54:00Z"/>
              </w:rPr>
            </w:pPr>
            <w:ins w:id="362" w:author="SCHECK Oliver" w:date="2026-09-07T17:55:00Z">
              <w:r w:rsidRPr="00D2471B">
                <w:t>Verification and Validation</w:t>
              </w:r>
            </w:ins>
          </w:p>
        </w:tc>
      </w:tr>
      <w:tr w:rsidR="000F2512" w:rsidRPr="00D2471B" w14:paraId="6B893089" w14:textId="77777777" w:rsidTr="00254E25">
        <w:trPr>
          <w:ins w:id="363" w:author="SCHECK Oliver" w:date="2026-09-08T13:44:00Z"/>
        </w:trPr>
        <w:tc>
          <w:tcPr>
            <w:tcW w:w="1554" w:type="dxa"/>
            <w:shd w:val="clear" w:color="auto" w:fill="F2F2F2" w:themeFill="background1" w:themeFillShade="F2"/>
          </w:tcPr>
          <w:p w14:paraId="55B17B59" w14:textId="1D4019F0" w:rsidR="000F2512" w:rsidRPr="00D2471B" w:rsidRDefault="000F2512" w:rsidP="0062430B">
            <w:pPr>
              <w:spacing w:before="60" w:after="80"/>
              <w:rPr>
                <w:ins w:id="364" w:author="SCHECK Oliver" w:date="2026-09-08T13:44:00Z" w16du:dateUtc="2026-09-08T11:44:00Z"/>
              </w:rPr>
            </w:pPr>
            <w:ins w:id="365" w:author="SCHECK Oliver" w:date="2026-09-08T13:44:00Z" w16du:dateUtc="2026-09-08T11:44:00Z">
              <w:r w:rsidRPr="00D2471B">
                <w:t>VDD</w:t>
              </w:r>
            </w:ins>
          </w:p>
        </w:tc>
        <w:tc>
          <w:tcPr>
            <w:tcW w:w="7858" w:type="dxa"/>
          </w:tcPr>
          <w:p w14:paraId="14D5DCED" w14:textId="36851B4B" w:rsidR="000F2512" w:rsidRPr="00D2471B" w:rsidRDefault="000F2512" w:rsidP="0062430B">
            <w:pPr>
              <w:spacing w:before="60" w:after="80"/>
              <w:rPr>
                <w:ins w:id="366" w:author="SCHECK Oliver" w:date="2026-09-08T13:44:00Z" w16du:dateUtc="2026-09-08T11:44:00Z"/>
              </w:rPr>
            </w:pPr>
            <w:ins w:id="367" w:author="SCHECK Oliver" w:date="2026-09-08T13:44:00Z" w16du:dateUtc="2026-09-08T11:44:00Z">
              <w:r w:rsidRPr="00D2471B">
                <w:t>Version Description Document</w:t>
              </w:r>
            </w:ins>
          </w:p>
        </w:tc>
      </w:tr>
      <w:tr w:rsidR="00E80C6E" w:rsidRPr="00D2471B" w14:paraId="77BA4540" w14:textId="77777777" w:rsidTr="00254E25">
        <w:trPr>
          <w:ins w:id="368" w:author="SCHECK Oliver" w:date="2026-09-07T17:54:00Z"/>
        </w:trPr>
        <w:tc>
          <w:tcPr>
            <w:tcW w:w="1554" w:type="dxa"/>
            <w:shd w:val="clear" w:color="auto" w:fill="F2F2F2" w:themeFill="background1" w:themeFillShade="F2"/>
          </w:tcPr>
          <w:p w14:paraId="4891F5CD" w14:textId="267725F1" w:rsidR="00E80C6E" w:rsidRPr="00D2471B" w:rsidRDefault="00E80C6E" w:rsidP="0062430B">
            <w:pPr>
              <w:spacing w:before="60" w:after="80"/>
              <w:rPr>
                <w:ins w:id="369" w:author="SCHECK Oliver" w:date="2026-09-07T17:54:00Z" w16du:dateUtc="2026-09-07T15:54:00Z"/>
              </w:rPr>
            </w:pPr>
            <w:ins w:id="370" w:author="SCHECK Oliver" w:date="2026-09-07T17:54:00Z" w16du:dateUtc="2026-09-07T15:54:00Z">
              <w:r w:rsidRPr="00D2471B">
                <w:t>VHC</w:t>
              </w:r>
            </w:ins>
          </w:p>
        </w:tc>
        <w:tc>
          <w:tcPr>
            <w:tcW w:w="7858" w:type="dxa"/>
          </w:tcPr>
          <w:p w14:paraId="228F8A53" w14:textId="02BCC69D" w:rsidR="00E80C6E" w:rsidRPr="00D2471B" w:rsidRDefault="00E80C6E" w:rsidP="0062430B">
            <w:pPr>
              <w:spacing w:before="60" w:after="80"/>
              <w:rPr>
                <w:ins w:id="371" w:author="SCHECK Oliver" w:date="2026-09-07T17:54:00Z" w16du:dateUtc="2026-09-07T15:54:00Z"/>
              </w:rPr>
            </w:pPr>
            <w:ins w:id="372" w:author="SCHECK Oliver" w:date="2026-09-07T17:54:00Z">
              <w:r w:rsidRPr="00D2471B">
                <w:t>Vehicles</w:t>
              </w:r>
            </w:ins>
            <w:ins w:id="373" w:author="SCHECK Oliver" w:date="2026-09-08T15:16:00Z" w16du:dateUtc="2026-09-08T13:16:00Z">
              <w:r w:rsidR="002D15D6" w:rsidRPr="00D2471B">
                <w:t xml:space="preserve"> </w:t>
              </w:r>
              <w:r w:rsidR="00501ADC" w:rsidRPr="00D2471B">
                <w:t>(</w:t>
              </w:r>
              <w:r w:rsidR="002D15D6" w:rsidRPr="00D2471B">
                <w:t>LoB</w:t>
              </w:r>
              <w:r w:rsidR="00501ADC" w:rsidRPr="00D2471B">
                <w:t>)</w:t>
              </w:r>
            </w:ins>
          </w:p>
        </w:tc>
      </w:tr>
      <w:tr w:rsidR="0062430B" w:rsidRPr="00D2471B" w14:paraId="793997F7" w14:textId="77777777" w:rsidTr="00254E25">
        <w:tc>
          <w:tcPr>
            <w:tcW w:w="1554" w:type="dxa"/>
            <w:shd w:val="clear" w:color="auto" w:fill="F2F2F2" w:themeFill="background1" w:themeFillShade="F2"/>
          </w:tcPr>
          <w:p w14:paraId="72073937" w14:textId="1137A1CC" w:rsidR="0062430B" w:rsidRPr="00D2471B" w:rsidRDefault="0062430B" w:rsidP="0062430B">
            <w:pPr>
              <w:spacing w:before="60" w:after="80"/>
            </w:pPr>
            <w:r w:rsidRPr="00D2471B">
              <w:t>WEEE</w:t>
            </w:r>
          </w:p>
        </w:tc>
        <w:tc>
          <w:tcPr>
            <w:tcW w:w="7858" w:type="dxa"/>
          </w:tcPr>
          <w:p w14:paraId="1A2ADBA9" w14:textId="1E46D804" w:rsidR="0062430B" w:rsidRPr="00D2471B" w:rsidRDefault="0062430B" w:rsidP="0062430B">
            <w:pPr>
              <w:spacing w:before="60" w:after="80"/>
            </w:pPr>
            <w:r w:rsidRPr="00D2471B">
              <w:t>Waste Electrical and Electronic Equipment</w:t>
            </w:r>
          </w:p>
        </w:tc>
      </w:tr>
      <w:tr w:rsidR="003513CA" w:rsidRPr="00D2471B" w14:paraId="7BCD0D18" w14:textId="77777777" w:rsidTr="00254E25">
        <w:tc>
          <w:tcPr>
            <w:tcW w:w="1554" w:type="dxa"/>
            <w:shd w:val="clear" w:color="auto" w:fill="F2F2F2" w:themeFill="background1" w:themeFillShade="F2"/>
          </w:tcPr>
          <w:p w14:paraId="7072E281" w14:textId="7A907AF9" w:rsidR="003513CA" w:rsidRPr="00D2471B" w:rsidRDefault="003513CA" w:rsidP="003513CA">
            <w:pPr>
              <w:spacing w:before="60" w:after="80"/>
            </w:pPr>
            <w:r w:rsidRPr="00D2471B">
              <w:t>WBS</w:t>
            </w:r>
          </w:p>
        </w:tc>
        <w:tc>
          <w:tcPr>
            <w:tcW w:w="7858" w:type="dxa"/>
          </w:tcPr>
          <w:p w14:paraId="0268713E" w14:textId="13CAAB47" w:rsidR="003513CA" w:rsidRPr="00D2471B" w:rsidRDefault="003513CA" w:rsidP="003513CA">
            <w:pPr>
              <w:spacing w:before="60" w:after="80"/>
            </w:pPr>
            <w:r w:rsidRPr="00D2471B">
              <w:t>Work Breakdown Structure</w:t>
            </w:r>
          </w:p>
        </w:tc>
      </w:tr>
      <w:tr w:rsidR="003513CA" w:rsidRPr="00D2471B" w14:paraId="7F56CC58" w14:textId="77777777" w:rsidTr="00254E25">
        <w:tc>
          <w:tcPr>
            <w:tcW w:w="1554" w:type="dxa"/>
            <w:shd w:val="clear" w:color="auto" w:fill="F2F2F2" w:themeFill="background1" w:themeFillShade="F2"/>
          </w:tcPr>
          <w:p w14:paraId="12EC21D9" w14:textId="2951C9D1" w:rsidR="003513CA" w:rsidRPr="00D2471B" w:rsidRDefault="003513CA" w:rsidP="003513CA">
            <w:pPr>
              <w:spacing w:before="60" w:after="80"/>
            </w:pPr>
            <w:r w:rsidRPr="00D2471B">
              <w:t>WP</w:t>
            </w:r>
          </w:p>
        </w:tc>
        <w:tc>
          <w:tcPr>
            <w:tcW w:w="7858" w:type="dxa"/>
          </w:tcPr>
          <w:p w14:paraId="07DB3397" w14:textId="41B81365" w:rsidR="003513CA" w:rsidRPr="00D2471B" w:rsidRDefault="003513CA" w:rsidP="003513CA">
            <w:pPr>
              <w:spacing w:before="60" w:after="80"/>
            </w:pPr>
            <w:r w:rsidRPr="00D2471B">
              <w:t>Work Package</w:t>
            </w:r>
          </w:p>
        </w:tc>
      </w:tr>
      <w:tr w:rsidR="003513CA" w:rsidRPr="00D2471B" w14:paraId="56D24C3D" w14:textId="77777777" w:rsidTr="00254E25">
        <w:tc>
          <w:tcPr>
            <w:tcW w:w="1554" w:type="dxa"/>
            <w:shd w:val="clear" w:color="auto" w:fill="F2F2F2" w:themeFill="background1" w:themeFillShade="F2"/>
          </w:tcPr>
          <w:p w14:paraId="27ADB188" w14:textId="09BF7EC8" w:rsidR="003513CA" w:rsidRPr="00D2471B" w:rsidRDefault="003513CA" w:rsidP="003513CA">
            <w:pPr>
              <w:spacing w:before="60" w:after="80"/>
            </w:pPr>
            <w:r w:rsidRPr="00D2471B">
              <w:t>WPL</w:t>
            </w:r>
          </w:p>
        </w:tc>
        <w:tc>
          <w:tcPr>
            <w:tcW w:w="7858" w:type="dxa"/>
          </w:tcPr>
          <w:p w14:paraId="4D808745" w14:textId="126F6A1E" w:rsidR="003513CA" w:rsidRPr="00D2471B" w:rsidRDefault="003513CA" w:rsidP="003513CA">
            <w:pPr>
              <w:spacing w:before="60" w:after="80"/>
            </w:pPr>
            <w:r w:rsidRPr="00D2471B">
              <w:t>Work Package Leader</w:t>
            </w:r>
          </w:p>
        </w:tc>
      </w:tr>
      <w:tr w:rsidR="003513CA" w:rsidRPr="00D2471B" w14:paraId="779ACC4A" w14:textId="77777777" w:rsidTr="00254E25">
        <w:tc>
          <w:tcPr>
            <w:tcW w:w="1554" w:type="dxa"/>
            <w:shd w:val="clear" w:color="auto" w:fill="F2F2F2" w:themeFill="background1" w:themeFillShade="F2"/>
          </w:tcPr>
          <w:p w14:paraId="7D89251F" w14:textId="5746C1DC" w:rsidR="003513CA" w:rsidRPr="00D2471B" w:rsidRDefault="003513CA" w:rsidP="003513CA">
            <w:pPr>
              <w:spacing w:before="60" w:after="80"/>
            </w:pPr>
            <w:commentRangeStart w:id="374"/>
            <w:commentRangeStart w:id="375"/>
            <w:r w:rsidRPr="00D2471B">
              <w:t>WPM</w:t>
            </w:r>
          </w:p>
        </w:tc>
        <w:tc>
          <w:tcPr>
            <w:tcW w:w="7858" w:type="dxa"/>
          </w:tcPr>
          <w:p w14:paraId="1161FFB0" w14:textId="454BC71A" w:rsidR="003513CA" w:rsidRPr="00D2471B" w:rsidRDefault="003513CA" w:rsidP="003513CA">
            <w:pPr>
              <w:spacing w:before="60" w:after="80"/>
            </w:pPr>
            <w:r w:rsidRPr="00D2471B">
              <w:t>Work Package Manager</w:t>
            </w:r>
            <w:commentRangeEnd w:id="374"/>
            <w:r w:rsidR="00540F30" w:rsidRPr="00D2471B">
              <w:rPr>
                <w:rStyle w:val="CommentReference"/>
                <w:sz w:val="22"/>
                <w:szCs w:val="22"/>
              </w:rPr>
              <w:commentReference w:id="374"/>
            </w:r>
            <w:commentRangeEnd w:id="375"/>
            <w:r w:rsidR="00554A87" w:rsidRPr="00D2471B">
              <w:rPr>
                <w:rStyle w:val="CommentReference"/>
                <w:sz w:val="22"/>
                <w:szCs w:val="22"/>
              </w:rPr>
              <w:commentReference w:id="375"/>
            </w:r>
          </w:p>
        </w:tc>
      </w:tr>
      <w:tr w:rsidR="003513CA" w:rsidRPr="00D2471B" w14:paraId="2F0FD37E" w14:textId="77777777" w:rsidTr="00254E25">
        <w:tc>
          <w:tcPr>
            <w:tcW w:w="1554" w:type="dxa"/>
            <w:shd w:val="clear" w:color="auto" w:fill="F2F2F2" w:themeFill="background1" w:themeFillShade="F2"/>
          </w:tcPr>
          <w:p w14:paraId="44B7FA18" w14:textId="04C4A7D1" w:rsidR="003513CA" w:rsidRPr="00D2471B" w:rsidRDefault="003513CA" w:rsidP="003513CA">
            <w:pPr>
              <w:spacing w:before="60" w:after="80"/>
            </w:pPr>
            <w:r w:rsidRPr="00D2471B">
              <w:t>WPR</w:t>
            </w:r>
          </w:p>
        </w:tc>
        <w:tc>
          <w:tcPr>
            <w:tcW w:w="7858" w:type="dxa"/>
          </w:tcPr>
          <w:p w14:paraId="610244A2" w14:textId="5D5227B0" w:rsidR="003513CA" w:rsidRPr="00D2471B" w:rsidRDefault="003513CA" w:rsidP="003513CA">
            <w:pPr>
              <w:spacing w:before="60" w:after="80"/>
            </w:pPr>
            <w:r w:rsidRPr="00D2471B">
              <w:t>Work Product</w:t>
            </w:r>
          </w:p>
        </w:tc>
      </w:tr>
    </w:tbl>
    <w:p w14:paraId="4FAC94CD" w14:textId="77777777" w:rsidR="00951AB6" w:rsidRPr="00D2471B" w:rsidRDefault="00951AB6" w:rsidP="00951AB6"/>
    <w:p w14:paraId="2AD55723" w14:textId="654A6EBC" w:rsidR="00951AB6" w:rsidRPr="00D2471B" w:rsidRDefault="00951AB6" w:rsidP="00A37841">
      <w:pPr>
        <w:pStyle w:val="Heading2"/>
        <w:numPr>
          <w:ilvl w:val="1"/>
          <w:numId w:val="16"/>
        </w:numPr>
      </w:pPr>
      <w:bookmarkStart w:id="376" w:name="_Toc202887077"/>
      <w:bookmarkStart w:id="377" w:name="_Toc202887699"/>
      <w:bookmarkStart w:id="378" w:name="_Toc240452059"/>
      <w:r w:rsidRPr="00D2471B">
        <w:t>Definitions</w:t>
      </w:r>
      <w:bookmarkEnd w:id="376"/>
      <w:bookmarkEnd w:id="377"/>
      <w:bookmarkEnd w:id="378"/>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3973"/>
        <w:gridCol w:w="5439"/>
      </w:tblGrid>
      <w:tr w:rsidR="0027687C" w:rsidRPr="00D2471B" w14:paraId="3FA325AD" w14:textId="77777777" w:rsidTr="00205C2C">
        <w:trPr>
          <w:ins w:id="379" w:author="Vannucchi Alessandro" w:date="2026-07-27T12:35:00Z"/>
        </w:trPr>
        <w:tc>
          <w:tcPr>
            <w:tcW w:w="1891" w:type="dxa"/>
            <w:shd w:val="clear" w:color="auto" w:fill="F2F2F2" w:themeFill="background1" w:themeFillShade="F2"/>
          </w:tcPr>
          <w:p w14:paraId="280D8A43" w14:textId="406E3146" w:rsidR="0027687C" w:rsidRPr="00D2471B" w:rsidRDefault="00561E5F" w:rsidP="0062430B">
            <w:pPr>
              <w:spacing w:before="60" w:after="80"/>
              <w:rPr>
                <w:ins w:id="380" w:author="Vannucchi Alessandro" w:date="2026-07-27T12:35:00Z"/>
              </w:rPr>
            </w:pPr>
            <w:ins w:id="381" w:author="Vannucchi Alessandro" w:date="2026-07-27T12:36:00Z">
              <w:r w:rsidRPr="00D2471B">
                <w:t>Circular Economy</w:t>
              </w:r>
            </w:ins>
          </w:p>
        </w:tc>
        <w:tc>
          <w:tcPr>
            <w:tcW w:w="7521" w:type="dxa"/>
          </w:tcPr>
          <w:p w14:paraId="2A7E056E" w14:textId="2B8480E7" w:rsidR="0027687C" w:rsidRPr="00D2471B" w:rsidRDefault="007103A9" w:rsidP="0062430B">
            <w:pPr>
              <w:spacing w:before="60" w:after="80"/>
              <w:rPr>
                <w:ins w:id="382" w:author="Vannucchi Alessandro" w:date="2026-07-27T12:35:00Z"/>
              </w:rPr>
            </w:pPr>
            <w:ins w:id="383" w:author="Vannucchi Alessandro" w:date="2026-07-27T12:36:00Z">
              <w:r w:rsidRPr="00D2471B">
                <w:t>Economic system that uses a systemic approach to maintain a circular flow of resources, by recovering, retaining or adding to their value, while contributing to sustainable development (ISO 59004</w:t>
              </w:r>
            </w:ins>
            <w:ins w:id="384" w:author="SCHECK Oliver" w:date="2026-09-08T15:25:00Z" w16du:dateUtc="2026-09-08T13:25:00Z">
              <w:r w:rsidR="0049214B" w:rsidRPr="00D2471B">
                <w:t>:2024</w:t>
              </w:r>
            </w:ins>
            <w:ins w:id="385" w:author="Vannucchi Alessandro" w:date="2026-07-27T12:36:00Z">
              <w:r w:rsidRPr="00D2471B">
                <w:t>)</w:t>
              </w:r>
            </w:ins>
            <w:ins w:id="386" w:author="SCHECK Oliver" w:date="2026-09-07T17:12:00Z" w16du:dateUtc="2026-09-07T15:12:00Z">
              <w:r w:rsidR="00313B7D" w:rsidRPr="00D2471B">
                <w:t>.</w:t>
              </w:r>
            </w:ins>
          </w:p>
        </w:tc>
      </w:tr>
      <w:tr w:rsidR="00561E5F" w:rsidRPr="00D2471B" w14:paraId="515A557F" w14:textId="77777777" w:rsidTr="00205C2C">
        <w:trPr>
          <w:ins w:id="387" w:author="Vannucchi Alessandro" w:date="2026-07-27T12:36:00Z"/>
        </w:trPr>
        <w:tc>
          <w:tcPr>
            <w:tcW w:w="1891" w:type="dxa"/>
            <w:shd w:val="clear" w:color="auto" w:fill="F2F2F2" w:themeFill="background1" w:themeFillShade="F2"/>
          </w:tcPr>
          <w:p w14:paraId="7C7F306F" w14:textId="1182E1D3" w:rsidR="00561E5F" w:rsidRPr="00D2471B" w:rsidRDefault="007103A9" w:rsidP="0062430B">
            <w:pPr>
              <w:spacing w:before="60" w:after="80"/>
              <w:rPr>
                <w:ins w:id="388" w:author="Vannucchi Alessandro" w:date="2026-07-27T12:36:00Z"/>
              </w:rPr>
            </w:pPr>
            <w:ins w:id="389" w:author="Vannucchi Alessandro" w:date="2026-07-27T12:36:00Z">
              <w:r w:rsidRPr="00D2471B">
                <w:t>Circularity Aspect</w:t>
              </w:r>
            </w:ins>
          </w:p>
        </w:tc>
        <w:tc>
          <w:tcPr>
            <w:tcW w:w="7521" w:type="dxa"/>
          </w:tcPr>
          <w:p w14:paraId="36721347" w14:textId="3267551C" w:rsidR="00561E5F" w:rsidRPr="00D2471B" w:rsidRDefault="007103A9" w:rsidP="0062430B">
            <w:pPr>
              <w:spacing w:before="60" w:after="80"/>
              <w:rPr>
                <w:ins w:id="390" w:author="Vannucchi Alessandro" w:date="2026-07-27T12:36:00Z"/>
              </w:rPr>
            </w:pPr>
            <w:ins w:id="391" w:author="Vannucchi Alessandro" w:date="2026-07-27T12:37:00Z">
              <w:r w:rsidRPr="00D2471B">
                <w:t>Element of an organization’s activities or solutions that interacts with the circular economy (e.g. durability, recyclability, reusability, repairability, recoverability). Circularity aspects should be considered in relation to the principles, as well as the organization’s objectives, goals and actions, for the implementation of a circular economy (ISO 59004</w:t>
              </w:r>
            </w:ins>
            <w:ins w:id="392" w:author="SCHECK Oliver" w:date="2026-09-08T15:25:00Z" w16du:dateUtc="2026-09-08T13:25:00Z">
              <w:r w:rsidR="0049214B" w:rsidRPr="00D2471B">
                <w:t>:2024</w:t>
              </w:r>
            </w:ins>
            <w:ins w:id="393" w:author="Vannucchi Alessandro" w:date="2026-07-27T12:37:00Z">
              <w:r w:rsidRPr="00D2471B">
                <w:t>).</w:t>
              </w:r>
            </w:ins>
          </w:p>
        </w:tc>
      </w:tr>
      <w:tr w:rsidR="00C0297F" w:rsidRPr="00D2471B" w14:paraId="79977615" w14:textId="77777777" w:rsidTr="00205C2C">
        <w:trPr>
          <w:ins w:id="394" w:author="Vannucchi Alessandro" w:date="2026-07-27T12:38:00Z"/>
        </w:trPr>
        <w:tc>
          <w:tcPr>
            <w:tcW w:w="1891" w:type="dxa"/>
            <w:shd w:val="clear" w:color="auto" w:fill="F2F2F2" w:themeFill="background1" w:themeFillShade="F2"/>
          </w:tcPr>
          <w:p w14:paraId="34090676" w14:textId="70D0785B" w:rsidR="00C0297F" w:rsidRPr="00D2471B" w:rsidRDefault="00C0297F" w:rsidP="00C0297F">
            <w:pPr>
              <w:spacing w:before="60" w:after="80"/>
              <w:rPr>
                <w:ins w:id="395" w:author="Vannucchi Alessandro" w:date="2026-07-27T12:38:00Z"/>
              </w:rPr>
            </w:pPr>
            <w:ins w:id="396" w:author="Vannucchi Alessandro" w:date="2026-07-27T12:38:00Z">
              <w:r w:rsidRPr="00D2471B">
                <w:t>Circularity Assessment</w:t>
              </w:r>
            </w:ins>
          </w:p>
        </w:tc>
        <w:tc>
          <w:tcPr>
            <w:tcW w:w="7521" w:type="dxa"/>
          </w:tcPr>
          <w:p w14:paraId="5949A6F9" w14:textId="07D46F02" w:rsidR="00C0297F" w:rsidRPr="00D2471B" w:rsidRDefault="00C0297F" w:rsidP="00C0297F">
            <w:pPr>
              <w:spacing w:before="60" w:after="80"/>
              <w:rPr>
                <w:ins w:id="397" w:author="Vannucchi Alessandro" w:date="2026-07-27T12:38:00Z"/>
              </w:rPr>
            </w:pPr>
            <w:ins w:id="398" w:author="Vannucchi Alessandro" w:date="2026-07-27T12:38:00Z">
              <w:r w:rsidRPr="00D2471B">
                <w:t>Evaluation and interpretation of results and impacts from a circularity measurement. Assessment includes consideration of the sustainability aspects and can apply complementary methods such as life cycle assessment (ISO 59004</w:t>
              </w:r>
            </w:ins>
            <w:ins w:id="399" w:author="SCHECK Oliver" w:date="2026-09-08T15:25:00Z" w16du:dateUtc="2026-09-08T13:25:00Z">
              <w:r w:rsidR="0049214B" w:rsidRPr="00D2471B">
                <w:t>:2024</w:t>
              </w:r>
            </w:ins>
            <w:ins w:id="400" w:author="Vannucchi Alessandro" w:date="2026-07-27T12:38:00Z">
              <w:r w:rsidRPr="00D2471B">
                <w:t>).</w:t>
              </w:r>
            </w:ins>
          </w:p>
        </w:tc>
      </w:tr>
      <w:tr w:rsidR="00C0297F" w:rsidRPr="00D2471B" w14:paraId="6D1B707C" w14:textId="77777777" w:rsidTr="00205C2C">
        <w:trPr>
          <w:ins w:id="401" w:author="Vannucchi Alessandro" w:date="2026-07-27T12:38:00Z"/>
        </w:trPr>
        <w:tc>
          <w:tcPr>
            <w:tcW w:w="1891" w:type="dxa"/>
            <w:shd w:val="clear" w:color="auto" w:fill="F2F2F2" w:themeFill="background1" w:themeFillShade="F2"/>
          </w:tcPr>
          <w:p w14:paraId="26738275" w14:textId="6C3C6B63" w:rsidR="00C0297F" w:rsidRPr="00D2471B" w:rsidRDefault="00C0297F" w:rsidP="00C0297F">
            <w:pPr>
              <w:spacing w:before="60" w:after="80"/>
              <w:rPr>
                <w:ins w:id="402" w:author="Vannucchi Alessandro" w:date="2026-07-27T12:38:00Z"/>
              </w:rPr>
            </w:pPr>
            <w:ins w:id="403" w:author="Vannucchi Alessandro" w:date="2026-07-27T12:38:00Z">
              <w:r w:rsidRPr="00D2471B">
                <w:t>Circularity Measurement</w:t>
              </w:r>
            </w:ins>
          </w:p>
        </w:tc>
        <w:tc>
          <w:tcPr>
            <w:tcW w:w="7521" w:type="dxa"/>
          </w:tcPr>
          <w:p w14:paraId="38609AB2" w14:textId="13FBDDF5" w:rsidR="00C0297F" w:rsidRPr="00D2471B" w:rsidRDefault="00C0297F" w:rsidP="00C0297F">
            <w:pPr>
              <w:spacing w:before="60" w:after="80"/>
              <w:rPr>
                <w:ins w:id="404" w:author="Vannucchi Alessandro" w:date="2026-07-27T12:38:00Z"/>
              </w:rPr>
            </w:pPr>
            <w:ins w:id="405" w:author="Vannucchi Alessandro" w:date="2026-07-27T12:38:00Z">
              <w:r w:rsidRPr="00D2471B">
                <w:t>Process to help determine the circularity performance through collection, calculation or compilation of data or information (ISO 59004</w:t>
              </w:r>
            </w:ins>
            <w:ins w:id="406" w:author="SCHECK Oliver" w:date="2026-09-08T15:25:00Z" w16du:dateUtc="2026-09-08T13:25:00Z">
              <w:r w:rsidR="0049214B" w:rsidRPr="00D2471B">
                <w:t>:2024</w:t>
              </w:r>
            </w:ins>
            <w:ins w:id="407" w:author="Vannucchi Alessandro" w:date="2026-07-27T12:38:00Z">
              <w:r w:rsidRPr="00D2471B">
                <w:t>).</w:t>
              </w:r>
            </w:ins>
          </w:p>
        </w:tc>
      </w:tr>
      <w:tr w:rsidR="0090142E" w:rsidRPr="00D2471B" w14:paraId="0955D97A" w14:textId="77777777" w:rsidTr="00205C2C">
        <w:trPr>
          <w:ins w:id="408" w:author="SCHECK Oliver" w:date="2026-09-08T15:00:00Z"/>
        </w:trPr>
        <w:tc>
          <w:tcPr>
            <w:tcW w:w="1891" w:type="dxa"/>
            <w:shd w:val="clear" w:color="auto" w:fill="F2F2F2" w:themeFill="background1" w:themeFillShade="F2"/>
          </w:tcPr>
          <w:p w14:paraId="0D6DC94A" w14:textId="49E096C3" w:rsidR="0090142E" w:rsidRPr="00D2471B" w:rsidRDefault="00801370" w:rsidP="00C0297F">
            <w:pPr>
              <w:spacing w:before="60" w:after="80"/>
              <w:rPr>
                <w:ins w:id="409" w:author="SCHECK Oliver" w:date="2026-09-08T15:00:00Z" w16du:dateUtc="2026-09-08T13:00:00Z"/>
              </w:rPr>
            </w:pPr>
            <w:ins w:id="410" w:author="SCHECK Oliver" w:date="2026-09-08T15:00:00Z">
              <w:r w:rsidRPr="00D2471B">
                <w:t>Commissioning</w:t>
              </w:r>
            </w:ins>
          </w:p>
        </w:tc>
        <w:tc>
          <w:tcPr>
            <w:tcW w:w="7521" w:type="dxa"/>
          </w:tcPr>
          <w:p w14:paraId="47CFC8C4" w14:textId="5115B6F0" w:rsidR="0090142E" w:rsidRPr="00D2471B" w:rsidRDefault="00801370" w:rsidP="00C0297F">
            <w:pPr>
              <w:spacing w:before="60" w:after="80"/>
              <w:rPr>
                <w:ins w:id="411" w:author="SCHECK Oliver" w:date="2026-09-08T15:00:00Z" w16du:dateUtc="2026-09-08T13:00:00Z"/>
              </w:rPr>
            </w:pPr>
            <w:ins w:id="412" w:author="SCHECK Oliver" w:date="2026-09-08T15:00:00Z">
              <w:r w:rsidRPr="00D2471B">
                <w:t xml:space="preserve">Phase before handover to a </w:t>
              </w:r>
            </w:ins>
            <w:ins w:id="413" w:author="SCHECK Oliver" w:date="2026-09-08T15:00:00Z" w16du:dateUtc="2026-09-08T13:00:00Z">
              <w:r w:rsidR="007C1B0F" w:rsidRPr="00D2471B">
                <w:t>C</w:t>
              </w:r>
            </w:ins>
            <w:ins w:id="414" w:author="SCHECK Oliver" w:date="2026-09-08T15:00:00Z">
              <w:r w:rsidRPr="00D2471B">
                <w:t>ustomer, in which a product is final tested under operational conditions to verify it functions according to its specifications (ISO 22163:2023).</w:t>
              </w:r>
            </w:ins>
          </w:p>
        </w:tc>
      </w:tr>
      <w:tr w:rsidR="00C0297F" w:rsidRPr="00D2471B" w14:paraId="1A6CDAC3" w14:textId="77777777" w:rsidTr="00205C2C">
        <w:tc>
          <w:tcPr>
            <w:tcW w:w="1891" w:type="dxa"/>
            <w:shd w:val="clear" w:color="auto" w:fill="F2F2F2" w:themeFill="background1" w:themeFillShade="F2"/>
          </w:tcPr>
          <w:p w14:paraId="01CBDFB1" w14:textId="6BE6AF36" w:rsidR="00C0297F" w:rsidRPr="00D2471B" w:rsidRDefault="00C0297F" w:rsidP="00C0297F">
            <w:pPr>
              <w:spacing w:before="60" w:after="80"/>
            </w:pPr>
            <w:r w:rsidRPr="00D2471B">
              <w:t>Component</w:t>
            </w:r>
          </w:p>
        </w:tc>
        <w:tc>
          <w:tcPr>
            <w:tcW w:w="7521" w:type="dxa"/>
          </w:tcPr>
          <w:p w14:paraId="05514912" w14:textId="0BDC8BCD" w:rsidR="00C0297F" w:rsidRPr="00D2471B" w:rsidRDefault="00C0297F" w:rsidP="00C0297F">
            <w:pPr>
              <w:spacing w:before="60" w:after="80"/>
            </w:pPr>
            <w:r w:rsidRPr="00D2471B">
              <w:t>A constituent part of Product (Software or Hardware) which has well-defined interfaces and behaviour with respect to the Software or Hardware architecture and design.</w:t>
            </w:r>
          </w:p>
        </w:tc>
      </w:tr>
      <w:tr w:rsidR="00C0297F" w:rsidRPr="00D2471B" w14:paraId="47047D0A" w14:textId="77777777" w:rsidTr="00205C2C">
        <w:tc>
          <w:tcPr>
            <w:tcW w:w="1891" w:type="dxa"/>
            <w:shd w:val="clear" w:color="auto" w:fill="F2F2F2" w:themeFill="background1" w:themeFillShade="F2"/>
          </w:tcPr>
          <w:p w14:paraId="5FFDDD64" w14:textId="3A9B64FA" w:rsidR="00C0297F" w:rsidRPr="00D2471B" w:rsidRDefault="00C0297F" w:rsidP="00C0297F">
            <w:pPr>
              <w:spacing w:before="60" w:after="80"/>
            </w:pPr>
            <w:r w:rsidRPr="00D2471B">
              <w:t>Customer</w:t>
            </w:r>
          </w:p>
        </w:tc>
        <w:tc>
          <w:tcPr>
            <w:tcW w:w="7521" w:type="dxa"/>
          </w:tcPr>
          <w:p w14:paraId="29233712" w14:textId="4936AF99" w:rsidR="00C0297F" w:rsidRPr="00D2471B" w:rsidRDefault="00C0297F" w:rsidP="00C0297F">
            <w:pPr>
              <w:spacing w:before="60" w:after="80"/>
            </w:pPr>
            <w:r w:rsidRPr="00D2471B">
              <w:t>Person or organization that could or does receive a product or a service that is intended for or required by this person or organization (ISO 9000:2015).</w:t>
            </w:r>
          </w:p>
        </w:tc>
      </w:tr>
      <w:tr w:rsidR="00C0297F" w:rsidRPr="00D2471B" w14:paraId="0E65D08D" w14:textId="77777777" w:rsidTr="00205C2C">
        <w:tc>
          <w:tcPr>
            <w:tcW w:w="1891" w:type="dxa"/>
            <w:shd w:val="clear" w:color="auto" w:fill="F2F2F2" w:themeFill="background1" w:themeFillShade="F2"/>
          </w:tcPr>
          <w:p w14:paraId="7F4A02FA" w14:textId="502E57C3" w:rsidR="00C0297F" w:rsidRPr="00D2471B" w:rsidRDefault="00C0297F" w:rsidP="00C0297F">
            <w:pPr>
              <w:spacing w:before="60" w:after="80"/>
            </w:pPr>
            <w:r w:rsidRPr="00D2471B">
              <w:t>Interface Manager</w:t>
            </w:r>
          </w:p>
        </w:tc>
        <w:tc>
          <w:tcPr>
            <w:tcW w:w="7521" w:type="dxa"/>
          </w:tcPr>
          <w:p w14:paraId="55613CC9" w14:textId="1CE9B82C" w:rsidR="00C0297F" w:rsidRPr="00D2471B" w:rsidRDefault="00C0297F" w:rsidP="00C0297F">
            <w:pPr>
              <w:spacing w:before="60" w:after="80"/>
            </w:pPr>
            <w:r w:rsidRPr="00D2471B">
              <w:rPr>
                <w:rFonts w:cs="Arial"/>
              </w:rPr>
              <w:t>The person responsible to promote, plan, and manage the interface resolution process and to document the interface agreements.</w:t>
            </w:r>
          </w:p>
        </w:tc>
      </w:tr>
      <w:tr w:rsidR="001B493D" w:rsidRPr="00D2471B" w14:paraId="2E1B0204" w14:textId="77777777" w:rsidTr="00205C2C">
        <w:trPr>
          <w:ins w:id="415" w:author="SCHECK Oliver" w:date="2026-09-08T15:01:00Z"/>
        </w:trPr>
        <w:tc>
          <w:tcPr>
            <w:tcW w:w="1891" w:type="dxa"/>
            <w:shd w:val="clear" w:color="auto" w:fill="F2F2F2" w:themeFill="background1" w:themeFillShade="F2"/>
          </w:tcPr>
          <w:p w14:paraId="35473A8D" w14:textId="1C2AF5E2" w:rsidR="001B493D" w:rsidRPr="00D2471B" w:rsidRDefault="009B5C04" w:rsidP="00C0297F">
            <w:pPr>
              <w:spacing w:before="60" w:after="80"/>
              <w:rPr>
                <w:ins w:id="416" w:author="SCHECK Oliver" w:date="2026-09-08T15:01:00Z" w16du:dateUtc="2026-09-08T13:01:00Z"/>
              </w:rPr>
            </w:pPr>
            <w:ins w:id="417" w:author="SCHECK Oliver" w:date="2026-09-08T15:01:00Z">
              <w:r w:rsidRPr="00D2471B">
                <w:t>Maintenance</w:t>
              </w:r>
            </w:ins>
          </w:p>
        </w:tc>
        <w:tc>
          <w:tcPr>
            <w:tcW w:w="7521" w:type="dxa"/>
          </w:tcPr>
          <w:p w14:paraId="089DF05E" w14:textId="0101DCA7" w:rsidR="001B493D" w:rsidRPr="00D2471B" w:rsidRDefault="005720F1" w:rsidP="00C0297F">
            <w:pPr>
              <w:spacing w:before="60" w:after="80"/>
              <w:rPr>
                <w:ins w:id="418" w:author="SCHECK Oliver" w:date="2026-09-08T15:01:00Z" w16du:dateUtc="2026-09-08T13:01:00Z"/>
                <w:rFonts w:cs="Arial"/>
              </w:rPr>
            </w:pPr>
            <w:ins w:id="419" w:author="SCHECK Oliver" w:date="2026-09-08T15:01:00Z">
              <w:r w:rsidRPr="00D2471B">
                <w:rPr>
                  <w:rFonts w:cs="Arial"/>
                </w:rPr>
                <w:t>Combination of all technical and management actions intended to retain an item in or restore it to a state in which it can perform as required (ISO 22163:2023).</w:t>
              </w:r>
            </w:ins>
          </w:p>
        </w:tc>
      </w:tr>
      <w:tr w:rsidR="00C0297F" w:rsidRPr="00D2471B" w14:paraId="5FC12AD5" w14:textId="77777777" w:rsidTr="00205C2C">
        <w:tc>
          <w:tcPr>
            <w:tcW w:w="1891" w:type="dxa"/>
            <w:shd w:val="clear" w:color="auto" w:fill="F2F2F2" w:themeFill="background1" w:themeFillShade="F2"/>
          </w:tcPr>
          <w:p w14:paraId="2CAB8374" w14:textId="5E45F64B" w:rsidR="00C0297F" w:rsidRPr="00D2471B" w:rsidRDefault="00C0297F" w:rsidP="00C0297F">
            <w:pPr>
              <w:spacing w:before="60" w:after="80"/>
            </w:pPr>
            <w:r w:rsidRPr="00D2471B">
              <w:t>Nonconformity</w:t>
            </w:r>
          </w:p>
        </w:tc>
        <w:tc>
          <w:tcPr>
            <w:tcW w:w="7521" w:type="dxa"/>
          </w:tcPr>
          <w:p w14:paraId="4ADEC890" w14:textId="41E15B27" w:rsidR="00C0297F" w:rsidRPr="00D2471B" w:rsidRDefault="00C0297F" w:rsidP="00C0297F">
            <w:pPr>
              <w:spacing w:before="60" w:after="80"/>
              <w:rPr>
                <w:rFonts w:cs="Arial"/>
              </w:rPr>
            </w:pPr>
            <w:r w:rsidRPr="00D2471B">
              <w:rPr>
                <w:rFonts w:cs="Arial"/>
              </w:rPr>
              <w:t>Non-fulfilment of a requirement (ISO 9000:2015).</w:t>
            </w:r>
          </w:p>
        </w:tc>
      </w:tr>
      <w:tr w:rsidR="00C0297F" w:rsidRPr="00D2471B" w14:paraId="263D3DC9" w14:textId="77777777" w:rsidTr="00205C2C">
        <w:tc>
          <w:tcPr>
            <w:tcW w:w="1891" w:type="dxa"/>
            <w:shd w:val="clear" w:color="auto" w:fill="F2F2F2" w:themeFill="background1" w:themeFillShade="F2"/>
          </w:tcPr>
          <w:p w14:paraId="0FF4F63F" w14:textId="4D4B2BC7" w:rsidR="00C0297F" w:rsidRPr="00D2471B" w:rsidRDefault="00C0297F" w:rsidP="00C0297F">
            <w:pPr>
              <w:spacing w:before="60" w:after="80"/>
            </w:pPr>
            <w:r w:rsidRPr="00D2471B">
              <w:t>Organisation</w:t>
            </w:r>
          </w:p>
        </w:tc>
        <w:tc>
          <w:tcPr>
            <w:tcW w:w="7521" w:type="dxa"/>
          </w:tcPr>
          <w:p w14:paraId="43978104" w14:textId="57DB492F" w:rsidR="00C0297F" w:rsidRPr="00D2471B" w:rsidRDefault="00C0297F" w:rsidP="00C0297F">
            <w:pPr>
              <w:spacing w:before="60" w:after="80"/>
            </w:pPr>
            <w:r w:rsidRPr="00D2471B">
              <w:t>Person or group of people that has its own functions with responsibilities, authorities and relationships to achieve its objectives (ISO 9000:2015, ISO 14001:2015, ISO 45001:2018).</w:t>
            </w:r>
          </w:p>
        </w:tc>
      </w:tr>
      <w:tr w:rsidR="00C0297F" w:rsidRPr="00D2471B" w14:paraId="25ADBACA" w14:textId="77777777" w:rsidTr="00205C2C">
        <w:tc>
          <w:tcPr>
            <w:tcW w:w="1891" w:type="dxa"/>
            <w:shd w:val="clear" w:color="auto" w:fill="F2F2F2" w:themeFill="background1" w:themeFillShade="F2"/>
          </w:tcPr>
          <w:p w14:paraId="1B2258DF" w14:textId="12936C64" w:rsidR="00C0297F" w:rsidRPr="00D2471B" w:rsidRDefault="00C0297F" w:rsidP="00C0297F">
            <w:pPr>
              <w:spacing w:before="60" w:after="80"/>
            </w:pPr>
            <w:r w:rsidRPr="00D2471B">
              <w:t>Product</w:t>
            </w:r>
          </w:p>
        </w:tc>
        <w:tc>
          <w:tcPr>
            <w:tcW w:w="7521" w:type="dxa"/>
          </w:tcPr>
          <w:p w14:paraId="0FB81FEF" w14:textId="454EFFF7" w:rsidR="00C0297F" w:rsidRPr="00D2471B" w:rsidRDefault="00CC4668" w:rsidP="00C0297F">
            <w:pPr>
              <w:spacing w:before="60" w:after="80"/>
            </w:pPr>
            <w:commentRangeStart w:id="420"/>
            <w:ins w:id="421" w:author="SCHECK Oliver" w:date="2026-08-28T14:23:00Z">
              <w:r w:rsidRPr="00D2471B">
                <w:t>A</w:t>
              </w:r>
            </w:ins>
            <w:commentRangeEnd w:id="420"/>
            <w:r w:rsidR="00801370" w:rsidRPr="00D2471B">
              <w:rPr>
                <w:rStyle w:val="CommentReference"/>
                <w:sz w:val="22"/>
                <w:szCs w:val="22"/>
              </w:rPr>
              <w:commentReference w:id="420"/>
            </w:r>
            <w:ins w:id="422" w:author="SCHECK Oliver" w:date="2026-08-28T14:23:00Z">
              <w:r w:rsidRPr="00D2471B">
                <w:t xml:space="preserve"> Product is intended to be sold, directly or indirectly to customers for satisfying their expectations and meeting their operational requirements. A Product can be a generic solution, a system, an equipment (hardware or software) or a service.</w:t>
              </w:r>
            </w:ins>
            <w:del w:id="423" w:author="SCHECK Oliver" w:date="2026-08-28T14:23:00Z" w16du:dateUtc="2026-08-28T12:23:00Z">
              <w:r w:rsidR="00C0297F" w:rsidRPr="00D2471B" w:rsidDel="00CC4668">
                <w:delText>A result of Development process activities either based on the scope of work of a specific contract or based on portfolio needs (e.g. Generic Product, Generic Application, Tool).</w:delText>
              </w:r>
            </w:del>
          </w:p>
        </w:tc>
      </w:tr>
      <w:tr w:rsidR="00C0297F" w:rsidRPr="00D2471B" w14:paraId="1CD76C84" w14:textId="77777777" w:rsidTr="00205C2C">
        <w:tc>
          <w:tcPr>
            <w:tcW w:w="1891" w:type="dxa"/>
            <w:shd w:val="clear" w:color="auto" w:fill="F2F2F2" w:themeFill="background1" w:themeFillShade="F2"/>
          </w:tcPr>
          <w:p w14:paraId="123DB7C3" w14:textId="358EFBA5" w:rsidR="00C0297F" w:rsidRPr="00D2471B" w:rsidRDefault="00C0297F" w:rsidP="00C0297F">
            <w:pPr>
              <w:spacing w:before="60" w:after="80"/>
              <w:rPr>
                <w:highlight w:val="cyan"/>
              </w:rPr>
            </w:pPr>
            <w:r w:rsidRPr="00D2471B">
              <w:t>Project</w:t>
            </w:r>
          </w:p>
        </w:tc>
        <w:tc>
          <w:tcPr>
            <w:tcW w:w="7521" w:type="dxa"/>
          </w:tcPr>
          <w:p w14:paraId="1DDC1724" w14:textId="77777777" w:rsidR="00C0297F" w:rsidRPr="00D2471B" w:rsidRDefault="00C0297F" w:rsidP="00C0297F">
            <w:pPr>
              <w:spacing w:before="60" w:after="80"/>
            </w:pPr>
            <w:r w:rsidRPr="00D2471B">
              <w:t>Unique process, consisting of a set of coordinated and controlled activities with start and finish dates, undertaken to achieve an objective conforming to specific requirements, including the constraints of time, cost and resources (ISO 9000:2015).</w:t>
            </w:r>
          </w:p>
          <w:p w14:paraId="0462C20E" w14:textId="6CF1AB7B" w:rsidR="00C0297F" w:rsidRPr="00D2471B" w:rsidRDefault="00C0297F" w:rsidP="00C0297F">
            <w:pPr>
              <w:spacing w:before="60" w:after="80"/>
            </w:pPr>
            <w:r w:rsidRPr="00D2471B">
              <w:t xml:space="preserve">Types of </w:t>
            </w:r>
            <w:ins w:id="424" w:author="SCHECK Oliver" w:date="2026-09-07T17:56:00Z" w16du:dateUtc="2026-09-07T15:56:00Z">
              <w:r w:rsidR="00F96AAA" w:rsidRPr="00D2471B">
                <w:t xml:space="preserve">Solution Development </w:t>
              </w:r>
            </w:ins>
            <w:r w:rsidRPr="00D2471B">
              <w:t>projects:</w:t>
            </w:r>
          </w:p>
          <w:p w14:paraId="1882ACA9" w14:textId="7E1CC4B2" w:rsidR="00C0297F" w:rsidRPr="00D2471B" w:rsidRDefault="00C0297F" w:rsidP="00C0297F">
            <w:pPr>
              <w:pStyle w:val="ListParagraph"/>
              <w:numPr>
                <w:ilvl w:val="0"/>
                <w:numId w:val="35"/>
              </w:numPr>
              <w:spacing w:before="60" w:after="80"/>
            </w:pPr>
            <w:r w:rsidRPr="00D2471B">
              <w:t>Portfolio project (internal development project, e.g. product / platform development)</w:t>
            </w:r>
          </w:p>
          <w:p w14:paraId="64BF601F" w14:textId="1A8EF4FC" w:rsidR="00C0297F" w:rsidRPr="00D2471B" w:rsidRDefault="00C0297F" w:rsidP="00C0297F">
            <w:pPr>
              <w:pStyle w:val="ListParagraph"/>
              <w:numPr>
                <w:ilvl w:val="0"/>
                <w:numId w:val="35"/>
              </w:numPr>
              <w:spacing w:before="60" w:after="80"/>
            </w:pPr>
            <w:r w:rsidRPr="00D2471B">
              <w:t>Delivery project (external customer project)</w:t>
            </w:r>
          </w:p>
        </w:tc>
      </w:tr>
      <w:tr w:rsidR="00C0297F" w:rsidRPr="00D2471B" w14:paraId="5B7C1FF6" w14:textId="77777777" w:rsidTr="00205C2C">
        <w:trPr>
          <w:trHeight w:val="726"/>
        </w:trPr>
        <w:tc>
          <w:tcPr>
            <w:tcW w:w="1891" w:type="dxa"/>
            <w:shd w:val="clear" w:color="auto" w:fill="F2F2F2" w:themeFill="background1" w:themeFillShade="F2"/>
          </w:tcPr>
          <w:p w14:paraId="736BF2E4" w14:textId="2C907D27" w:rsidR="00C0297F" w:rsidRPr="00D2471B" w:rsidRDefault="00C0297F" w:rsidP="00C0297F">
            <w:pPr>
              <w:spacing w:before="60" w:after="80"/>
            </w:pPr>
            <w:r w:rsidRPr="00D2471B">
              <w:t>Project Engineer</w:t>
            </w:r>
          </w:p>
        </w:tc>
        <w:tc>
          <w:tcPr>
            <w:tcW w:w="7521" w:type="dxa"/>
          </w:tcPr>
          <w:p w14:paraId="0F521855" w14:textId="28DB2BCF" w:rsidR="00C0297F" w:rsidRPr="00D2471B" w:rsidRDefault="00C0297F" w:rsidP="00C0297F">
            <w:pPr>
              <w:spacing w:before="60" w:after="80"/>
            </w:pPr>
            <w:r w:rsidRPr="00D2471B">
              <w:t xml:space="preserve">The Project Engineer leads and is accountable for the overall technical solution. For detailed definition and responsibilities see document </w:t>
            </w:r>
            <w:r w:rsidRPr="00D2471B">
              <w:rPr>
                <w:rFonts w:cs="Arial"/>
                <w:b/>
              </w:rPr>
              <w:t>G-TRN A08001</w:t>
            </w:r>
            <w:r w:rsidRPr="00D2471B">
              <w:rPr>
                <w:rFonts w:cs="Arial"/>
              </w:rPr>
              <w:t>.</w:t>
            </w:r>
          </w:p>
        </w:tc>
      </w:tr>
      <w:tr w:rsidR="00C43E52" w:rsidRPr="00D2471B" w14:paraId="7E75D6C9" w14:textId="77777777" w:rsidTr="001B493D">
        <w:trPr>
          <w:trHeight w:val="726"/>
          <w:ins w:id="425" w:author="SCHECK Oliver" w:date="2026-09-08T15:02:00Z"/>
        </w:trPr>
        <w:tc>
          <w:tcPr>
            <w:tcW w:w="1891" w:type="dxa"/>
            <w:shd w:val="clear" w:color="auto" w:fill="F2F2F2" w:themeFill="background1" w:themeFillShade="F2"/>
          </w:tcPr>
          <w:p w14:paraId="2D0772A7" w14:textId="702DD975" w:rsidR="00C43E52" w:rsidRPr="00D2471B" w:rsidRDefault="001B4495" w:rsidP="00C0297F">
            <w:pPr>
              <w:spacing w:before="60" w:after="80"/>
              <w:rPr>
                <w:ins w:id="426" w:author="SCHECK Oliver" w:date="2026-09-08T15:02:00Z" w16du:dateUtc="2026-09-08T13:02:00Z"/>
              </w:rPr>
            </w:pPr>
            <w:ins w:id="427" w:author="SCHECK Oliver" w:date="2026-09-08T15:02:00Z">
              <w:r w:rsidRPr="00D2471B">
                <w:t xml:space="preserve">Project </w:t>
              </w:r>
            </w:ins>
            <w:ins w:id="428" w:author="SCHECK Oliver" w:date="2026-09-08T15:02:00Z" w16du:dateUtc="2026-09-08T13:02:00Z">
              <w:r w:rsidRPr="00D2471B">
                <w:t>M</w:t>
              </w:r>
            </w:ins>
            <w:ins w:id="429" w:author="SCHECK Oliver" w:date="2026-09-08T15:02:00Z">
              <w:r w:rsidRPr="00D2471B">
                <w:t>anagement</w:t>
              </w:r>
            </w:ins>
          </w:p>
        </w:tc>
        <w:tc>
          <w:tcPr>
            <w:tcW w:w="7521" w:type="dxa"/>
          </w:tcPr>
          <w:p w14:paraId="11C645F1" w14:textId="17DE7A97" w:rsidR="00C43E52" w:rsidRPr="00D2471B" w:rsidRDefault="001B4495" w:rsidP="00C0297F">
            <w:pPr>
              <w:spacing w:before="60" w:after="80"/>
              <w:rPr>
                <w:ins w:id="430" w:author="SCHECK Oliver" w:date="2026-09-08T15:02:00Z" w16du:dateUtc="2026-09-08T13:02:00Z"/>
              </w:rPr>
            </w:pPr>
            <w:ins w:id="431" w:author="SCHECK Oliver" w:date="2026-09-08T15:02:00Z">
              <w:r w:rsidRPr="00D2471B">
                <w:t>Planning, organizing, monitoring, controlling and reporting of all aspects of a project, and the motivation of all those involved in it to achieve the project objectives (ISO 9000:2015).</w:t>
              </w:r>
            </w:ins>
          </w:p>
        </w:tc>
      </w:tr>
      <w:tr w:rsidR="00C268A1" w:rsidRPr="00D2471B" w14:paraId="4F173306" w14:textId="77777777" w:rsidTr="00D8447C">
        <w:trPr>
          <w:trHeight w:val="726"/>
          <w:ins w:id="432" w:author="SCHECK Oliver" w:date="2026-09-08T14:57:00Z"/>
        </w:trPr>
        <w:tc>
          <w:tcPr>
            <w:tcW w:w="1891" w:type="dxa"/>
            <w:shd w:val="clear" w:color="auto" w:fill="F2F2F2" w:themeFill="background1" w:themeFillShade="F2"/>
          </w:tcPr>
          <w:p w14:paraId="0986999B" w14:textId="030DD68F" w:rsidR="00C268A1" w:rsidRPr="00D2471B" w:rsidRDefault="00C268A1" w:rsidP="00C0297F">
            <w:pPr>
              <w:spacing w:before="60" w:after="80"/>
              <w:rPr>
                <w:ins w:id="433" w:author="SCHECK Oliver" w:date="2026-09-08T14:57:00Z" w16du:dateUtc="2026-09-08T12:57:00Z"/>
              </w:rPr>
            </w:pPr>
            <w:ins w:id="434" w:author="SCHECK Oliver" w:date="2026-09-08T14:57:00Z" w16du:dateUtc="2026-09-08T12:57:00Z">
              <w:r w:rsidRPr="00D2471B">
                <w:t>Reference Solution</w:t>
              </w:r>
            </w:ins>
          </w:p>
        </w:tc>
        <w:tc>
          <w:tcPr>
            <w:tcW w:w="7521" w:type="dxa"/>
          </w:tcPr>
          <w:p w14:paraId="0BBF9080" w14:textId="51112FD6" w:rsidR="00C268A1" w:rsidRPr="00D2471B" w:rsidRDefault="00C268A1" w:rsidP="00C0297F">
            <w:pPr>
              <w:spacing w:before="60" w:after="80"/>
              <w:rPr>
                <w:ins w:id="435" w:author="SCHECK Oliver" w:date="2026-09-08T14:57:00Z" w16du:dateUtc="2026-09-08T12:57:00Z"/>
              </w:rPr>
            </w:pPr>
            <w:ins w:id="436" w:author="SCHECK Oliver" w:date="2026-09-08T14:57:00Z" w16du:dateUtc="2026-09-08T12:57:00Z">
              <w:r w:rsidRPr="00D2471B">
                <w:t>Is based on concrete, selected products and their features (URD level), and defines the standard solution for new markets. In contrast to the Solution Target Architecture it defines concrete products, including current and upcoming requirements and their roadmap. The Reference Architecture shall be the basis during bid phase.</w:t>
              </w:r>
            </w:ins>
          </w:p>
        </w:tc>
      </w:tr>
      <w:tr w:rsidR="00C0297F" w:rsidRPr="00D2471B" w:rsidDel="00D0403E" w14:paraId="11787B68" w14:textId="06B03C5A" w:rsidTr="00D8447C">
        <w:trPr>
          <w:trHeight w:val="358"/>
        </w:trPr>
        <w:tc>
          <w:tcPr>
            <w:tcW w:w="1891" w:type="dxa"/>
            <w:shd w:val="clear" w:color="auto" w:fill="F2F2F2" w:themeFill="background1" w:themeFillShade="F2"/>
          </w:tcPr>
          <w:p w14:paraId="0F6AC2F9" w14:textId="3EADD455" w:rsidR="00C0297F" w:rsidRPr="00D2471B" w:rsidDel="00D0403E" w:rsidRDefault="00C0297F" w:rsidP="00C0297F">
            <w:pPr>
              <w:spacing w:before="60" w:after="80"/>
              <w:rPr>
                <w:del w:id="437" w:author="SCHECK Oliver" w:date="2026-09-08T15:05:00Z" w16du:dateUtc="2026-09-08T13:05:00Z"/>
              </w:rPr>
            </w:pPr>
            <w:del w:id="438" w:author="SCHECK Oliver" w:date="2026-09-08T15:05:00Z" w16du:dateUtc="2026-09-08T13:05:00Z">
              <w:r w:rsidRPr="00D2471B" w:rsidDel="00D0403E">
                <w:delText>Work Package</w:delText>
              </w:r>
            </w:del>
          </w:p>
        </w:tc>
        <w:tc>
          <w:tcPr>
            <w:tcW w:w="7521" w:type="dxa"/>
          </w:tcPr>
          <w:p w14:paraId="0DC674B8" w14:textId="009F9F55" w:rsidR="00C0297F" w:rsidRPr="00D2471B" w:rsidDel="00D0403E" w:rsidRDefault="00C0297F" w:rsidP="00C0297F">
            <w:pPr>
              <w:spacing w:before="60" w:after="80"/>
              <w:rPr>
                <w:del w:id="439" w:author="SCHECK Oliver" w:date="2026-09-08T15:05:00Z" w16du:dateUtc="2026-09-08T13:05:00Z"/>
              </w:rPr>
            </w:pPr>
            <w:del w:id="440" w:author="SCHECK Oliver" w:date="2026-09-08T15:05:00Z" w16du:dateUtc="2026-09-08T13:05:00Z">
              <w:r w:rsidRPr="00D2471B" w:rsidDel="00D0403E">
                <w:delText>A deliverable or project work component at the lowest level of each branch of the Work Breakdown Structure.</w:delText>
              </w:r>
            </w:del>
          </w:p>
        </w:tc>
      </w:tr>
      <w:tr w:rsidR="00C0297F" w:rsidRPr="00D2471B" w:rsidDel="00224AE7" w14:paraId="148E8B95" w14:textId="42DCEF26" w:rsidTr="00D8447C">
        <w:tc>
          <w:tcPr>
            <w:tcW w:w="1891" w:type="dxa"/>
            <w:shd w:val="clear" w:color="auto" w:fill="F2F2F2" w:themeFill="background1" w:themeFillShade="F2"/>
          </w:tcPr>
          <w:p w14:paraId="3F98884D" w14:textId="57BBC37D" w:rsidR="00C0297F" w:rsidRPr="00D2471B" w:rsidDel="00224AE7" w:rsidRDefault="00C0297F" w:rsidP="00C0297F">
            <w:pPr>
              <w:spacing w:before="60" w:after="80"/>
              <w:rPr>
                <w:del w:id="441" w:author="SCHECK Oliver" w:date="2026-09-08T15:06:00Z" w16du:dateUtc="2026-09-08T13:06:00Z"/>
              </w:rPr>
            </w:pPr>
            <w:del w:id="442" w:author="SCHECK Oliver" w:date="2026-09-08T15:06:00Z" w16du:dateUtc="2026-09-08T13:06:00Z">
              <w:r w:rsidRPr="00D2471B" w:rsidDel="00224AE7">
                <w:delText>Work Breakdown Structure</w:delText>
              </w:r>
            </w:del>
          </w:p>
        </w:tc>
        <w:tc>
          <w:tcPr>
            <w:tcW w:w="7521" w:type="dxa"/>
          </w:tcPr>
          <w:p w14:paraId="59B1C990" w14:textId="26526AEE" w:rsidR="00C0297F" w:rsidRPr="00D2471B" w:rsidDel="00224AE7" w:rsidRDefault="00C0297F" w:rsidP="00C0297F">
            <w:pPr>
              <w:spacing w:before="60" w:after="80"/>
              <w:rPr>
                <w:del w:id="443" w:author="SCHECK Oliver" w:date="2026-09-08T15:06:00Z" w16du:dateUtc="2026-09-08T13:06:00Z"/>
              </w:rPr>
            </w:pPr>
            <w:del w:id="444" w:author="SCHECK Oliver" w:date="2026-09-08T15:06:00Z" w16du:dateUtc="2026-09-08T13:06:00Z">
              <w:r w:rsidRPr="00D2471B" w:rsidDel="00224AE7">
                <w:delText>A hierarchical decomposition of a project into smaller, manageable components called work packages.</w:delText>
              </w:r>
            </w:del>
          </w:p>
        </w:tc>
      </w:tr>
      <w:tr w:rsidR="00C0297F" w:rsidRPr="00D2471B" w14:paraId="0B93B118" w14:textId="77777777" w:rsidTr="00D8447C">
        <w:tc>
          <w:tcPr>
            <w:tcW w:w="1891" w:type="dxa"/>
            <w:shd w:val="clear" w:color="auto" w:fill="F2F2F2" w:themeFill="background1" w:themeFillShade="F2"/>
          </w:tcPr>
          <w:p w14:paraId="4B887C48" w14:textId="70DC6625" w:rsidR="00C0297F" w:rsidRPr="00D2471B" w:rsidRDefault="00C0297F" w:rsidP="00C0297F">
            <w:pPr>
              <w:spacing w:before="60" w:after="80"/>
            </w:pPr>
            <w:r w:rsidRPr="00D2471B">
              <w:t>Solution</w:t>
            </w:r>
          </w:p>
        </w:tc>
        <w:tc>
          <w:tcPr>
            <w:tcW w:w="7521" w:type="dxa"/>
          </w:tcPr>
          <w:p w14:paraId="24F995DC" w14:textId="21FAF113" w:rsidR="002A4892" w:rsidRPr="00D2471B" w:rsidRDefault="002A4892" w:rsidP="002A4892">
            <w:pPr>
              <w:spacing w:before="60" w:after="80"/>
              <w:rPr>
                <w:ins w:id="445" w:author="SCHECK Oliver" w:date="2026-08-28T15:14:00Z"/>
              </w:rPr>
            </w:pPr>
            <w:ins w:id="446" w:author="SCHECK Oliver" w:date="2026-08-28T15:14:00Z">
              <w:r w:rsidRPr="00D2471B">
                <w:t xml:space="preserve">A consistent set of </w:t>
              </w:r>
            </w:ins>
            <w:ins w:id="447" w:author="SCHECK Oliver" w:date="2026-08-28T15:15:00Z" w16du:dateUtc="2026-08-28T13:15:00Z">
              <w:r w:rsidRPr="00D2471B">
                <w:t xml:space="preserve">systems, </w:t>
              </w:r>
            </w:ins>
            <w:ins w:id="448" w:author="SCHECK Oliver" w:date="2026-08-28T15:14:00Z">
              <w:r w:rsidRPr="00D2471B">
                <w:t xml:space="preserve">sub-systems, products, equipment and services provided to the customer to meet </w:t>
              </w:r>
            </w:ins>
            <w:ins w:id="449" w:author="SCHECK Oliver" w:date="2026-08-28T15:15:00Z" w16du:dateUtc="2026-08-28T13:15:00Z">
              <w:r w:rsidRPr="00D2471B">
                <w:t>their</w:t>
              </w:r>
            </w:ins>
            <w:ins w:id="450" w:author="SCHECK Oliver" w:date="2026-08-28T15:14:00Z">
              <w:r w:rsidRPr="00D2471B">
                <w:t xml:space="preserve"> requirements. The Solution also includes Enabling Systems to deploy, maintain or operate the system.</w:t>
              </w:r>
            </w:ins>
          </w:p>
          <w:p w14:paraId="15F6EF3E" w14:textId="314A52F9" w:rsidR="002A4892" w:rsidRPr="00D2471B" w:rsidRDefault="002A4892" w:rsidP="002A4892">
            <w:pPr>
              <w:spacing w:before="60" w:after="80"/>
              <w:rPr>
                <w:ins w:id="451" w:author="SCHECK Oliver" w:date="2026-08-28T15:14:00Z"/>
              </w:rPr>
            </w:pPr>
            <w:ins w:id="452" w:author="SCHECK Oliver" w:date="2026-08-28T15:14:00Z">
              <w:r w:rsidRPr="00D2471B">
                <w:t>The Solution intends to maximize the use of Products to reach the required level of competitiveness and attractiveness</w:t>
              </w:r>
            </w:ins>
            <w:ins w:id="453" w:author="SCHECK Oliver" w:date="2026-08-28T15:15:00Z" w16du:dateUtc="2026-08-28T13:15:00Z">
              <w:r w:rsidRPr="00D2471B">
                <w:t>.</w:t>
              </w:r>
            </w:ins>
          </w:p>
          <w:p w14:paraId="4E14B5EA" w14:textId="416D9BAA" w:rsidR="00C0297F" w:rsidRPr="00D2471B" w:rsidRDefault="00C0297F" w:rsidP="00C0297F">
            <w:pPr>
              <w:spacing w:before="60" w:after="80"/>
              <w:rPr>
                <w:highlight w:val="yellow"/>
              </w:rPr>
            </w:pPr>
            <w:del w:id="454" w:author="SCHECK Oliver" w:date="2026-08-28T15:14:00Z" w16du:dateUtc="2026-08-28T13:14:00Z">
              <w:r w:rsidRPr="00D2471B" w:rsidDel="002A4892">
                <w:delText>Set of one or more products or components, systems or subsystems, integrated and configured to fulfil a specific customer need or operational objective, either within the scope of a contract or as part of a portfolio offering. A solution may include services, tools, and applications that enable the delivery, integration, and lifecycle support of the provided elements.</w:delText>
              </w:r>
            </w:del>
          </w:p>
        </w:tc>
      </w:tr>
      <w:tr w:rsidR="00C0297F" w:rsidRPr="00D2471B" w14:paraId="7BB90F0B" w14:textId="77777777" w:rsidTr="00D8447C">
        <w:tc>
          <w:tcPr>
            <w:tcW w:w="1891" w:type="dxa"/>
            <w:shd w:val="clear" w:color="auto" w:fill="F2F2F2" w:themeFill="background1" w:themeFillShade="F2"/>
          </w:tcPr>
          <w:p w14:paraId="4BDDF660" w14:textId="49808A58" w:rsidR="00C0297F" w:rsidRPr="00D2471B" w:rsidRDefault="00C0297F" w:rsidP="00C0297F">
            <w:pPr>
              <w:spacing w:before="60" w:after="80"/>
            </w:pPr>
            <w:r w:rsidRPr="00D2471B">
              <w:t>Solution Development</w:t>
            </w:r>
          </w:p>
        </w:tc>
        <w:tc>
          <w:tcPr>
            <w:tcW w:w="7521" w:type="dxa"/>
          </w:tcPr>
          <w:p w14:paraId="1D41ADE6" w14:textId="55606108" w:rsidR="00C0297F" w:rsidRPr="00D2471B" w:rsidRDefault="00C0297F" w:rsidP="00C0297F">
            <w:pPr>
              <w:spacing w:before="60" w:after="80"/>
            </w:pPr>
            <w:r w:rsidRPr="00D2471B">
              <w:t xml:space="preserve">All </w:t>
            </w:r>
            <w:ins w:id="455" w:author="SCHECK Oliver" w:date="2026-08-28T14:45:00Z" w16du:dateUtc="2026-08-28T12:45:00Z">
              <w:r w:rsidR="0027029E" w:rsidRPr="00D2471B">
                <w:t xml:space="preserve">development </w:t>
              </w:r>
            </w:ins>
            <w:r w:rsidRPr="00D2471B">
              <w:t xml:space="preserve">lifecycle activities which are required to create a Solution from bidding or product portfolio definition through execution and final acceptance including planning, requirements and interfaces management, design and </w:t>
            </w:r>
            <w:commentRangeStart w:id="456"/>
            <w:del w:id="457" w:author="SCHECK Oliver" w:date="2026-09-07T15:01:00Z" w16du:dateUtc="2026-09-07T13:01:00Z">
              <w:r w:rsidRPr="00D2471B" w:rsidDel="006572EA">
                <w:delText>development</w:delText>
              </w:r>
            </w:del>
            <w:ins w:id="458" w:author="SCHECK Oliver" w:date="2026-09-07T15:01:00Z" w16du:dateUtc="2026-09-07T13:01:00Z">
              <w:r w:rsidR="006572EA" w:rsidRPr="00D2471B">
                <w:t>implemen</w:t>
              </w:r>
            </w:ins>
            <w:ins w:id="459" w:author="SCHECK Oliver" w:date="2026-09-07T15:02:00Z" w16du:dateUtc="2026-09-07T13:02:00Z">
              <w:r w:rsidR="006572EA" w:rsidRPr="00D2471B">
                <w:t>t</w:t>
              </w:r>
            </w:ins>
            <w:ins w:id="460" w:author="SCHECK Oliver" w:date="2026-09-07T15:01:00Z" w16du:dateUtc="2026-09-07T13:01:00Z">
              <w:r w:rsidR="006572EA" w:rsidRPr="00D2471B">
                <w:t>ation</w:t>
              </w:r>
            </w:ins>
            <w:commentRangeEnd w:id="456"/>
            <w:r w:rsidR="00D0403E" w:rsidRPr="00D2471B">
              <w:rPr>
                <w:rStyle w:val="CommentReference"/>
                <w:sz w:val="22"/>
                <w:szCs w:val="22"/>
              </w:rPr>
              <w:commentReference w:id="456"/>
            </w:r>
            <w:r w:rsidRPr="00D2471B">
              <w:t>, integration, verification and validation, delivery, and applicable specialised domains.</w:t>
            </w:r>
          </w:p>
        </w:tc>
      </w:tr>
      <w:tr w:rsidR="00C0297F" w:rsidRPr="00D2471B" w14:paraId="528C1CFF" w14:textId="77777777" w:rsidTr="00D8447C">
        <w:tc>
          <w:tcPr>
            <w:tcW w:w="1891" w:type="dxa"/>
            <w:shd w:val="clear" w:color="auto" w:fill="F2F2F2" w:themeFill="background1" w:themeFillShade="F2"/>
          </w:tcPr>
          <w:p w14:paraId="7A37A33B" w14:textId="38DBE1E9" w:rsidR="00C0297F" w:rsidRPr="00D2471B" w:rsidRDefault="00C0297F" w:rsidP="00C0297F">
            <w:pPr>
              <w:spacing w:before="60" w:after="80"/>
            </w:pPr>
            <w:r w:rsidRPr="00D2471B">
              <w:t>Solution Item</w:t>
            </w:r>
          </w:p>
        </w:tc>
        <w:tc>
          <w:tcPr>
            <w:tcW w:w="7521" w:type="dxa"/>
          </w:tcPr>
          <w:p w14:paraId="437DF77C" w14:textId="62336A02" w:rsidR="00C0297F" w:rsidRPr="00D2471B" w:rsidRDefault="00C0297F" w:rsidP="00C0297F">
            <w:pPr>
              <w:spacing w:before="60" w:after="80"/>
            </w:pPr>
            <w:r w:rsidRPr="00D2471B">
              <w:t>Constituent element of a Solution, including products, components, systems, subsystems, or services, that is specified, developed, procured, or integrated to fulfil defined requirements and contribute to the overall functionality and performance of the Solution.</w:t>
            </w:r>
          </w:p>
        </w:tc>
      </w:tr>
      <w:tr w:rsidR="00C0297F" w:rsidRPr="00D2471B" w14:paraId="07307760" w14:textId="77777777" w:rsidTr="00D8447C">
        <w:tc>
          <w:tcPr>
            <w:tcW w:w="1891" w:type="dxa"/>
            <w:shd w:val="clear" w:color="auto" w:fill="F2F2F2" w:themeFill="background1" w:themeFillShade="F2"/>
          </w:tcPr>
          <w:p w14:paraId="51AF770A" w14:textId="14A121AB" w:rsidR="00C0297F" w:rsidRPr="00D2471B" w:rsidRDefault="00C0297F" w:rsidP="00C0297F">
            <w:pPr>
              <w:spacing w:before="60" w:after="80"/>
            </w:pPr>
            <w:commentRangeStart w:id="461"/>
            <w:commentRangeStart w:id="462"/>
            <w:commentRangeStart w:id="463"/>
            <w:commentRangeStart w:id="464"/>
            <w:r w:rsidRPr="00D2471B">
              <w:t xml:space="preserve">Solution </w:t>
            </w:r>
            <w:ins w:id="465" w:author="SCHECK Oliver" w:date="2026-08-28T14:30:00Z" w16du:dateUtc="2026-08-28T12:30:00Z">
              <w:r w:rsidR="00424DE4" w:rsidRPr="00D2471B">
                <w:t xml:space="preserve">Development </w:t>
              </w:r>
            </w:ins>
            <w:r w:rsidRPr="00D2471B">
              <w:t>Team</w:t>
            </w:r>
            <w:commentRangeEnd w:id="463"/>
            <w:r w:rsidR="00D0403E" w:rsidRPr="00D2471B">
              <w:rPr>
                <w:rStyle w:val="CommentReference"/>
                <w:sz w:val="22"/>
                <w:szCs w:val="22"/>
              </w:rPr>
              <w:commentReference w:id="463"/>
            </w:r>
            <w:commentRangeEnd w:id="464"/>
            <w:r w:rsidR="00756EE8" w:rsidRPr="00D2471B">
              <w:rPr>
                <w:rStyle w:val="CommentReference"/>
                <w:sz w:val="22"/>
                <w:szCs w:val="22"/>
              </w:rPr>
              <w:commentReference w:id="464"/>
            </w:r>
            <w:commentRangeEnd w:id="461"/>
            <w:r w:rsidR="00D0403E" w:rsidRPr="00D2471B">
              <w:rPr>
                <w:rStyle w:val="CommentReference"/>
                <w:sz w:val="22"/>
                <w:szCs w:val="22"/>
              </w:rPr>
              <w:commentReference w:id="461"/>
            </w:r>
            <w:commentRangeEnd w:id="462"/>
            <w:r w:rsidR="00756EE8" w:rsidRPr="00D2471B">
              <w:rPr>
                <w:rStyle w:val="CommentReference"/>
                <w:sz w:val="22"/>
                <w:szCs w:val="22"/>
              </w:rPr>
              <w:commentReference w:id="462"/>
            </w:r>
          </w:p>
        </w:tc>
        <w:tc>
          <w:tcPr>
            <w:tcW w:w="7521" w:type="dxa"/>
          </w:tcPr>
          <w:p w14:paraId="763954B0" w14:textId="1A292BEA" w:rsidR="00C0297F" w:rsidRPr="00D2471B" w:rsidRDefault="00C0297F" w:rsidP="00C0297F">
            <w:pPr>
              <w:spacing w:before="60" w:after="80"/>
            </w:pPr>
            <w:r w:rsidRPr="00D2471B">
              <w:t xml:space="preserve">Inter-functional and cross-organisational team responsible for the end-to-end definition, development, integration, verification, validation, and internal delivery of a Solution across its full </w:t>
            </w:r>
            <w:ins w:id="466" w:author="SCHECK Oliver" w:date="2026-08-28T14:47:00Z" w16du:dateUtc="2026-08-28T12:47:00Z">
              <w:r w:rsidR="0027029E" w:rsidRPr="00D2471B">
                <w:t xml:space="preserve">development </w:t>
              </w:r>
            </w:ins>
            <w:r w:rsidRPr="00D2471B">
              <w:t xml:space="preserve">lifecycle, from bidding and concept definition through execution and final acceptance. The Solution </w:t>
            </w:r>
            <w:ins w:id="467" w:author="SCHECK Oliver" w:date="2026-08-28T14:30:00Z" w16du:dateUtc="2026-08-28T12:30:00Z">
              <w:r w:rsidR="00424DE4" w:rsidRPr="00D2471B">
                <w:t xml:space="preserve">Development </w:t>
              </w:r>
            </w:ins>
            <w:r w:rsidRPr="00D2471B">
              <w:t xml:space="preserve">Team brings together the competences required to manage the Solution in a coordinated and integrated manner, ensuring continuity and accountability across all </w:t>
            </w:r>
            <w:ins w:id="468" w:author="SCHECK Oliver" w:date="2026-08-28T14:49:00Z" w16du:dateUtc="2026-08-28T12:49:00Z">
              <w:r w:rsidR="0027029E" w:rsidRPr="00D2471B">
                <w:t xml:space="preserve">development </w:t>
              </w:r>
            </w:ins>
            <w:r w:rsidRPr="00D2471B">
              <w:t xml:space="preserve">lifecycle activities, including planning, requirements and interfaces management, design and development, integration, delivery, </w:t>
            </w:r>
            <w:ins w:id="469" w:author="PAOLELLA, Raimondo" w:date="2026-06-30T19:12:00Z">
              <w:del w:id="470" w:author="SCHECK Oliver" w:date="2026-09-08T17:53:00Z" w16du:dateUtc="2026-09-08T15:53:00Z">
                <w:r w:rsidRPr="00D2471B" w:rsidDel="00B77F3B">
                  <w:delText xml:space="preserve">industrialisation </w:delText>
                </w:r>
              </w:del>
            </w:ins>
            <w:r w:rsidRPr="00D2471B">
              <w:t>and applicable specialised domains.</w:t>
            </w:r>
          </w:p>
          <w:p w14:paraId="1072E80A" w14:textId="603784BF" w:rsidR="00C0297F" w:rsidRPr="00D2471B" w:rsidRDefault="00C0297F" w:rsidP="00C0297F">
            <w:pPr>
              <w:spacing w:before="60" w:after="80"/>
            </w:pPr>
            <w:r w:rsidRPr="00D2471B">
              <w:t>The team operates through Work Packages (WP) as the execution structure, with team members functionally reporting within the team for delivery activities, while relying on competences, staffing, and professional development provided by the hierarchical organisation.</w:t>
            </w:r>
          </w:p>
          <w:p w14:paraId="6B182185" w14:textId="0F9B55C8" w:rsidR="00C0297F" w:rsidRPr="00D2471B" w:rsidRDefault="00C0297F" w:rsidP="00C0297F">
            <w:pPr>
              <w:spacing w:before="60" w:after="80"/>
            </w:pPr>
            <w:r w:rsidRPr="00D2471B">
              <w:t xml:space="preserve">For Customer Projects, the Solution </w:t>
            </w:r>
            <w:ins w:id="471" w:author="SCHECK Oliver" w:date="2026-08-28T14:31:00Z" w16du:dateUtc="2026-08-28T12:31:00Z">
              <w:r w:rsidR="00424DE4" w:rsidRPr="00D2471B">
                <w:t xml:space="preserve">Development </w:t>
              </w:r>
            </w:ins>
            <w:r w:rsidRPr="00D2471B">
              <w:t xml:space="preserve">Team is embedded within and reports to the Project Team Organisation, ensuring that Solution delivery is performed and coordinated within that organisational framework. </w:t>
            </w:r>
          </w:p>
          <w:p w14:paraId="0B56CB50" w14:textId="2FA59957" w:rsidR="00C0297F" w:rsidRPr="00D2471B" w:rsidRDefault="00C0297F" w:rsidP="00C0297F">
            <w:pPr>
              <w:spacing w:before="60" w:after="80"/>
              <w:rPr>
                <w:ins w:id="472" w:author="Agnoli Alberto" w:date="2026-07-09T12:34:00Z"/>
              </w:rPr>
            </w:pPr>
            <w:commentRangeStart w:id="473"/>
            <w:commentRangeStart w:id="474"/>
            <w:r w:rsidRPr="00D2471B">
              <w:t xml:space="preserve">The Solution </w:t>
            </w:r>
            <w:ins w:id="475" w:author="SCHECK Oliver" w:date="2026-08-28T14:31:00Z" w16du:dateUtc="2026-08-28T12:31:00Z">
              <w:r w:rsidR="00424DE4" w:rsidRPr="00D2471B">
                <w:t xml:space="preserve">Development </w:t>
              </w:r>
            </w:ins>
            <w:r w:rsidRPr="00D2471B">
              <w:t xml:space="preserve">Team is led by the Project Engineer for </w:t>
            </w:r>
            <w:del w:id="476" w:author="SCHECK Oliver" w:date="2026-09-07T17:17:00Z" w16du:dateUtc="2026-09-07T15:17:00Z">
              <w:r w:rsidRPr="00D2471B" w:rsidDel="00756EE8">
                <w:delText xml:space="preserve">Customer </w:delText>
              </w:r>
            </w:del>
            <w:ins w:id="477" w:author="SCHECK Oliver" w:date="2026-09-07T17:17:00Z" w16du:dateUtc="2026-09-07T15:17:00Z">
              <w:r w:rsidR="00756EE8" w:rsidRPr="00D2471B">
                <w:t xml:space="preserve">Delivery </w:t>
              </w:r>
            </w:ins>
            <w:r w:rsidRPr="00D2471B">
              <w:t xml:space="preserve">Projects and </w:t>
            </w:r>
            <w:del w:id="478" w:author="SCHECK Oliver" w:date="2026-09-07T17:17:00Z" w16du:dateUtc="2026-09-07T15:17:00Z">
              <w:r w:rsidRPr="00D2471B" w:rsidDel="00756EE8">
                <w:delText xml:space="preserve">by the Product Line Engineer for Internal Product Development </w:delText>
              </w:r>
            </w:del>
            <w:ins w:id="479" w:author="SCHECK Oliver" w:date="2026-09-07T17:17:00Z" w16du:dateUtc="2026-09-07T15:17:00Z">
              <w:r w:rsidR="00756EE8" w:rsidRPr="00D2471B">
                <w:t xml:space="preserve">Portfolio </w:t>
              </w:r>
            </w:ins>
            <w:commentRangeStart w:id="480"/>
            <w:r w:rsidRPr="00D2471B">
              <w:t>Projects</w:t>
            </w:r>
            <w:ins w:id="481" w:author="Vannucchi Alessandro" w:date="2026-07-09T12:31:00Z">
              <w:del w:id="482" w:author="SCHECK Oliver" w:date="2026-09-08T17:58:00Z" w16du:dateUtc="2026-09-08T15:58:00Z">
                <w:r w:rsidRPr="00D2471B" w:rsidDel="00350E88">
                  <w:delText xml:space="preserve"> (where applicable, according to the different LoBs)</w:delText>
                </w:r>
              </w:del>
            </w:ins>
            <w:ins w:id="483" w:author="Agnoli Alberto" w:date="2026-07-09T12:34:00Z">
              <w:r w:rsidRPr="00D2471B">
                <w:t>.</w:t>
              </w:r>
            </w:ins>
            <w:commentRangeEnd w:id="473"/>
            <w:r w:rsidR="00D0403E" w:rsidRPr="00D2471B">
              <w:rPr>
                <w:rStyle w:val="CommentReference"/>
                <w:sz w:val="22"/>
                <w:szCs w:val="22"/>
              </w:rPr>
              <w:commentReference w:id="473"/>
            </w:r>
            <w:commentRangeEnd w:id="474"/>
            <w:r w:rsidR="00756EE8" w:rsidRPr="00D2471B">
              <w:rPr>
                <w:rStyle w:val="CommentReference"/>
                <w:sz w:val="22"/>
                <w:szCs w:val="22"/>
              </w:rPr>
              <w:commentReference w:id="474"/>
            </w:r>
            <w:commentRangeEnd w:id="480"/>
            <w:r w:rsidR="00666A53" w:rsidRPr="00D2471B">
              <w:rPr>
                <w:rStyle w:val="CommentReference"/>
                <w:sz w:val="22"/>
                <w:szCs w:val="22"/>
              </w:rPr>
              <w:commentReference w:id="480"/>
            </w:r>
          </w:p>
          <w:p w14:paraId="5376949F" w14:textId="7776A9E5" w:rsidR="00DC20A1" w:rsidRPr="00D2471B" w:rsidRDefault="00C0297F" w:rsidP="00C0297F">
            <w:pPr>
              <w:spacing w:before="60" w:after="80"/>
            </w:pPr>
            <w:ins w:id="484" w:author="Agnoli Alberto" w:date="2026-07-09T12:34:00Z">
              <w:del w:id="485" w:author="SCHECK Oliver" w:date="2026-09-08T17:56:00Z" w16du:dateUtc="2026-09-08T15:56:00Z">
                <w:r w:rsidRPr="00D2471B" w:rsidDel="00D02715">
                  <w:delText>B</w:delText>
                </w:r>
              </w:del>
            </w:ins>
            <w:ins w:id="486" w:author="Agnoli Alberto" w:date="2026-07-09T12:33:00Z">
              <w:del w:id="487" w:author="SCHECK Oliver" w:date="2026-09-08T17:56:00Z" w16du:dateUtc="2026-09-08T15:56:00Z">
                <w:r w:rsidRPr="00D2471B" w:rsidDel="00D02715">
                  <w:delText>eyond warrant</w:delText>
                </w:r>
              </w:del>
            </w:ins>
            <w:ins w:id="488" w:author="Agnoli Alberto" w:date="2026-07-09T12:34:00Z">
              <w:del w:id="489" w:author="SCHECK Oliver" w:date="2026-09-08T17:56:00Z" w16du:dateUtc="2026-09-08T15:56:00Z">
                <w:r w:rsidRPr="00D2471B" w:rsidDel="00D02715">
                  <w:delText>y phase Obsolescence is led by the Obsolescence Manage</w:delText>
                </w:r>
              </w:del>
            </w:ins>
            <w:ins w:id="490" w:author="Agnoli Alberto" w:date="2026-07-09T12:35:00Z">
              <w:del w:id="491" w:author="SCHECK Oliver" w:date="2026-09-08T17:56:00Z" w16du:dateUtc="2026-09-08T15:56:00Z">
                <w:r w:rsidRPr="00D2471B" w:rsidDel="00D02715">
                  <w:delText>ment Team.</w:delText>
                </w:r>
              </w:del>
            </w:ins>
            <w:del w:id="492" w:author="SCHECK Oliver" w:date="2026-09-08T17:56:00Z" w16du:dateUtc="2026-09-08T15:56:00Z">
              <w:r w:rsidRPr="00D2471B" w:rsidDel="00D02715">
                <w:delText>.</w:delText>
              </w:r>
            </w:del>
            <w:ins w:id="493" w:author="SCHECK Oliver" w:date="2026-09-07T15:02:00Z" w16du:dateUtc="2026-09-07T13:02:00Z">
              <w:r w:rsidR="00DC20A1" w:rsidRPr="00D2471B">
                <w:t xml:space="preserve">The structure of the </w:t>
              </w:r>
            </w:ins>
            <w:ins w:id="494" w:author="SCHECK Oliver" w:date="2026-09-07T15:03:00Z" w16du:dateUtc="2026-09-07T13:03:00Z">
              <w:r w:rsidR="00DC20A1" w:rsidRPr="00D2471B">
                <w:t>Solution Development Team</w:t>
              </w:r>
            </w:ins>
            <w:ins w:id="495" w:author="SCHECK Oliver" w:date="2026-09-07T15:02:00Z" w16du:dateUtc="2026-09-07T13:02:00Z">
              <w:r w:rsidR="00DC20A1" w:rsidRPr="00D2471B">
                <w:t xml:space="preserve"> </w:t>
              </w:r>
            </w:ins>
            <w:ins w:id="496" w:author="SCHECK Oliver" w:date="2026-09-07T15:03:00Z" w16du:dateUtc="2026-09-07T13:03:00Z">
              <w:r w:rsidR="00DC20A1" w:rsidRPr="00D2471B">
                <w:t xml:space="preserve">follows the rules and guidelines as outlined in </w:t>
              </w:r>
            </w:ins>
            <w:ins w:id="497" w:author="SCHECK Oliver" w:date="2026-09-07T15:02:00Z" w16du:dateUtc="2026-09-07T13:02:00Z">
              <w:r w:rsidR="00DC20A1" w:rsidRPr="00D2471B">
                <w:t xml:space="preserve">document </w:t>
              </w:r>
              <w:r w:rsidR="00DC20A1" w:rsidRPr="00D2471B">
                <w:rPr>
                  <w:rFonts w:cs="Arial"/>
                  <w:b/>
                </w:rPr>
                <w:t>G-TRN A08001</w:t>
              </w:r>
              <w:r w:rsidR="00DC20A1" w:rsidRPr="00D2471B">
                <w:rPr>
                  <w:rFonts w:cs="Arial"/>
                </w:rPr>
                <w:t>.</w:t>
              </w:r>
            </w:ins>
          </w:p>
        </w:tc>
      </w:tr>
      <w:tr w:rsidR="0030434D" w:rsidRPr="00D2471B" w14:paraId="3163010D" w14:textId="77777777">
        <w:trPr>
          <w:ins w:id="498" w:author="SCHECK Oliver" w:date="2026-09-10T15:10:00Z"/>
        </w:trPr>
        <w:tc>
          <w:tcPr>
            <w:tcW w:w="1891" w:type="dxa"/>
            <w:shd w:val="clear" w:color="auto" w:fill="F2F2F2" w:themeFill="background1" w:themeFillShade="F2"/>
          </w:tcPr>
          <w:p w14:paraId="60D5CA91" w14:textId="77777777" w:rsidR="0030434D" w:rsidRPr="00D2471B" w:rsidRDefault="0030434D">
            <w:pPr>
              <w:spacing w:before="60" w:after="80"/>
              <w:rPr>
                <w:ins w:id="499" w:author="SCHECK Oliver" w:date="2026-09-10T15:10:00Z" w16du:dateUtc="2026-09-10T13:10:00Z"/>
              </w:rPr>
            </w:pPr>
            <w:ins w:id="500" w:author="SCHECK Oliver" w:date="2026-09-10T15:10:00Z" w16du:dateUtc="2026-09-10T13:10:00Z">
              <w:r w:rsidRPr="00D2471B">
                <w:t>Solution Target Architecture</w:t>
              </w:r>
            </w:ins>
          </w:p>
        </w:tc>
        <w:tc>
          <w:tcPr>
            <w:tcW w:w="7521" w:type="dxa"/>
          </w:tcPr>
          <w:p w14:paraId="04C91623" w14:textId="77777777" w:rsidR="0030434D" w:rsidRPr="00D2471B" w:rsidRDefault="0030434D">
            <w:pPr>
              <w:spacing w:before="60" w:after="80"/>
              <w:rPr>
                <w:ins w:id="501" w:author="SCHECK Oliver" w:date="2026-09-10T15:10:00Z" w16du:dateUtc="2026-09-10T13:10:00Z"/>
              </w:rPr>
            </w:pPr>
            <w:ins w:id="502" w:author="SCHECK Oliver" w:date="2026-09-10T15:10:00Z" w16du:dateUtc="2026-09-10T13:10:00Z">
              <w:r w:rsidRPr="00D2471B">
                <w:t>A strategic solution target architecture describing, in an abstract way, the mid- and long-term evolution of a Solution. It contains standard interfaces, user level requirements and features, dependencies between subsystems and strategic positions and justifications.</w:t>
              </w:r>
            </w:ins>
          </w:p>
        </w:tc>
      </w:tr>
      <w:tr w:rsidR="00C0297F" w:rsidRPr="00D2471B" w14:paraId="1E6CD3A0" w14:textId="77777777" w:rsidTr="00D8447C">
        <w:tc>
          <w:tcPr>
            <w:tcW w:w="1891" w:type="dxa"/>
            <w:shd w:val="clear" w:color="auto" w:fill="F2F2F2" w:themeFill="background1" w:themeFillShade="F2"/>
          </w:tcPr>
          <w:p w14:paraId="269612BE" w14:textId="3C9319E7" w:rsidR="00C0297F" w:rsidRPr="00D2471B" w:rsidRDefault="00C0297F" w:rsidP="00C0297F">
            <w:pPr>
              <w:spacing w:before="60" w:after="80"/>
            </w:pPr>
            <w:r w:rsidRPr="00D2471B">
              <w:t>Subsystem</w:t>
            </w:r>
          </w:p>
        </w:tc>
        <w:tc>
          <w:tcPr>
            <w:tcW w:w="7521" w:type="dxa"/>
          </w:tcPr>
          <w:p w14:paraId="6659CF26" w14:textId="7255917A" w:rsidR="00C0297F" w:rsidRPr="00D2471B" w:rsidRDefault="00C0297F" w:rsidP="00C0297F">
            <w:pPr>
              <w:spacing w:before="60" w:after="80"/>
            </w:pPr>
            <w:r w:rsidRPr="00D2471B">
              <w:t>A significant part of the system allowing a consistent part of the function of the system.</w:t>
            </w:r>
          </w:p>
        </w:tc>
      </w:tr>
      <w:tr w:rsidR="00C47C27" w:rsidRPr="00D2471B" w14:paraId="06543903" w14:textId="77777777" w:rsidTr="00D8447C">
        <w:trPr>
          <w:ins w:id="503" w:author="SCHECK Oliver" w:date="2026-09-08T14:56:00Z"/>
        </w:trPr>
        <w:tc>
          <w:tcPr>
            <w:tcW w:w="1891" w:type="dxa"/>
            <w:shd w:val="clear" w:color="auto" w:fill="F2F2F2" w:themeFill="background1" w:themeFillShade="F2"/>
          </w:tcPr>
          <w:p w14:paraId="0AFAC48F" w14:textId="52FE6121" w:rsidR="00C47C27" w:rsidRPr="00D2471B" w:rsidRDefault="002814AD" w:rsidP="00C0297F">
            <w:pPr>
              <w:spacing w:before="60" w:after="80"/>
              <w:rPr>
                <w:ins w:id="504" w:author="SCHECK Oliver" w:date="2026-09-08T14:56:00Z" w16du:dateUtc="2026-09-08T12:56:00Z"/>
              </w:rPr>
            </w:pPr>
            <w:ins w:id="505" w:author="SCHECK Oliver" w:date="2026-09-08T14:57:00Z">
              <w:r w:rsidRPr="00D2471B">
                <w:t>Supply Chain</w:t>
              </w:r>
            </w:ins>
          </w:p>
        </w:tc>
        <w:tc>
          <w:tcPr>
            <w:tcW w:w="7521" w:type="dxa"/>
          </w:tcPr>
          <w:p w14:paraId="51535E44" w14:textId="741B519C" w:rsidR="00C47C27" w:rsidRPr="00D2471B" w:rsidRDefault="002814AD" w:rsidP="00C0297F">
            <w:pPr>
              <w:spacing w:before="60" w:after="80"/>
              <w:rPr>
                <w:ins w:id="506" w:author="SCHECK Oliver" w:date="2026-09-08T14:56:00Z" w16du:dateUtc="2026-09-08T12:56:00Z"/>
              </w:rPr>
            </w:pPr>
            <w:ins w:id="507" w:author="SCHECK Oliver" w:date="2026-09-08T14:56:00Z">
              <w:r w:rsidRPr="00D2471B">
                <w:t>System of organisations, people, activities, information and resources involved in transforming materials and knowledge in a product or a service for the customer (ISO 22163:2023)</w:t>
              </w:r>
            </w:ins>
            <w:ins w:id="508" w:author="SCHECK Oliver" w:date="2026-09-08T14:57:00Z" w16du:dateUtc="2026-09-08T12:57:00Z">
              <w:r w:rsidRPr="00D2471B">
                <w:t>.</w:t>
              </w:r>
            </w:ins>
          </w:p>
        </w:tc>
      </w:tr>
      <w:tr w:rsidR="00C0297F" w:rsidRPr="00D2471B" w14:paraId="4055DE69" w14:textId="77777777" w:rsidTr="00D8447C">
        <w:tc>
          <w:tcPr>
            <w:tcW w:w="1891" w:type="dxa"/>
            <w:shd w:val="clear" w:color="auto" w:fill="F2F2F2" w:themeFill="background1" w:themeFillShade="F2"/>
          </w:tcPr>
          <w:p w14:paraId="0D08CD91" w14:textId="57BAD800" w:rsidR="00C0297F" w:rsidRPr="00D2471B" w:rsidRDefault="00C0297F" w:rsidP="00C0297F">
            <w:pPr>
              <w:spacing w:before="60" w:after="80"/>
            </w:pPr>
            <w:r w:rsidRPr="00D2471B">
              <w:t>System</w:t>
            </w:r>
          </w:p>
        </w:tc>
        <w:tc>
          <w:tcPr>
            <w:tcW w:w="7521" w:type="dxa"/>
          </w:tcPr>
          <w:p w14:paraId="25C2E19C" w14:textId="35FD5A62" w:rsidR="00C0297F" w:rsidRPr="00D2471B" w:rsidRDefault="00C0297F" w:rsidP="00C0297F">
            <w:pPr>
              <w:spacing w:before="60" w:after="80"/>
            </w:pPr>
            <w:r w:rsidRPr="00D2471B">
              <w:t>A whole or a part of an integrated technical system based on the scope of work of a specific contract.</w:t>
            </w:r>
          </w:p>
        </w:tc>
      </w:tr>
      <w:tr w:rsidR="007C721B" w:rsidRPr="00D2471B" w14:paraId="05E0083F" w14:textId="77777777" w:rsidTr="00D8447C">
        <w:trPr>
          <w:ins w:id="509" w:author="SCHECK Oliver" w:date="2026-09-07T18:01:00Z"/>
        </w:trPr>
        <w:tc>
          <w:tcPr>
            <w:tcW w:w="1891" w:type="dxa"/>
            <w:shd w:val="clear" w:color="auto" w:fill="F2F2F2" w:themeFill="background1" w:themeFillShade="F2"/>
          </w:tcPr>
          <w:p w14:paraId="4CFAD4C3" w14:textId="416052D8" w:rsidR="007C721B" w:rsidRPr="00D2471B" w:rsidRDefault="007C721B" w:rsidP="00C0297F">
            <w:pPr>
              <w:spacing w:before="60" w:after="80"/>
              <w:rPr>
                <w:ins w:id="510" w:author="SCHECK Oliver" w:date="2026-09-07T18:01:00Z" w16du:dateUtc="2026-09-07T16:01:00Z"/>
              </w:rPr>
            </w:pPr>
            <w:ins w:id="511" w:author="SCHECK Oliver" w:date="2026-09-07T18:01:00Z" w16du:dateUtc="2026-09-07T16:01:00Z">
              <w:r w:rsidRPr="00D2471B">
                <w:t xml:space="preserve">Technical </w:t>
              </w:r>
              <w:commentRangeStart w:id="512"/>
              <w:r w:rsidRPr="00D2471B">
                <w:t>Authority</w:t>
              </w:r>
            </w:ins>
            <w:commentRangeEnd w:id="512"/>
            <w:r w:rsidR="00D0403E" w:rsidRPr="00D2471B">
              <w:rPr>
                <w:rStyle w:val="CommentReference"/>
                <w:sz w:val="22"/>
                <w:szCs w:val="22"/>
              </w:rPr>
              <w:commentReference w:id="512"/>
            </w:r>
          </w:p>
        </w:tc>
        <w:tc>
          <w:tcPr>
            <w:tcW w:w="7521" w:type="dxa"/>
          </w:tcPr>
          <w:p w14:paraId="4DC1261D" w14:textId="2A0CE0AB" w:rsidR="007C721B" w:rsidRPr="00D2471B" w:rsidRDefault="007C721B" w:rsidP="00C0297F">
            <w:pPr>
              <w:spacing w:before="60" w:after="80"/>
              <w:rPr>
                <w:ins w:id="513" w:author="SCHECK Oliver" w:date="2026-09-07T18:01:00Z" w16du:dateUtc="2026-09-07T16:01:00Z"/>
              </w:rPr>
            </w:pPr>
            <w:ins w:id="514" w:author="SCHECK Oliver" w:date="2026-09-07T18:01:00Z">
              <w:r w:rsidRPr="00D2471B">
                <w:t>The Technical Authority is a senior technical individual who analyses, challenges, validates and approves the technical solution and the technical delivery process proposed for Bids or Projects, ensuring technical risks have been minimized with proper mitigation plans through the critical phases from bid to completion of project execution</w:t>
              </w:r>
            </w:ins>
            <w:ins w:id="515" w:author="SCHECK Oliver" w:date="2026-09-10T10:48:00Z" w16du:dateUtc="2026-09-10T08:48:00Z">
              <w:r w:rsidR="006F518C" w:rsidRPr="00D2471B">
                <w:t>.</w:t>
              </w:r>
            </w:ins>
          </w:p>
        </w:tc>
      </w:tr>
      <w:tr w:rsidR="00C83B5F" w:rsidRPr="00D2471B" w14:paraId="51C06C58" w14:textId="77777777" w:rsidTr="00D8447C">
        <w:trPr>
          <w:ins w:id="516" w:author="SCHECK Oliver" w:date="2026-09-10T15:17:00Z"/>
        </w:trPr>
        <w:tc>
          <w:tcPr>
            <w:tcW w:w="1891" w:type="dxa"/>
            <w:shd w:val="clear" w:color="auto" w:fill="F2F2F2" w:themeFill="background1" w:themeFillShade="F2"/>
          </w:tcPr>
          <w:p w14:paraId="1742E342" w14:textId="65FCD4A2" w:rsidR="00C83B5F" w:rsidRPr="00D2471B" w:rsidRDefault="00D528E7" w:rsidP="00C0297F">
            <w:pPr>
              <w:spacing w:before="60" w:after="80"/>
              <w:rPr>
                <w:ins w:id="517" w:author="SCHECK Oliver" w:date="2026-09-10T15:17:00Z" w16du:dateUtc="2026-09-10T13:17:00Z"/>
              </w:rPr>
            </w:pPr>
            <w:ins w:id="518" w:author="SCHECK Oliver" w:date="2026-09-10T15:17:00Z" w16du:dateUtc="2026-09-10T13:17:00Z">
              <w:r w:rsidRPr="00D2471B">
                <w:t>Technical Event</w:t>
              </w:r>
            </w:ins>
          </w:p>
        </w:tc>
        <w:tc>
          <w:tcPr>
            <w:tcW w:w="7521" w:type="dxa"/>
          </w:tcPr>
          <w:p w14:paraId="7C1521D9" w14:textId="2E88D2D7" w:rsidR="00C83B5F" w:rsidRPr="00D2471B" w:rsidRDefault="001F4581" w:rsidP="00C0297F">
            <w:pPr>
              <w:spacing w:before="60" w:after="80"/>
              <w:rPr>
                <w:ins w:id="519" w:author="SCHECK Oliver" w:date="2026-09-10T15:17:00Z" w16du:dateUtc="2026-09-10T13:17:00Z"/>
              </w:rPr>
            </w:pPr>
            <w:ins w:id="520" w:author="SCHECK Oliver" w:date="2026-09-10T15:17:00Z" w16du:dateUtc="2026-09-10T13:17:00Z">
              <w:r w:rsidRPr="00D2471B">
                <w:t>Any event potentially affecting the configuration. Event such as defect on produced part, result of incidents analysis, Deviation, Waiver, Customer Change Request, Supplier Change Request, Internal Change Request, Supply chain shortages.</w:t>
              </w:r>
            </w:ins>
          </w:p>
        </w:tc>
      </w:tr>
      <w:tr w:rsidR="002D3ACB" w:rsidRPr="00D2471B" w14:paraId="721DB4DF" w14:textId="77777777" w:rsidTr="00D8447C">
        <w:trPr>
          <w:ins w:id="521" w:author="SCHECK Oliver" w:date="2026-09-10T20:11:00Z"/>
        </w:trPr>
        <w:tc>
          <w:tcPr>
            <w:tcW w:w="1891" w:type="dxa"/>
            <w:shd w:val="clear" w:color="auto" w:fill="F2F2F2" w:themeFill="background1" w:themeFillShade="F2"/>
          </w:tcPr>
          <w:p w14:paraId="10BAD306" w14:textId="76E508B7" w:rsidR="002D3ACB" w:rsidRPr="00D2471B" w:rsidRDefault="002D3ACB" w:rsidP="00C0297F">
            <w:pPr>
              <w:spacing w:before="60" w:after="80"/>
              <w:rPr>
                <w:ins w:id="522" w:author="SCHECK Oliver" w:date="2026-09-10T20:11:00Z" w16du:dateUtc="2026-09-10T18:11:00Z"/>
              </w:rPr>
            </w:pPr>
            <w:ins w:id="523" w:author="SCHECK Oliver" w:date="2026-09-10T20:11:00Z" w16du:dateUtc="2026-09-10T18:11:00Z">
              <w:r w:rsidRPr="00D2471B">
                <w:t>Waiver</w:t>
              </w:r>
            </w:ins>
          </w:p>
        </w:tc>
        <w:tc>
          <w:tcPr>
            <w:tcW w:w="7521" w:type="dxa"/>
          </w:tcPr>
          <w:p w14:paraId="6A3E4659" w14:textId="61598EC0" w:rsidR="002D3ACB" w:rsidRPr="00D2471B" w:rsidRDefault="002D3ACB" w:rsidP="00C0297F">
            <w:pPr>
              <w:spacing w:before="60" w:after="80"/>
              <w:rPr>
                <w:ins w:id="524" w:author="SCHECK Oliver" w:date="2026-09-10T20:11:00Z" w16du:dateUtc="2026-09-10T18:11:00Z"/>
              </w:rPr>
            </w:pPr>
            <w:ins w:id="525" w:author="SCHECK Oliver" w:date="2026-09-10T20:11:00Z">
              <w:r w:rsidRPr="00D2471B">
                <w:t>A formal post</w:t>
              </w:r>
              <w:r w:rsidRPr="00D2471B">
                <w:noBreakHyphen/>
                <w:t>production decision documenting and authorizing a non-conformance of the</w:t>
              </w:r>
            </w:ins>
            <w:ins w:id="526" w:author="SCHECK Oliver" w:date="2026-09-14T10:40:00Z" w16du:dateUtc="2026-09-14T08:40:00Z">
              <w:r w:rsidR="0029616C" w:rsidRPr="00D2471B">
                <w:t xml:space="preserve"> </w:t>
              </w:r>
            </w:ins>
            <w:ins w:id="527" w:author="SCHECK Oliver" w:date="2026-09-10T20:11:00Z">
              <w:r w:rsidRPr="00D2471B">
                <w:t>Physical</w:t>
              </w:r>
            </w:ins>
            <w:ins w:id="528" w:author="SCHECK Oliver" w:date="2026-09-14T10:40:00Z" w16du:dateUtc="2026-09-14T08:40:00Z">
              <w:r w:rsidR="0029616C" w:rsidRPr="00D2471B">
                <w:t xml:space="preserve"> </w:t>
              </w:r>
            </w:ins>
            <w:ins w:id="529" w:author="SCHECK Oliver" w:date="2026-09-10T20:11:00Z">
              <w:r w:rsidRPr="00D2471B">
                <w:t>Item with respect to the approved product</w:t>
              </w:r>
            </w:ins>
            <w:ins w:id="530" w:author="SCHECK Oliver" w:date="2026-09-14T10:41:00Z" w16du:dateUtc="2026-09-14T08:41:00Z">
              <w:r w:rsidR="00042321" w:rsidRPr="00D2471B">
                <w:t xml:space="preserve"> </w:t>
              </w:r>
            </w:ins>
            <w:ins w:id="531" w:author="SCHECK Oliver" w:date="2026-09-10T20:11:00Z">
              <w:r w:rsidRPr="00D2471B">
                <w:t>configuration baseline.</w:t>
              </w:r>
            </w:ins>
          </w:p>
        </w:tc>
      </w:tr>
      <w:tr w:rsidR="00AB5CEE" w:rsidRPr="00D2471B" w14:paraId="6E9407FB" w14:textId="77777777">
        <w:tc>
          <w:tcPr>
            <w:tcW w:w="1891" w:type="dxa"/>
            <w:shd w:val="clear" w:color="auto" w:fill="F2F2F2" w:themeFill="background1" w:themeFillShade="F2"/>
          </w:tcPr>
          <w:p w14:paraId="409DD6BA" w14:textId="77777777" w:rsidR="00AB5CEE" w:rsidRPr="00D2471B" w:rsidRDefault="00AB5CEE">
            <w:pPr>
              <w:spacing w:before="60" w:after="80"/>
            </w:pPr>
            <w:ins w:id="532" w:author="SCHECK Oliver" w:date="2026-09-08T15:06:00Z" w16du:dateUtc="2026-09-08T13:06:00Z">
              <w:r w:rsidRPr="00D2471B">
                <w:t>Work Breakdown Structure</w:t>
              </w:r>
            </w:ins>
          </w:p>
        </w:tc>
        <w:tc>
          <w:tcPr>
            <w:tcW w:w="7521" w:type="dxa"/>
          </w:tcPr>
          <w:p w14:paraId="0243655B" w14:textId="77777777" w:rsidR="00AB5CEE" w:rsidRPr="00D2471B" w:rsidRDefault="00AB5CEE">
            <w:pPr>
              <w:spacing w:before="60" w:after="80"/>
            </w:pPr>
            <w:ins w:id="533" w:author="SCHECK Oliver" w:date="2026-09-08T15:06:00Z" w16du:dateUtc="2026-09-08T13:06:00Z">
              <w:r w:rsidRPr="00D2471B">
                <w:t>A hierarchical decomposition of a project into smaller, manageable components called work packages.</w:t>
              </w:r>
            </w:ins>
          </w:p>
        </w:tc>
      </w:tr>
      <w:tr w:rsidR="00D0403E" w:rsidRPr="00D2471B" w14:paraId="66C7F05C" w14:textId="77777777">
        <w:trPr>
          <w:trHeight w:val="358"/>
        </w:trPr>
        <w:tc>
          <w:tcPr>
            <w:tcW w:w="1891" w:type="dxa"/>
            <w:shd w:val="clear" w:color="auto" w:fill="F2F2F2" w:themeFill="background1" w:themeFillShade="F2"/>
          </w:tcPr>
          <w:p w14:paraId="719F2AC8" w14:textId="77777777" w:rsidR="00D0403E" w:rsidRPr="00D2471B" w:rsidRDefault="00D0403E">
            <w:pPr>
              <w:spacing w:before="60" w:after="80"/>
            </w:pPr>
            <w:ins w:id="534" w:author="SCHECK Oliver" w:date="2026-09-08T15:05:00Z" w16du:dateUtc="2026-09-08T13:05:00Z">
              <w:r w:rsidRPr="00D2471B">
                <w:t>Work Package</w:t>
              </w:r>
            </w:ins>
          </w:p>
        </w:tc>
        <w:tc>
          <w:tcPr>
            <w:tcW w:w="7521" w:type="dxa"/>
          </w:tcPr>
          <w:p w14:paraId="02392EE0" w14:textId="77777777" w:rsidR="00D0403E" w:rsidRPr="00D2471B" w:rsidRDefault="00D0403E">
            <w:pPr>
              <w:spacing w:before="60" w:after="80"/>
            </w:pPr>
            <w:ins w:id="535" w:author="SCHECK Oliver" w:date="2026-09-08T15:05:00Z" w16du:dateUtc="2026-09-08T13:05:00Z">
              <w:r w:rsidRPr="00D2471B">
                <w:t>A deliverable or project work component at the lowest level of each branch of the Work Breakdown Structure.</w:t>
              </w:r>
            </w:ins>
          </w:p>
        </w:tc>
      </w:tr>
    </w:tbl>
    <w:p w14:paraId="4D62129E" w14:textId="148977AB" w:rsidR="00440BA7" w:rsidRPr="00D2471B" w:rsidRDefault="00440BA7" w:rsidP="00832904">
      <w:pPr>
        <w:tabs>
          <w:tab w:val="left" w:pos="1154"/>
        </w:tabs>
      </w:pPr>
    </w:p>
    <w:p w14:paraId="0761B96A" w14:textId="136AD891" w:rsidR="005F11F2" w:rsidRPr="00D2471B" w:rsidRDefault="0065146D" w:rsidP="00A37841">
      <w:pPr>
        <w:pStyle w:val="Heading2"/>
        <w:numPr>
          <w:ilvl w:val="1"/>
          <w:numId w:val="16"/>
        </w:numPr>
      </w:pPr>
      <w:bookmarkStart w:id="536" w:name="_Toc240452060"/>
      <w:r w:rsidRPr="00D2471B">
        <w:t xml:space="preserve">GBMS </w:t>
      </w:r>
      <w:r w:rsidR="005F11F2" w:rsidRPr="00D2471B">
        <w:t>Reference Documents</w:t>
      </w:r>
      <w:bookmarkEnd w:id="536"/>
    </w:p>
    <w:p w14:paraId="57A67580" w14:textId="1206DCEE" w:rsidR="003F772C" w:rsidRPr="00D2471B" w:rsidRDefault="003F772C" w:rsidP="003F772C">
      <w:r w:rsidRPr="00D2471B">
        <w:rPr>
          <w:rFonts w:eastAsia="Times New Roman"/>
        </w:rPr>
        <w:t>References apply to the latest approved revision.</w:t>
      </w:r>
    </w:p>
    <w:tbl>
      <w:tblPr>
        <w:tblStyle w:val="TableGrid"/>
        <w:tblW w:w="9071"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GBMS Referenced Documents Table"/>
      </w:tblPr>
      <w:tblGrid>
        <w:gridCol w:w="2551"/>
        <w:gridCol w:w="6520"/>
      </w:tblGrid>
      <w:tr w:rsidR="0062430B" w:rsidRPr="00D2471B" w14:paraId="7A5839D2" w14:textId="77777777">
        <w:tc>
          <w:tcPr>
            <w:tcW w:w="2551" w:type="dxa"/>
            <w:shd w:val="clear" w:color="auto" w:fill="F2F2F2" w:themeFill="background1" w:themeFillShade="F2"/>
          </w:tcPr>
          <w:p w14:paraId="52301A78" w14:textId="6123C801" w:rsidR="0062430B" w:rsidRPr="00D2471B" w:rsidRDefault="0062430B" w:rsidP="0062430B">
            <w:pPr>
              <w:spacing w:before="60" w:after="60" w:line="240" w:lineRule="auto"/>
              <w:rPr>
                <w:rFonts w:cs="Arial"/>
              </w:rPr>
            </w:pPr>
            <w:r w:rsidRPr="00D2471B">
              <w:t>G-KPI L03001</w:t>
            </w:r>
          </w:p>
        </w:tc>
        <w:tc>
          <w:tcPr>
            <w:tcW w:w="6520" w:type="dxa"/>
          </w:tcPr>
          <w:p w14:paraId="1A744A6F" w14:textId="34BCB0E5" w:rsidR="0062430B" w:rsidRPr="00D2471B" w:rsidRDefault="0062430B" w:rsidP="0062430B">
            <w:pPr>
              <w:spacing w:before="60" w:after="60" w:line="240" w:lineRule="auto"/>
              <w:rPr>
                <w:rFonts w:cs="Arial"/>
              </w:rPr>
            </w:pPr>
            <w:r w:rsidRPr="00D2471B">
              <w:t>Design, Develop and Qualify Solution KPIs</w:t>
            </w:r>
          </w:p>
        </w:tc>
      </w:tr>
      <w:tr w:rsidR="0062430B" w:rsidRPr="00D2471B" w14:paraId="1884CFF4" w14:textId="77777777">
        <w:tc>
          <w:tcPr>
            <w:tcW w:w="2551" w:type="dxa"/>
            <w:shd w:val="clear" w:color="auto" w:fill="F2F2F2" w:themeFill="background1" w:themeFillShade="F2"/>
          </w:tcPr>
          <w:p w14:paraId="25AF21A8" w14:textId="086DF759" w:rsidR="0062430B" w:rsidRPr="00D2471B" w:rsidRDefault="00040D66" w:rsidP="0062430B">
            <w:pPr>
              <w:spacing w:before="60" w:after="60" w:line="240" w:lineRule="auto"/>
              <w:rPr>
                <w:rFonts w:cs="Arial"/>
              </w:rPr>
            </w:pPr>
            <w:r w:rsidRPr="00D2471B">
              <w:rPr>
                <w:rFonts w:cs="Arial"/>
              </w:rPr>
              <w:t>G-TRN A08001</w:t>
            </w:r>
          </w:p>
        </w:tc>
        <w:tc>
          <w:tcPr>
            <w:tcW w:w="6520" w:type="dxa"/>
          </w:tcPr>
          <w:p w14:paraId="4AAAE0F4" w14:textId="4F1D5823" w:rsidR="0062430B" w:rsidRPr="00D2471B" w:rsidRDefault="00040D66" w:rsidP="0062430B">
            <w:pPr>
              <w:spacing w:before="60" w:after="60" w:line="240" w:lineRule="auto"/>
              <w:rPr>
                <w:rFonts w:cs="Arial"/>
              </w:rPr>
            </w:pPr>
            <w:r w:rsidRPr="00D2471B">
              <w:rPr>
                <w:rFonts w:cs="Arial"/>
              </w:rPr>
              <w:t>RSBU Project Team Organisation Transition Rules</w:t>
            </w:r>
          </w:p>
        </w:tc>
      </w:tr>
      <w:tr w:rsidR="0062430B" w:rsidRPr="00D2471B" w14:paraId="2B648971" w14:textId="77777777">
        <w:tc>
          <w:tcPr>
            <w:tcW w:w="2551" w:type="dxa"/>
            <w:shd w:val="clear" w:color="auto" w:fill="F2F2F2" w:themeFill="background1" w:themeFillShade="F2"/>
          </w:tcPr>
          <w:p w14:paraId="2F490DE2" w14:textId="77777777" w:rsidR="0062430B" w:rsidRPr="00D2471B" w:rsidRDefault="0062430B" w:rsidP="0062430B">
            <w:pPr>
              <w:spacing w:before="60" w:after="60" w:line="240" w:lineRule="auto"/>
              <w:rPr>
                <w:rFonts w:cs="Arial"/>
              </w:rPr>
            </w:pPr>
          </w:p>
        </w:tc>
        <w:tc>
          <w:tcPr>
            <w:tcW w:w="6520" w:type="dxa"/>
          </w:tcPr>
          <w:p w14:paraId="20A66B06" w14:textId="77777777" w:rsidR="0062430B" w:rsidRPr="00D2471B" w:rsidRDefault="0062430B" w:rsidP="0062430B">
            <w:pPr>
              <w:spacing w:before="60" w:after="60" w:line="240" w:lineRule="auto"/>
              <w:rPr>
                <w:rFonts w:cs="Arial"/>
              </w:rPr>
            </w:pPr>
          </w:p>
        </w:tc>
      </w:tr>
    </w:tbl>
    <w:p w14:paraId="1BCC4AE3" w14:textId="6202EF3F" w:rsidR="008710E4" w:rsidRPr="00D2471B" w:rsidRDefault="008710E4" w:rsidP="00832904">
      <w:pPr>
        <w:tabs>
          <w:tab w:val="left" w:pos="1154"/>
        </w:tabs>
      </w:pPr>
    </w:p>
    <w:p w14:paraId="30B724B7" w14:textId="77777777" w:rsidR="00841654" w:rsidRPr="00D2471B" w:rsidRDefault="00841654" w:rsidP="00B50A77">
      <w:pPr>
        <w:pStyle w:val="Guidance"/>
        <w:jc w:val="center"/>
        <w:rPr>
          <w:color w:val="000000" w:themeColor="text1"/>
          <w:sz w:val="12"/>
          <w:szCs w:val="12"/>
        </w:rPr>
      </w:pPr>
      <w:bookmarkStart w:id="537" w:name="_Hlk204347966"/>
      <w:bookmarkStart w:id="538" w:name="_Hlk210378341"/>
    </w:p>
    <w:p w14:paraId="6AB5F13D" w14:textId="77777777" w:rsidR="00D61CC1" w:rsidRPr="00D2471B" w:rsidRDefault="00D61CC1" w:rsidP="00B50A77">
      <w:pPr>
        <w:pStyle w:val="Guidance"/>
        <w:jc w:val="center"/>
        <w:rPr>
          <w:color w:val="000000" w:themeColor="text1"/>
          <w:sz w:val="12"/>
          <w:szCs w:val="12"/>
        </w:rPr>
      </w:pPr>
    </w:p>
    <w:p w14:paraId="343A549D" w14:textId="5C77604A" w:rsidR="00D61CC1" w:rsidRPr="00D2471B" w:rsidRDefault="00D61CC1" w:rsidP="00B50A77">
      <w:pPr>
        <w:pStyle w:val="Guidance"/>
        <w:jc w:val="center"/>
        <w:rPr>
          <w:color w:val="000000" w:themeColor="text1"/>
          <w:sz w:val="12"/>
          <w:szCs w:val="12"/>
        </w:rPr>
        <w:sectPr w:rsidR="00D61CC1" w:rsidRPr="00D2471B" w:rsidSect="004E105A">
          <w:headerReference w:type="even" r:id="rId15"/>
          <w:headerReference w:type="default" r:id="rId16"/>
          <w:footerReference w:type="even" r:id="rId17"/>
          <w:footerReference w:type="default" r:id="rId18"/>
          <w:headerReference w:type="first" r:id="rId19"/>
          <w:footerReference w:type="first" r:id="rId20"/>
          <w:pgSz w:w="11907" w:h="16840" w:code="9"/>
          <w:pgMar w:top="1418" w:right="1077" w:bottom="1418" w:left="1418" w:header="567" w:footer="567" w:gutter="0"/>
          <w:pgNumType w:start="1"/>
          <w:cols w:space="720"/>
          <w:titlePg/>
          <w:docGrid w:linePitch="360"/>
        </w:sectPr>
      </w:pPr>
    </w:p>
    <w:p w14:paraId="35BA9D37" w14:textId="5D9C8D86" w:rsidR="00BD7EEA" w:rsidRPr="00D2471B" w:rsidRDefault="00BD7EEA" w:rsidP="000F439B">
      <w:pPr>
        <w:pStyle w:val="Heading1"/>
      </w:pPr>
      <w:bookmarkStart w:id="567" w:name="_Toc240452061"/>
      <w:bookmarkEnd w:id="537"/>
      <w:bookmarkEnd w:id="538"/>
      <w:commentRangeStart w:id="568"/>
      <w:commentRangeStart w:id="569"/>
      <w:r w:rsidRPr="00D2471B">
        <w:t>PROCESS OVERVIEW</w:t>
      </w:r>
      <w:bookmarkEnd w:id="567"/>
      <w:commentRangeEnd w:id="568"/>
      <w:r w:rsidR="00605CFF" w:rsidRPr="00D2471B">
        <w:rPr>
          <w:rStyle w:val="CommentReference"/>
          <w:sz w:val="28"/>
          <w:szCs w:val="28"/>
        </w:rPr>
        <w:commentReference w:id="568"/>
      </w:r>
      <w:commentRangeEnd w:id="569"/>
      <w:r w:rsidR="00BC1729" w:rsidRPr="00D2471B">
        <w:rPr>
          <w:rStyle w:val="CommentReference"/>
          <w:sz w:val="28"/>
          <w:szCs w:val="28"/>
        </w:rPr>
        <w:commentReference w:id="569"/>
      </w:r>
    </w:p>
    <w:p w14:paraId="55CADB5C" w14:textId="7C78DB13" w:rsidR="00F51C23" w:rsidRPr="00D2471B" w:rsidRDefault="00C40535" w:rsidP="00C1175C">
      <w:pPr>
        <w:jc w:val="center"/>
      </w:pPr>
      <w:r w:rsidRPr="00D2471B">
        <w:t xml:space="preserve"> </w:t>
      </w:r>
      <w:r w:rsidRPr="00D2471B">
        <w:rPr>
          <w:noProof/>
        </w:rPr>
        <w:drawing>
          <wp:inline distT="0" distB="0" distL="0" distR="0" wp14:anchorId="2AD09760" wp14:editId="632A98F5">
            <wp:extent cx="8892540" cy="434455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2540" cy="4344558"/>
                    </a:xfrm>
                    <a:prstGeom prst="rect">
                      <a:avLst/>
                    </a:prstGeom>
                    <a:noFill/>
                    <a:ln>
                      <a:noFill/>
                    </a:ln>
                  </pic:spPr>
                </pic:pic>
              </a:graphicData>
            </a:graphic>
          </wp:inline>
        </w:drawing>
      </w:r>
    </w:p>
    <w:p w14:paraId="491D7AE4" w14:textId="3FE0CF89" w:rsidR="00872BF3" w:rsidRPr="00D2471B" w:rsidRDefault="00872BF3" w:rsidP="00434169">
      <w:pPr>
        <w:jc w:val="left"/>
      </w:pPr>
      <w:r w:rsidRPr="00D2471B">
        <w:rPr>
          <w:color w:val="000000" w:themeColor="text1"/>
          <w:sz w:val="12"/>
          <w:szCs w:val="12"/>
        </w:rPr>
        <w:t>See §</w:t>
      </w:r>
      <w:r w:rsidR="00801731" w:rsidRPr="00D2471B">
        <w:rPr>
          <w:color w:val="000000" w:themeColor="text1"/>
          <w:sz w:val="12"/>
          <w:szCs w:val="12"/>
        </w:rPr>
        <w:fldChar w:fldCharType="begin"/>
      </w:r>
      <w:r w:rsidR="00801731" w:rsidRPr="00D2471B">
        <w:rPr>
          <w:color w:val="000000" w:themeColor="text1"/>
          <w:sz w:val="12"/>
          <w:szCs w:val="12"/>
        </w:rPr>
        <w:instrText xml:space="preserve"> REF _Ref221635282 \r \h </w:instrText>
      </w:r>
      <w:r w:rsidR="00801731" w:rsidRPr="00D2471B">
        <w:rPr>
          <w:color w:val="000000" w:themeColor="text1"/>
          <w:sz w:val="12"/>
          <w:szCs w:val="12"/>
        </w:rPr>
      </w:r>
      <w:r w:rsidR="00801731" w:rsidRPr="00D2471B">
        <w:rPr>
          <w:color w:val="000000" w:themeColor="text1"/>
          <w:sz w:val="12"/>
          <w:szCs w:val="12"/>
        </w:rPr>
        <w:fldChar w:fldCharType="separate"/>
      </w:r>
      <w:r w:rsidR="00184CD3" w:rsidRPr="00D2471B">
        <w:rPr>
          <w:color w:val="000000" w:themeColor="text1"/>
          <w:sz w:val="12"/>
          <w:szCs w:val="12"/>
        </w:rPr>
        <w:t>8</w:t>
      </w:r>
      <w:r w:rsidR="00801731" w:rsidRPr="00D2471B">
        <w:rPr>
          <w:color w:val="000000" w:themeColor="text1"/>
          <w:sz w:val="12"/>
          <w:szCs w:val="12"/>
        </w:rPr>
        <w:fldChar w:fldCharType="end"/>
      </w:r>
      <w:r w:rsidR="00801731" w:rsidRPr="00D2471B">
        <w:rPr>
          <w:color w:val="000000" w:themeColor="text1"/>
          <w:sz w:val="12"/>
          <w:szCs w:val="12"/>
        </w:rPr>
        <w:t xml:space="preserve"> </w:t>
      </w:r>
      <w:r w:rsidRPr="00D2471B">
        <w:rPr>
          <w:color w:val="000000" w:themeColor="text1"/>
          <w:sz w:val="12"/>
          <w:szCs w:val="12"/>
        </w:rPr>
        <w:t xml:space="preserve">for </w:t>
      </w:r>
      <w:r w:rsidR="00801731" w:rsidRPr="00D2471B">
        <w:rPr>
          <w:color w:val="000000" w:themeColor="text1"/>
          <w:sz w:val="12"/>
          <w:szCs w:val="12"/>
        </w:rPr>
        <w:t xml:space="preserve">input and output </w:t>
      </w:r>
      <w:r w:rsidR="0005042C" w:rsidRPr="00D2471B">
        <w:rPr>
          <w:color w:val="000000" w:themeColor="text1"/>
          <w:sz w:val="12"/>
          <w:szCs w:val="12"/>
        </w:rPr>
        <w:t xml:space="preserve">interface </w:t>
      </w:r>
      <w:r w:rsidRPr="00D2471B">
        <w:rPr>
          <w:color w:val="000000" w:themeColor="text1"/>
          <w:sz w:val="12"/>
          <w:szCs w:val="12"/>
        </w:rPr>
        <w:t>details</w:t>
      </w:r>
      <w:r w:rsidR="00801731" w:rsidRPr="00D2471B">
        <w:rPr>
          <w:i/>
          <w:iCs/>
          <w:color w:val="0064FA"/>
          <w:sz w:val="12"/>
          <w:szCs w:val="12"/>
        </w:rPr>
        <w:t>.</w:t>
      </w:r>
      <w:r w:rsidRPr="00D2471B">
        <w:t xml:space="preserve"> </w:t>
      </w:r>
    </w:p>
    <w:p w14:paraId="395D4896" w14:textId="415681FC" w:rsidR="00872BF3" w:rsidRPr="00D2471B" w:rsidRDefault="00872BF3" w:rsidP="00872BF3">
      <w:pPr>
        <w:jc w:val="right"/>
        <w:sectPr w:rsidR="00872BF3" w:rsidRPr="00D2471B" w:rsidSect="004E105A">
          <w:footerReference w:type="default" r:id="rId22"/>
          <w:headerReference w:type="first" r:id="rId23"/>
          <w:footerReference w:type="first" r:id="rId24"/>
          <w:pgSz w:w="16840" w:h="11907" w:orient="landscape" w:code="9"/>
          <w:pgMar w:top="1077" w:right="1418" w:bottom="1418" w:left="1418" w:header="567" w:footer="567" w:gutter="0"/>
          <w:cols w:space="720"/>
          <w:docGrid w:linePitch="360"/>
        </w:sectPr>
      </w:pPr>
    </w:p>
    <w:p w14:paraId="42C2364C" w14:textId="724EF651" w:rsidR="00B046C7" w:rsidRPr="00D2471B" w:rsidRDefault="00913618" w:rsidP="00A37841">
      <w:pPr>
        <w:pStyle w:val="Heading2"/>
      </w:pPr>
      <w:bookmarkStart w:id="596" w:name="_Toc240452062"/>
      <w:r w:rsidRPr="00D2471B">
        <w:t>Entry and Exit Criteria</w:t>
      </w:r>
      <w:bookmarkEnd w:id="596"/>
    </w:p>
    <w:tbl>
      <w:tblPr>
        <w:tblStyle w:val="TableGrid"/>
        <w:tblW w:w="5000" w:type="pct"/>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Entry/Exit Criteria Table"/>
      </w:tblPr>
      <w:tblGrid>
        <w:gridCol w:w="4708"/>
        <w:gridCol w:w="4704"/>
      </w:tblGrid>
      <w:tr w:rsidR="00EC4AC8" w:rsidRPr="00D2471B" w14:paraId="4323E6E3" w14:textId="77777777" w:rsidTr="000B5048">
        <w:trPr>
          <w:trHeight w:val="20"/>
        </w:trPr>
        <w:tc>
          <w:tcPr>
            <w:tcW w:w="2501" w:type="pct"/>
            <w:vAlign w:val="center"/>
          </w:tcPr>
          <w:p w14:paraId="3BBB6053" w14:textId="6B4F1461" w:rsidR="00EC4AC8" w:rsidRPr="00D2471B" w:rsidRDefault="00DA767D" w:rsidP="00A0703D">
            <w:pPr>
              <w:spacing w:after="0"/>
              <w:jc w:val="center"/>
              <w:rPr>
                <w:b/>
                <w:bCs/>
              </w:rPr>
            </w:pPr>
            <w:r w:rsidRPr="00D2471B">
              <w:rPr>
                <w:b/>
                <w:bCs/>
              </w:rPr>
              <w:t>ENTRY CRITERIA</w:t>
            </w:r>
          </w:p>
        </w:tc>
        <w:tc>
          <w:tcPr>
            <w:tcW w:w="2499" w:type="pct"/>
            <w:shd w:val="clear" w:color="auto" w:fill="FFFFFF" w:themeFill="background1"/>
            <w:vAlign w:val="center"/>
          </w:tcPr>
          <w:p w14:paraId="71221245" w14:textId="6ABDDE95" w:rsidR="00EC4AC8" w:rsidRPr="00D2471B" w:rsidRDefault="00A0703D" w:rsidP="00A743DF">
            <w:pPr>
              <w:spacing w:after="0"/>
              <w:jc w:val="center"/>
              <w:rPr>
                <w:b/>
                <w:bCs/>
              </w:rPr>
            </w:pPr>
            <w:r w:rsidRPr="00D2471B">
              <w:rPr>
                <w:b/>
                <w:bCs/>
              </w:rPr>
              <w:t>EXIT CRITERIA</w:t>
            </w:r>
          </w:p>
        </w:tc>
      </w:tr>
      <w:tr w:rsidR="00EC4AC8" w:rsidRPr="00D2471B" w14:paraId="1B19B41D" w14:textId="77777777" w:rsidTr="000B5048">
        <w:trPr>
          <w:trHeight w:val="20"/>
        </w:trPr>
        <w:tc>
          <w:tcPr>
            <w:tcW w:w="2501" w:type="pct"/>
          </w:tcPr>
          <w:p w14:paraId="69B4B083" w14:textId="29473E9D" w:rsidR="004E2936" w:rsidRPr="00D2471B" w:rsidRDefault="00AC3A40" w:rsidP="004E2936">
            <w:pPr>
              <w:pStyle w:val="ListParagraph"/>
              <w:numPr>
                <w:ilvl w:val="0"/>
                <w:numId w:val="31"/>
              </w:numPr>
              <w:ind w:left="360"/>
            </w:pPr>
            <w:ins w:id="597" w:author="SCHECK Oliver" w:date="2026-09-07T17:32:00Z" w16du:dateUtc="2026-09-07T15:32:00Z">
              <w:r w:rsidRPr="00D2471B">
                <w:t>Bi</w:t>
              </w:r>
            </w:ins>
            <w:ins w:id="598" w:author="SCHECK Oliver" w:date="2026-09-07T17:29:00Z" w16du:dateUtc="2026-09-07T15:29:00Z">
              <w:r w:rsidR="00BC1729" w:rsidRPr="00D2471B">
                <w:t>dding</w:t>
              </w:r>
            </w:ins>
            <w:ins w:id="599" w:author="SCHECK Oliver" w:date="2026-09-07T17:30:00Z" w16du:dateUtc="2026-09-07T15:30:00Z">
              <w:r w:rsidR="00BC1729" w:rsidRPr="00D2471B">
                <w:t xml:space="preserve"> support</w:t>
              </w:r>
            </w:ins>
            <w:ins w:id="600" w:author="SCHECK Oliver" w:date="2026-09-07T17:32:00Z" w16du:dateUtc="2026-09-07T15:32:00Z">
              <w:r w:rsidRPr="00D2471B">
                <w:t xml:space="preserve"> request</w:t>
              </w:r>
            </w:ins>
            <w:ins w:id="601" w:author="SCHECK Oliver" w:date="2026-09-07T17:29:00Z" w16du:dateUtc="2026-09-07T15:29:00Z">
              <w:r w:rsidR="00BC1729" w:rsidRPr="00D2471B">
                <w:t xml:space="preserve">, portfolio </w:t>
              </w:r>
            </w:ins>
            <w:ins w:id="602" w:author="SCHECK Oliver" w:date="2026-09-07T17:32:00Z" w16du:dateUtc="2026-09-07T15:32:00Z">
              <w:r w:rsidR="00BB687F" w:rsidRPr="00D2471B">
                <w:t xml:space="preserve">project </w:t>
              </w:r>
              <w:r w:rsidRPr="00D2471B">
                <w:t>development order, a</w:t>
              </w:r>
            </w:ins>
            <w:commentRangeStart w:id="603"/>
            <w:commentRangeStart w:id="604"/>
            <w:del w:id="605" w:author="SCHECK Oliver" w:date="2026-09-07T17:32:00Z" w16du:dateUtc="2026-09-07T15:32:00Z">
              <w:r w:rsidR="00EB0B99" w:rsidRPr="00D2471B" w:rsidDel="00AC3A40">
                <w:delText>A</w:delText>
              </w:r>
            </w:del>
            <w:r w:rsidR="00EB0B99" w:rsidRPr="00D2471B">
              <w:t>ward of a contract</w:t>
            </w:r>
            <w:commentRangeEnd w:id="603"/>
            <w:r w:rsidRPr="00D2471B">
              <w:rPr>
                <w:rStyle w:val="CommentReference"/>
                <w:sz w:val="22"/>
                <w:szCs w:val="22"/>
              </w:rPr>
              <w:commentReference w:id="603"/>
            </w:r>
            <w:commentRangeEnd w:id="604"/>
            <w:r w:rsidR="00C30114" w:rsidRPr="00D2471B">
              <w:rPr>
                <w:rStyle w:val="CommentReference"/>
                <w:sz w:val="22"/>
                <w:szCs w:val="22"/>
              </w:rPr>
              <w:commentReference w:id="604"/>
            </w:r>
            <w:r w:rsidR="00EB0B99" w:rsidRPr="00D2471B">
              <w:t xml:space="preserve"> or formal authorization to proceed</w:t>
            </w:r>
          </w:p>
          <w:p w14:paraId="535D7C30" w14:textId="299EBB03" w:rsidR="00E60545" w:rsidRPr="00D2471B" w:rsidRDefault="004E2936" w:rsidP="00B50A77">
            <w:pPr>
              <w:pStyle w:val="ListParagraph"/>
              <w:numPr>
                <w:ilvl w:val="0"/>
                <w:numId w:val="31"/>
              </w:numPr>
              <w:ind w:left="360"/>
            </w:pPr>
            <w:r w:rsidRPr="00D2471B">
              <w:t>Changes impacting the solution baseline (e.g. change requests, updated standards, regulatory changes, defect resolution needs)</w:t>
            </w:r>
          </w:p>
        </w:tc>
        <w:tc>
          <w:tcPr>
            <w:tcW w:w="2499" w:type="pct"/>
            <w:shd w:val="clear" w:color="auto" w:fill="FFFFFF" w:themeFill="background1"/>
          </w:tcPr>
          <w:p w14:paraId="49C91CEB" w14:textId="764AA868" w:rsidR="00564069" w:rsidRPr="00D2471B" w:rsidRDefault="00564069" w:rsidP="00564069">
            <w:pPr>
              <w:pStyle w:val="ListParagraph"/>
              <w:numPr>
                <w:ilvl w:val="0"/>
                <w:numId w:val="33"/>
              </w:numPr>
            </w:pPr>
            <w:r w:rsidRPr="00D2471B">
              <w:t xml:space="preserve">Solution </w:t>
            </w:r>
            <w:del w:id="606" w:author="SCHECK Oliver" w:date="2026-08-28T14:36:00Z" w16du:dateUtc="2026-08-28T12:36:00Z">
              <w:r w:rsidRPr="00D2471B" w:rsidDel="00424DE4">
                <w:delText xml:space="preserve">items </w:delText>
              </w:r>
            </w:del>
            <w:r w:rsidRPr="00D2471B">
              <w:t>delivered to and approved by the Customer</w:t>
            </w:r>
          </w:p>
          <w:p w14:paraId="69A5DCEF" w14:textId="763AD0DF" w:rsidR="00EC4AC8" w:rsidRPr="00D2471B" w:rsidRDefault="00564069" w:rsidP="00B50A77">
            <w:pPr>
              <w:pStyle w:val="ListParagraph"/>
              <w:numPr>
                <w:ilvl w:val="0"/>
                <w:numId w:val="33"/>
              </w:numPr>
            </w:pPr>
            <w:r w:rsidRPr="00D2471B">
              <w:t>Completion of contractual lifecycle obligations (e.g. end of warranty period).</w:t>
            </w:r>
          </w:p>
        </w:tc>
      </w:tr>
    </w:tbl>
    <w:p w14:paraId="7814BC3B" w14:textId="77777777" w:rsidR="000115EF" w:rsidRPr="00D2471B" w:rsidRDefault="000115EF" w:rsidP="00B50A77">
      <w:bookmarkStart w:id="607" w:name="_Toc221636447"/>
      <w:bookmarkStart w:id="608" w:name="_Ref221635617"/>
      <w:bookmarkEnd w:id="607"/>
    </w:p>
    <w:p w14:paraId="2E4FF885" w14:textId="4D23F903" w:rsidR="009414B5" w:rsidRPr="00D2471B" w:rsidRDefault="009414B5" w:rsidP="00A37841">
      <w:pPr>
        <w:pStyle w:val="Heading2"/>
      </w:pPr>
      <w:bookmarkStart w:id="609" w:name="_Toc240452063"/>
      <w:r w:rsidRPr="00D2471B">
        <w:t>Inputs and Outputs</w:t>
      </w:r>
      <w:bookmarkEnd w:id="608"/>
      <w:bookmarkEnd w:id="609"/>
    </w:p>
    <w:tbl>
      <w:tblPr>
        <w:tblStyle w:val="TableGrid"/>
        <w:tblW w:w="5000" w:type="pct"/>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Input/Output Table"/>
      </w:tblPr>
      <w:tblGrid>
        <w:gridCol w:w="4708"/>
        <w:gridCol w:w="4704"/>
      </w:tblGrid>
      <w:tr w:rsidR="009414B5" w:rsidRPr="00D2471B" w14:paraId="1570CE77" w14:textId="77777777">
        <w:trPr>
          <w:trHeight w:val="20"/>
        </w:trPr>
        <w:tc>
          <w:tcPr>
            <w:tcW w:w="2501" w:type="pct"/>
            <w:vAlign w:val="center"/>
          </w:tcPr>
          <w:p w14:paraId="068CBF09" w14:textId="7069ECFD" w:rsidR="009414B5" w:rsidRPr="00D2471B" w:rsidRDefault="009414B5" w:rsidP="00AA2B93">
            <w:pPr>
              <w:spacing w:after="0"/>
              <w:jc w:val="center"/>
              <w:rPr>
                <w:b/>
                <w:bCs/>
              </w:rPr>
            </w:pPr>
            <w:r w:rsidRPr="00D2471B">
              <w:rPr>
                <w:b/>
                <w:bCs/>
              </w:rPr>
              <w:t>INPUTS</w:t>
            </w:r>
          </w:p>
        </w:tc>
        <w:tc>
          <w:tcPr>
            <w:tcW w:w="2499" w:type="pct"/>
            <w:shd w:val="clear" w:color="auto" w:fill="FFFFFF" w:themeFill="background1"/>
            <w:vAlign w:val="center"/>
          </w:tcPr>
          <w:p w14:paraId="60897C42" w14:textId="6B98F229" w:rsidR="009414B5" w:rsidRPr="00D2471B" w:rsidRDefault="009414B5" w:rsidP="00AA2B93">
            <w:pPr>
              <w:spacing w:after="0"/>
              <w:jc w:val="center"/>
              <w:rPr>
                <w:b/>
                <w:bCs/>
              </w:rPr>
            </w:pPr>
            <w:r w:rsidRPr="00D2471B">
              <w:rPr>
                <w:b/>
                <w:bCs/>
              </w:rPr>
              <w:t>OUTPUTS</w:t>
            </w:r>
          </w:p>
        </w:tc>
      </w:tr>
      <w:tr w:rsidR="009414B5" w:rsidRPr="00D2471B" w14:paraId="58305234" w14:textId="77777777">
        <w:trPr>
          <w:trHeight w:val="20"/>
        </w:trPr>
        <w:tc>
          <w:tcPr>
            <w:tcW w:w="2501" w:type="pct"/>
          </w:tcPr>
          <w:p w14:paraId="5B74A5A1" w14:textId="24E8280D" w:rsidR="00090D62" w:rsidRPr="00D2471B" w:rsidRDefault="00F87C92" w:rsidP="008E60B0">
            <w:pPr>
              <w:pStyle w:val="Default"/>
              <w:numPr>
                <w:ilvl w:val="0"/>
                <w:numId w:val="6"/>
              </w:numPr>
              <w:rPr>
                <w:rFonts w:ascii="Verdana" w:hAnsi="Verdana"/>
                <w:sz w:val="22"/>
                <w:szCs w:val="22"/>
                <w:lang w:val="en-GB"/>
              </w:rPr>
            </w:pPr>
            <w:r w:rsidRPr="00D2471B">
              <w:rPr>
                <w:rFonts w:ascii="Verdana" w:hAnsi="Verdana"/>
                <w:sz w:val="22"/>
                <w:szCs w:val="22"/>
                <w:lang w:val="en-GB"/>
              </w:rPr>
              <w:t>Bidding Documents</w:t>
            </w:r>
          </w:p>
          <w:p w14:paraId="2502F273" w14:textId="7D2162CA" w:rsidR="00090D62" w:rsidRPr="00D2471B" w:rsidRDefault="00547897" w:rsidP="00421B8C">
            <w:pPr>
              <w:pStyle w:val="Default"/>
              <w:numPr>
                <w:ilvl w:val="0"/>
                <w:numId w:val="6"/>
              </w:numPr>
              <w:jc w:val="both"/>
              <w:rPr>
                <w:rFonts w:ascii="Verdana" w:hAnsi="Verdana"/>
                <w:sz w:val="22"/>
                <w:szCs w:val="22"/>
                <w:lang w:val="en-GB"/>
              </w:rPr>
            </w:pPr>
            <w:r w:rsidRPr="00D2471B">
              <w:rPr>
                <w:rFonts w:ascii="Verdana" w:hAnsi="Verdana"/>
                <w:sz w:val="22"/>
                <w:szCs w:val="22"/>
                <w:lang w:val="en-GB"/>
              </w:rPr>
              <w:t>PM Execution Baseline and Contractual Interfaces</w:t>
            </w:r>
          </w:p>
          <w:p w14:paraId="7D1BDAE6" w14:textId="4B802A74" w:rsidR="00090D62"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Product Portfolio </w:t>
            </w:r>
            <w:r w:rsidR="00E4265B" w:rsidRPr="00D2471B">
              <w:rPr>
                <w:rFonts w:ascii="Verdana" w:hAnsi="Verdana"/>
                <w:sz w:val="22"/>
                <w:szCs w:val="22"/>
                <w:lang w:val="en-GB"/>
              </w:rPr>
              <w:t>Deliverables</w:t>
            </w:r>
          </w:p>
          <w:p w14:paraId="257306CD" w14:textId="282B8FA7"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Supporting Plans</w:t>
            </w:r>
          </w:p>
          <w:p w14:paraId="2A32C067" w14:textId="3EBE0C26" w:rsidR="008E60B0" w:rsidRPr="00D2471B" w:rsidRDefault="004B5686"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R&amp;I </w:t>
            </w:r>
            <w:r w:rsidR="008E60B0" w:rsidRPr="00D2471B">
              <w:rPr>
                <w:rFonts w:ascii="Verdana" w:hAnsi="Verdana"/>
                <w:sz w:val="22"/>
                <w:szCs w:val="22"/>
                <w:lang w:val="en-GB"/>
              </w:rPr>
              <w:t>Deliverables</w:t>
            </w:r>
          </w:p>
          <w:p w14:paraId="509D45C0" w14:textId="7935ABE8" w:rsidR="008E60B0" w:rsidRPr="00D2471B" w:rsidRDefault="004B5686"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Configuration Deliverables and Change </w:t>
            </w:r>
            <w:r w:rsidR="00D34DB4" w:rsidRPr="00D2471B">
              <w:rPr>
                <w:rFonts w:ascii="Verdana" w:hAnsi="Verdana"/>
                <w:sz w:val="22"/>
                <w:szCs w:val="22"/>
                <w:lang w:val="en-GB"/>
              </w:rPr>
              <w:t>Triggers</w:t>
            </w:r>
          </w:p>
          <w:p w14:paraId="4BA16288" w14:textId="283D3CA4"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BUY Items </w:t>
            </w:r>
            <w:r w:rsidR="00E4265B" w:rsidRPr="00D2471B">
              <w:rPr>
                <w:rFonts w:ascii="Verdana" w:hAnsi="Verdana"/>
                <w:sz w:val="22"/>
                <w:szCs w:val="22"/>
                <w:lang w:val="en-GB"/>
              </w:rPr>
              <w:t>Deliverables</w:t>
            </w:r>
          </w:p>
          <w:p w14:paraId="6B8C4474" w14:textId="7C1EFA95"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Test, Field and Compliance </w:t>
            </w:r>
            <w:r w:rsidR="00935A47" w:rsidRPr="00D2471B">
              <w:rPr>
                <w:rFonts w:ascii="Verdana" w:hAnsi="Verdana"/>
                <w:sz w:val="22"/>
                <w:szCs w:val="22"/>
                <w:lang w:val="en-GB"/>
              </w:rPr>
              <w:t>Deliverables</w:t>
            </w:r>
          </w:p>
          <w:p w14:paraId="7E0D730C" w14:textId="134F9432"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Additional Requirements</w:t>
            </w:r>
          </w:p>
          <w:p w14:paraId="2E7687E0" w14:textId="1F4465E3" w:rsidR="002E3721" w:rsidRPr="00D2471B" w:rsidRDefault="002E3721" w:rsidP="008E60B0">
            <w:pPr>
              <w:pStyle w:val="Default"/>
              <w:numPr>
                <w:ilvl w:val="0"/>
                <w:numId w:val="6"/>
              </w:numPr>
              <w:rPr>
                <w:rFonts w:ascii="Verdana" w:hAnsi="Verdana"/>
                <w:sz w:val="22"/>
                <w:szCs w:val="22"/>
                <w:lang w:val="en-GB"/>
              </w:rPr>
            </w:pPr>
            <w:r w:rsidRPr="00D2471B">
              <w:rPr>
                <w:rFonts w:ascii="Verdana" w:hAnsi="Verdana"/>
                <w:sz w:val="22"/>
                <w:szCs w:val="22"/>
                <w:lang w:val="en-GB"/>
              </w:rPr>
              <w:t>RAMS Requirements and Deliverables</w:t>
            </w:r>
          </w:p>
          <w:p w14:paraId="6EF50094" w14:textId="1F3B6F0E"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Industrialisation, Production and HSE </w:t>
            </w:r>
            <w:r w:rsidR="00DF7B14" w:rsidRPr="00D2471B">
              <w:rPr>
                <w:rFonts w:ascii="Verdana" w:hAnsi="Verdana"/>
                <w:sz w:val="22"/>
                <w:szCs w:val="22"/>
                <w:lang w:val="en-GB"/>
              </w:rPr>
              <w:t>Deliverables</w:t>
            </w:r>
          </w:p>
          <w:p w14:paraId="23AD6095" w14:textId="247E35BA" w:rsidR="00CE22CB" w:rsidRPr="00D2471B" w:rsidRDefault="009D21FF" w:rsidP="00B23A69">
            <w:pPr>
              <w:pStyle w:val="Default"/>
              <w:numPr>
                <w:ilvl w:val="0"/>
                <w:numId w:val="6"/>
              </w:numPr>
              <w:rPr>
                <w:rFonts w:ascii="Verdana" w:hAnsi="Verdana"/>
                <w:sz w:val="22"/>
                <w:szCs w:val="22"/>
                <w:lang w:val="en-GB"/>
              </w:rPr>
            </w:pPr>
            <w:r w:rsidRPr="00D2471B">
              <w:rPr>
                <w:rFonts w:ascii="Verdana" w:hAnsi="Verdana"/>
                <w:sz w:val="22"/>
                <w:szCs w:val="22"/>
                <w:lang w:val="en-GB"/>
              </w:rPr>
              <w:t xml:space="preserve">Quality </w:t>
            </w:r>
            <w:ins w:id="610" w:author="SCHECK Oliver" w:date="2026-09-07T15:24:00Z" w16du:dateUtc="2026-09-07T13:24:00Z">
              <w:r w:rsidR="00856962" w:rsidRPr="00D2471B">
                <w:rPr>
                  <w:rFonts w:ascii="Verdana" w:hAnsi="Verdana"/>
                  <w:sz w:val="22"/>
                  <w:szCs w:val="22"/>
                  <w:lang w:val="en-GB"/>
                </w:rPr>
                <w:t xml:space="preserve">Audit, </w:t>
              </w:r>
            </w:ins>
            <w:r w:rsidRPr="00D2471B">
              <w:rPr>
                <w:rFonts w:ascii="Verdana" w:hAnsi="Verdana"/>
                <w:sz w:val="22"/>
                <w:szCs w:val="22"/>
                <w:lang w:val="en-GB"/>
              </w:rPr>
              <w:t>Advi</w:t>
            </w:r>
            <w:ins w:id="611" w:author="SCHECK Oliver" w:date="2026-09-15T10:52:00Z" w16du:dateUtc="2026-09-15T08:52:00Z">
              <w:r w:rsidR="00982E25">
                <w:rPr>
                  <w:rFonts w:ascii="Verdana" w:hAnsi="Verdana"/>
                  <w:sz w:val="22"/>
                  <w:szCs w:val="22"/>
                  <w:lang w:val="en-GB"/>
                </w:rPr>
                <w:t>c</w:t>
              </w:r>
            </w:ins>
            <w:del w:id="612" w:author="SCHECK Oliver" w:date="2026-09-15T10:52:00Z" w16du:dateUtc="2026-09-15T08:52:00Z">
              <w:r w:rsidRPr="00D2471B" w:rsidDel="00982E25">
                <w:rPr>
                  <w:rFonts w:ascii="Verdana" w:hAnsi="Verdana"/>
                  <w:sz w:val="22"/>
                  <w:szCs w:val="22"/>
                  <w:lang w:val="en-GB"/>
                </w:rPr>
                <w:delText>s</w:delText>
              </w:r>
            </w:del>
            <w:r w:rsidRPr="00D2471B">
              <w:rPr>
                <w:rFonts w:ascii="Verdana" w:hAnsi="Verdana"/>
                <w:sz w:val="22"/>
                <w:szCs w:val="22"/>
                <w:lang w:val="en-GB"/>
              </w:rPr>
              <w:t xml:space="preserve">e and </w:t>
            </w:r>
            <w:commentRangeStart w:id="613"/>
            <w:commentRangeStart w:id="614"/>
            <w:r w:rsidRPr="00D2471B">
              <w:rPr>
                <w:rFonts w:ascii="Verdana" w:hAnsi="Verdana"/>
                <w:sz w:val="22"/>
                <w:szCs w:val="22"/>
                <w:lang w:val="en-GB"/>
              </w:rPr>
              <w:t>Reports</w:t>
            </w:r>
            <w:commentRangeEnd w:id="613"/>
            <w:r w:rsidR="00B23A69" w:rsidRPr="00D2471B">
              <w:rPr>
                <w:rStyle w:val="CommentReference"/>
                <w:rFonts w:ascii="Verdana" w:hAnsi="Verdana"/>
                <w:sz w:val="22"/>
                <w:szCs w:val="22"/>
                <w:lang w:val="en-GB"/>
              </w:rPr>
              <w:commentReference w:id="613"/>
            </w:r>
            <w:commentRangeEnd w:id="614"/>
            <w:r w:rsidR="00C30114" w:rsidRPr="00D2471B">
              <w:rPr>
                <w:rStyle w:val="CommentReference"/>
                <w:rFonts w:ascii="Verdana" w:hAnsi="Verdana"/>
                <w:sz w:val="22"/>
                <w:szCs w:val="22"/>
                <w:lang w:val="en-GB"/>
              </w:rPr>
              <w:commentReference w:id="614"/>
            </w:r>
          </w:p>
        </w:tc>
        <w:tc>
          <w:tcPr>
            <w:tcW w:w="2499" w:type="pct"/>
            <w:shd w:val="clear" w:color="auto" w:fill="FFFFFF" w:themeFill="background1"/>
          </w:tcPr>
          <w:p w14:paraId="47AB13DF" w14:textId="77777777" w:rsidR="00F87C92" w:rsidRPr="00D2471B" w:rsidRDefault="00F87C92" w:rsidP="00DD45B9">
            <w:pPr>
              <w:pStyle w:val="ListParagraph"/>
              <w:numPr>
                <w:ilvl w:val="0"/>
                <w:numId w:val="7"/>
              </w:numPr>
              <w:rPr>
                <w:rFonts w:eastAsia="SimSun" w:cs="Arial"/>
                <w:color w:val="000000"/>
                <w:lang w:eastAsia="it-IT"/>
              </w:rPr>
            </w:pPr>
            <w:r w:rsidRPr="00D2471B">
              <w:rPr>
                <w:rFonts w:eastAsia="SimSun" w:cs="Arial"/>
                <w:color w:val="000000"/>
                <w:lang w:eastAsia="it-IT"/>
              </w:rPr>
              <w:t>Engineering Pre-Qualification Deliverables, Engineering Bidding Deliverables</w:t>
            </w:r>
          </w:p>
          <w:p w14:paraId="23D1A22F" w14:textId="77777777" w:rsidR="005921F1" w:rsidRPr="00D2471B" w:rsidRDefault="00E32122" w:rsidP="00DD45B9">
            <w:pPr>
              <w:pStyle w:val="ListParagraph"/>
              <w:numPr>
                <w:ilvl w:val="0"/>
                <w:numId w:val="7"/>
              </w:numPr>
              <w:spacing w:after="0"/>
            </w:pPr>
            <w:r w:rsidRPr="00D2471B">
              <w:rPr>
                <w:rFonts w:eastAsia="SimSun" w:cs="Arial"/>
                <w:color w:val="000000"/>
                <w:lang w:eastAsia="it-IT"/>
              </w:rPr>
              <w:t>PM Governance and Planning Output</w:t>
            </w:r>
          </w:p>
          <w:p w14:paraId="63C918D2" w14:textId="2EBD00BA" w:rsidR="00DC3E02" w:rsidRPr="00D2471B" w:rsidRDefault="00DC3E02" w:rsidP="00DD45B9">
            <w:pPr>
              <w:pStyle w:val="ListParagraph"/>
              <w:numPr>
                <w:ilvl w:val="0"/>
                <w:numId w:val="7"/>
              </w:numPr>
              <w:spacing w:after="0"/>
            </w:pPr>
            <w:r w:rsidRPr="00D2471B">
              <w:t>Plans</w:t>
            </w:r>
          </w:p>
          <w:p w14:paraId="1A54AD1A" w14:textId="1080C3F7"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Technical Documentation</w:t>
            </w:r>
          </w:p>
          <w:p w14:paraId="19E3FD1A" w14:textId="77777777" w:rsidR="00D34DB4" w:rsidRPr="00D2471B" w:rsidRDefault="00D34DB4"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 xml:space="preserve">Configuration Change Needs </w:t>
            </w:r>
          </w:p>
          <w:p w14:paraId="1CC61259" w14:textId="595EE327"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 xml:space="preserve">BUY Needs and </w:t>
            </w:r>
            <w:r w:rsidR="00935A47" w:rsidRPr="00D2471B">
              <w:rPr>
                <w:rFonts w:ascii="Verdana" w:hAnsi="Verdana"/>
                <w:sz w:val="22"/>
                <w:szCs w:val="22"/>
                <w:lang w:val="en-GB"/>
              </w:rPr>
              <w:t>Deliverables</w:t>
            </w:r>
          </w:p>
          <w:p w14:paraId="71E9B9E6" w14:textId="5522E503"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Reports</w:t>
            </w:r>
          </w:p>
          <w:p w14:paraId="36B87CA8" w14:textId="691A8DCD"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Industrialisation Needs</w:t>
            </w:r>
          </w:p>
          <w:p w14:paraId="4ECAE141" w14:textId="6F402767" w:rsidR="009414B5" w:rsidRPr="00D2471B" w:rsidRDefault="00DC3E02" w:rsidP="00DC3E02">
            <w:pPr>
              <w:pStyle w:val="Default"/>
              <w:numPr>
                <w:ilvl w:val="0"/>
                <w:numId w:val="7"/>
              </w:numPr>
              <w:jc w:val="both"/>
              <w:rPr>
                <w:lang w:val="en-GB"/>
              </w:rPr>
            </w:pPr>
            <w:r w:rsidRPr="00D2471B">
              <w:rPr>
                <w:rFonts w:ascii="Verdana" w:hAnsi="Verdana"/>
                <w:sz w:val="22"/>
                <w:szCs w:val="22"/>
                <w:lang w:val="en-GB"/>
              </w:rPr>
              <w:t xml:space="preserve">Solution items, </w:t>
            </w:r>
            <w:ins w:id="615" w:author="SCHECK Oliver" w:date="2026-08-28T14:55:00Z" w16du:dateUtc="2026-08-28T12:55:00Z">
              <w:r w:rsidR="00932488" w:rsidRPr="00D2471B">
                <w:rPr>
                  <w:rFonts w:ascii="Verdana" w:hAnsi="Verdana"/>
                  <w:sz w:val="22"/>
                  <w:szCs w:val="22"/>
                  <w:lang w:val="en-GB"/>
                </w:rPr>
                <w:t xml:space="preserve">product </w:t>
              </w:r>
            </w:ins>
            <w:r w:rsidRPr="00D2471B">
              <w:rPr>
                <w:rFonts w:ascii="Verdana" w:hAnsi="Verdana"/>
                <w:sz w:val="22"/>
                <w:szCs w:val="22"/>
                <w:lang w:val="en-GB"/>
              </w:rPr>
              <w:t>lifecycle data and IP protection needs</w:t>
            </w:r>
          </w:p>
        </w:tc>
      </w:tr>
    </w:tbl>
    <w:p w14:paraId="6F4C15B4" w14:textId="77777777" w:rsidR="00AF1C0A" w:rsidRPr="00D2471B" w:rsidRDefault="00AF1C0A" w:rsidP="00AF1C0A"/>
    <w:p w14:paraId="55DBAEF3" w14:textId="7A482A21" w:rsidR="00801731" w:rsidRPr="00D2471B" w:rsidRDefault="00801731" w:rsidP="00B801FC">
      <w:pPr>
        <w:pStyle w:val="Guidance"/>
        <w:rPr>
          <w:i w:val="0"/>
          <w:iCs/>
          <w:color w:val="auto"/>
          <w:sz w:val="16"/>
          <w:szCs w:val="16"/>
        </w:rPr>
      </w:pPr>
      <w:r w:rsidRPr="00D2471B">
        <w:rPr>
          <w:i w:val="0"/>
          <w:iCs/>
          <w:color w:val="auto"/>
          <w:sz w:val="16"/>
          <w:szCs w:val="16"/>
        </w:rPr>
        <w:t>See §</w:t>
      </w:r>
      <w:r w:rsidRPr="00D2471B">
        <w:rPr>
          <w:i w:val="0"/>
          <w:iCs/>
          <w:color w:val="auto"/>
          <w:sz w:val="16"/>
          <w:szCs w:val="16"/>
        </w:rPr>
        <w:fldChar w:fldCharType="begin"/>
      </w:r>
      <w:r w:rsidRPr="00D2471B">
        <w:rPr>
          <w:i w:val="0"/>
          <w:iCs/>
          <w:color w:val="auto"/>
          <w:sz w:val="16"/>
          <w:szCs w:val="16"/>
        </w:rPr>
        <w:instrText xml:space="preserve"> REF _Ref221635282 \r \h </w:instrText>
      </w:r>
      <w:r w:rsidRPr="00D2471B">
        <w:rPr>
          <w:i w:val="0"/>
          <w:iCs/>
          <w:color w:val="auto"/>
          <w:sz w:val="16"/>
          <w:szCs w:val="16"/>
        </w:rPr>
      </w:r>
      <w:r w:rsidRPr="00D2471B">
        <w:rPr>
          <w:i w:val="0"/>
          <w:iCs/>
          <w:color w:val="auto"/>
          <w:sz w:val="16"/>
          <w:szCs w:val="16"/>
        </w:rPr>
        <w:fldChar w:fldCharType="separate"/>
      </w:r>
      <w:r w:rsidR="00184CD3" w:rsidRPr="00D2471B">
        <w:rPr>
          <w:i w:val="0"/>
          <w:iCs/>
          <w:color w:val="auto"/>
          <w:sz w:val="16"/>
          <w:szCs w:val="16"/>
        </w:rPr>
        <w:t>8</w:t>
      </w:r>
      <w:r w:rsidRPr="00D2471B">
        <w:rPr>
          <w:i w:val="0"/>
          <w:iCs/>
          <w:color w:val="auto"/>
          <w:sz w:val="16"/>
          <w:szCs w:val="16"/>
        </w:rPr>
        <w:fldChar w:fldCharType="end"/>
      </w:r>
      <w:r w:rsidRPr="00D2471B">
        <w:rPr>
          <w:i w:val="0"/>
          <w:iCs/>
          <w:color w:val="auto"/>
          <w:sz w:val="16"/>
          <w:szCs w:val="16"/>
        </w:rPr>
        <w:t xml:space="preserve"> for input and output details.</w:t>
      </w:r>
    </w:p>
    <w:p w14:paraId="74AB4C57" w14:textId="5B36B6E0" w:rsidR="00C526DF" w:rsidRPr="00D2471B" w:rsidRDefault="4D843DAD" w:rsidP="00A37841">
      <w:pPr>
        <w:pStyle w:val="Heading2"/>
      </w:pPr>
      <w:bookmarkStart w:id="616" w:name="_Toc221636449"/>
      <w:bookmarkStart w:id="617" w:name="_Toc221636450"/>
      <w:bookmarkStart w:id="618" w:name="_Toc221636451"/>
      <w:bookmarkStart w:id="619" w:name="_Toc221636452"/>
      <w:bookmarkStart w:id="620" w:name="_Toc221636485"/>
      <w:bookmarkStart w:id="621" w:name="_Toc221636511"/>
      <w:bookmarkStart w:id="622" w:name="_Toc221636512"/>
      <w:bookmarkStart w:id="623" w:name="_Toc221636513"/>
      <w:bookmarkStart w:id="624" w:name="_Toc221636546"/>
      <w:bookmarkStart w:id="625" w:name="_Toc221636554"/>
      <w:bookmarkStart w:id="626" w:name="_Toc221636562"/>
      <w:bookmarkStart w:id="627" w:name="_Toc221636570"/>
      <w:bookmarkStart w:id="628" w:name="_Toc240452064"/>
      <w:bookmarkEnd w:id="616"/>
      <w:bookmarkEnd w:id="617"/>
      <w:bookmarkEnd w:id="618"/>
      <w:bookmarkEnd w:id="619"/>
      <w:bookmarkEnd w:id="620"/>
      <w:bookmarkEnd w:id="621"/>
      <w:bookmarkEnd w:id="622"/>
      <w:bookmarkEnd w:id="623"/>
      <w:bookmarkEnd w:id="624"/>
      <w:bookmarkEnd w:id="625"/>
      <w:bookmarkEnd w:id="626"/>
      <w:bookmarkEnd w:id="627"/>
      <w:commentRangeStart w:id="629"/>
      <w:commentRangeStart w:id="630"/>
      <w:commentRangeStart w:id="631"/>
      <w:r w:rsidRPr="00D2471B">
        <w:t>Work Environment Standard</w:t>
      </w:r>
      <w:bookmarkEnd w:id="628"/>
      <w:commentRangeEnd w:id="629"/>
      <w:r w:rsidR="00B7730D" w:rsidRPr="00D2471B">
        <w:rPr>
          <w:rStyle w:val="CommentReference"/>
          <w:sz w:val="24"/>
          <w:szCs w:val="24"/>
        </w:rPr>
        <w:commentReference w:id="629"/>
      </w:r>
      <w:commentRangeEnd w:id="630"/>
      <w:r w:rsidRPr="00D2471B">
        <w:rPr>
          <w:rStyle w:val="CommentReference"/>
          <w:sz w:val="24"/>
          <w:szCs w:val="24"/>
        </w:rPr>
        <w:commentReference w:id="630"/>
      </w:r>
      <w:commentRangeEnd w:id="631"/>
      <w:r w:rsidR="00A75F85" w:rsidRPr="00D2471B">
        <w:rPr>
          <w:rStyle w:val="CommentReference"/>
          <w:sz w:val="24"/>
          <w:szCs w:val="24"/>
        </w:rPr>
        <w:commentReference w:id="631"/>
      </w:r>
    </w:p>
    <w:p w14:paraId="4F4777CA" w14:textId="5A7E2777" w:rsidR="00FB6AB1" w:rsidRPr="00D2471B" w:rsidRDefault="00FB6AB1" w:rsidP="00B50A77">
      <w:pPr>
        <w:pStyle w:val="ListParagraph"/>
        <w:numPr>
          <w:ilvl w:val="0"/>
          <w:numId w:val="34"/>
        </w:numPr>
        <w:rPr>
          <w:ins w:id="632" w:author="SCHECK Oliver" w:date="2026-09-07T17:36:00Z" w16du:dateUtc="2026-09-07T15:36:00Z"/>
        </w:rPr>
      </w:pPr>
      <w:r w:rsidRPr="00D2471B">
        <w:t>Artificial Intelligence (AI) Tools and Services</w:t>
      </w:r>
    </w:p>
    <w:p w14:paraId="2CAADB49" w14:textId="06384662" w:rsidR="001B4821" w:rsidRPr="00D2471B" w:rsidRDefault="00A75F85" w:rsidP="00B50A77">
      <w:pPr>
        <w:pStyle w:val="ListParagraph"/>
        <w:numPr>
          <w:ilvl w:val="0"/>
          <w:numId w:val="34"/>
        </w:numPr>
        <w:rPr>
          <w:ins w:id="633" w:author="SCHECK Oliver" w:date="2026-09-07T15:27:00Z" w16du:dateUtc="2026-09-07T13:27:00Z"/>
        </w:rPr>
      </w:pPr>
      <w:ins w:id="634" w:author="SCHECK Oliver" w:date="2026-09-07T17:40:00Z" w16du:dateUtc="2026-09-07T15:40:00Z">
        <w:r w:rsidRPr="00D2471B">
          <w:t>Application Lifecycle Management (</w:t>
        </w:r>
      </w:ins>
      <w:ins w:id="635" w:author="SCHECK Oliver" w:date="2026-09-07T17:36:00Z" w16du:dateUtc="2026-09-07T15:36:00Z">
        <w:r w:rsidR="001B4821" w:rsidRPr="00D2471B">
          <w:t>ALM</w:t>
        </w:r>
      </w:ins>
      <w:ins w:id="636" w:author="SCHECK Oliver" w:date="2026-09-07T17:40:00Z" w16du:dateUtc="2026-09-07T15:40:00Z">
        <w:r w:rsidRPr="00D2471B">
          <w:t>) Tools</w:t>
        </w:r>
      </w:ins>
    </w:p>
    <w:p w14:paraId="60A8A6AF" w14:textId="4CB7A248" w:rsidR="007A15B1" w:rsidRPr="00D2471B" w:rsidRDefault="00A80493" w:rsidP="00B50A77">
      <w:pPr>
        <w:pStyle w:val="ListParagraph"/>
        <w:numPr>
          <w:ilvl w:val="0"/>
          <w:numId w:val="34"/>
        </w:numPr>
        <w:rPr>
          <w:highlight w:val="yellow"/>
          <w:rPrChange w:id="637" w:author="SCHECK Oliver" w:date="2026-09-15T08:53:00Z" w16du:dateUtc="2026-09-15T06:53:00Z">
            <w:rPr/>
          </w:rPrChange>
        </w:rPr>
      </w:pPr>
      <w:ins w:id="638" w:author="SCHECK Oliver" w:date="2026-09-07T15:28:00Z" w16du:dateUtc="2026-09-07T13:28:00Z">
        <w:r w:rsidRPr="00D2471B">
          <w:rPr>
            <w:highlight w:val="yellow"/>
            <w:rPrChange w:id="639" w:author="SCHECK Oliver" w:date="2026-09-15T08:53:00Z" w16du:dateUtc="2026-09-15T06:53:00Z">
              <w:rPr/>
            </w:rPrChange>
          </w:rPr>
          <w:t>Building Information Modelling (</w:t>
        </w:r>
      </w:ins>
      <w:ins w:id="640" w:author="SCHECK Oliver" w:date="2026-09-07T15:27:00Z">
        <w:r w:rsidR="007A15B1" w:rsidRPr="00D2471B">
          <w:rPr>
            <w:highlight w:val="yellow"/>
            <w:rPrChange w:id="641" w:author="SCHECK Oliver" w:date="2026-09-15T08:53:00Z" w16du:dateUtc="2026-09-15T06:53:00Z">
              <w:rPr/>
            </w:rPrChange>
          </w:rPr>
          <w:t>BIM</w:t>
        </w:r>
      </w:ins>
      <w:ins w:id="642" w:author="SCHECK Oliver" w:date="2026-09-07T15:28:00Z" w16du:dateUtc="2026-09-07T13:28:00Z">
        <w:r w:rsidRPr="00D2471B">
          <w:rPr>
            <w:highlight w:val="yellow"/>
            <w:rPrChange w:id="643" w:author="SCHECK Oliver" w:date="2026-09-15T08:53:00Z" w16du:dateUtc="2026-09-15T06:53:00Z">
              <w:rPr/>
            </w:rPrChange>
          </w:rPr>
          <w:t>)</w:t>
        </w:r>
      </w:ins>
      <w:ins w:id="644" w:author="SCHECK Oliver" w:date="2026-09-07T15:27:00Z">
        <w:r w:rsidR="007A15B1" w:rsidRPr="00D2471B">
          <w:rPr>
            <w:highlight w:val="yellow"/>
            <w:rPrChange w:id="645" w:author="SCHECK Oliver" w:date="2026-09-15T08:53:00Z" w16du:dateUtc="2026-09-15T06:53:00Z">
              <w:rPr/>
            </w:rPrChange>
          </w:rPr>
          <w:t xml:space="preserve"> </w:t>
        </w:r>
      </w:ins>
      <w:ins w:id="646" w:author="SCHECK Oliver" w:date="2026-09-07T15:27:00Z" w16du:dateUtc="2026-09-07T13:27:00Z">
        <w:r w:rsidR="007A15B1" w:rsidRPr="00D2471B">
          <w:rPr>
            <w:highlight w:val="yellow"/>
            <w:rPrChange w:id="647" w:author="SCHECK Oliver" w:date="2026-09-15T08:53:00Z" w16du:dateUtc="2026-09-15T06:53:00Z">
              <w:rPr/>
            </w:rPrChange>
          </w:rPr>
          <w:t>E</w:t>
        </w:r>
      </w:ins>
      <w:ins w:id="648" w:author="SCHECK Oliver" w:date="2026-09-07T15:27:00Z">
        <w:r w:rsidR="007A15B1" w:rsidRPr="00D2471B">
          <w:rPr>
            <w:highlight w:val="yellow"/>
            <w:rPrChange w:id="649" w:author="SCHECK Oliver" w:date="2026-09-15T08:53:00Z" w16du:dateUtc="2026-09-15T06:53:00Z">
              <w:rPr/>
            </w:rPrChange>
          </w:rPr>
          <w:t xml:space="preserve">nvironment </w:t>
        </w:r>
      </w:ins>
      <w:ins w:id="650" w:author="SCHECK Oliver" w:date="2026-09-07T15:28:00Z" w16du:dateUtc="2026-09-07T13:28:00Z">
        <w:r w:rsidR="007A15B1" w:rsidRPr="00D2471B">
          <w:rPr>
            <w:highlight w:val="yellow"/>
            <w:rPrChange w:id="651" w:author="SCHECK Oliver" w:date="2026-09-15T08:53:00Z" w16du:dateUtc="2026-09-15T06:53:00Z">
              <w:rPr/>
            </w:rPrChange>
          </w:rPr>
          <w:t>T</w:t>
        </w:r>
      </w:ins>
      <w:ins w:id="652" w:author="SCHECK Oliver" w:date="2026-09-07T15:27:00Z">
        <w:r w:rsidR="007A15B1" w:rsidRPr="00D2471B">
          <w:rPr>
            <w:highlight w:val="yellow"/>
            <w:rPrChange w:id="653" w:author="SCHECK Oliver" w:date="2026-09-15T08:53:00Z" w16du:dateUtc="2026-09-15T06:53:00Z">
              <w:rPr/>
            </w:rPrChange>
          </w:rPr>
          <w:t>ool</w:t>
        </w:r>
      </w:ins>
      <w:ins w:id="654" w:author="SCHECK Oliver" w:date="2026-09-07T15:28:00Z" w16du:dateUtc="2026-09-07T13:28:00Z">
        <w:r w:rsidRPr="00D2471B">
          <w:rPr>
            <w:highlight w:val="yellow"/>
            <w:rPrChange w:id="655" w:author="SCHECK Oliver" w:date="2026-09-15T08:53:00Z" w16du:dateUtc="2026-09-15T06:53:00Z">
              <w:rPr/>
            </w:rPrChange>
          </w:rPr>
          <w:t>s</w:t>
        </w:r>
      </w:ins>
    </w:p>
    <w:p w14:paraId="0FBC5297" w14:textId="2FDAF56D" w:rsidR="00C47B8E" w:rsidRPr="00D2471B" w:rsidDel="00A47665" w:rsidRDefault="00C47B8E" w:rsidP="00B50A77">
      <w:pPr>
        <w:pStyle w:val="ListParagraph"/>
        <w:numPr>
          <w:ilvl w:val="0"/>
          <w:numId w:val="34"/>
        </w:numPr>
        <w:rPr>
          <w:del w:id="656" w:author="SCHECK Oliver" w:date="2026-09-08T18:42:00Z" w16du:dateUtc="2026-09-08T16:42:00Z"/>
        </w:rPr>
      </w:pPr>
      <w:del w:id="657" w:author="SCHECK Oliver" w:date="2026-09-08T18:42:00Z" w16du:dateUtc="2026-09-08T16:42:00Z">
        <w:r w:rsidRPr="00D2471B" w:rsidDel="00A47665">
          <w:delText>Collaboration Tools</w:delText>
        </w:r>
      </w:del>
    </w:p>
    <w:p w14:paraId="46B91471" w14:textId="77777777" w:rsidR="00C47B8E" w:rsidRPr="00D2471B" w:rsidRDefault="00C47B8E" w:rsidP="00B50A77">
      <w:pPr>
        <w:pStyle w:val="ListParagraph"/>
        <w:numPr>
          <w:ilvl w:val="0"/>
          <w:numId w:val="34"/>
        </w:numPr>
      </w:pPr>
      <w:r w:rsidRPr="00D2471B">
        <w:t>Cybersecurity Management and Risk Assessment Tools</w:t>
      </w:r>
    </w:p>
    <w:p w14:paraId="4552059F" w14:textId="77777777" w:rsidR="00C47B8E" w:rsidRPr="00D2471B" w:rsidRDefault="00C47B8E" w:rsidP="00B50A77">
      <w:pPr>
        <w:pStyle w:val="ListParagraph"/>
        <w:numPr>
          <w:ilvl w:val="0"/>
          <w:numId w:val="34"/>
        </w:numPr>
      </w:pPr>
      <w:r w:rsidRPr="00D2471B">
        <w:t>Design and Engineering Tools (CAD, system design, simulation, calculation, engineering analysis)</w:t>
      </w:r>
    </w:p>
    <w:p w14:paraId="76AE850B" w14:textId="35AD1635" w:rsidR="00C47B8E" w:rsidRPr="00D2471B" w:rsidRDefault="00C47B8E" w:rsidP="00B50A77">
      <w:pPr>
        <w:pStyle w:val="ListParagraph"/>
        <w:numPr>
          <w:ilvl w:val="0"/>
          <w:numId w:val="34"/>
        </w:numPr>
      </w:pPr>
      <w:r w:rsidRPr="00D2471B">
        <w:t>Development and Testing Tools</w:t>
      </w:r>
    </w:p>
    <w:p w14:paraId="2032E07F" w14:textId="573C03A3" w:rsidR="00C47B8E" w:rsidRPr="00D2471B" w:rsidRDefault="2AC1E891" w:rsidP="00B50A77">
      <w:pPr>
        <w:pStyle w:val="ListParagraph"/>
        <w:numPr>
          <w:ilvl w:val="0"/>
          <w:numId w:val="34"/>
        </w:numPr>
      </w:pPr>
      <w:r w:rsidRPr="00D2471B">
        <w:t xml:space="preserve">Product Lifecycle Management </w:t>
      </w:r>
      <w:ins w:id="658" w:author="SCHECK Oliver" w:date="2026-09-07T17:41:00Z" w16du:dateUtc="2026-09-07T15:41:00Z">
        <w:r w:rsidR="00A75F85" w:rsidRPr="00D2471B">
          <w:t xml:space="preserve">(PLM) </w:t>
        </w:r>
      </w:ins>
      <w:r w:rsidRPr="00D2471B">
        <w:t>Tools</w:t>
      </w:r>
      <w:del w:id="659" w:author="SCHECK Oliver" w:date="2026-09-07T17:41:00Z" w16du:dateUtc="2026-09-07T15:41:00Z">
        <w:r w:rsidR="5E245E76" w:rsidRPr="00D2471B" w:rsidDel="00A75F85">
          <w:delText xml:space="preserve"> (PLM)</w:delText>
        </w:r>
      </w:del>
    </w:p>
    <w:p w14:paraId="0A8F2B8F" w14:textId="6402DCCD" w:rsidR="369EFEC1" w:rsidRPr="00D2471B" w:rsidRDefault="369EFEC1" w:rsidP="7E2648F4">
      <w:pPr>
        <w:pStyle w:val="ListParagraph"/>
        <w:numPr>
          <w:ilvl w:val="0"/>
          <w:numId w:val="34"/>
        </w:numPr>
      </w:pPr>
      <w:commentRangeStart w:id="660"/>
      <w:commentRangeStart w:id="661"/>
      <w:r w:rsidRPr="00D2471B">
        <w:t xml:space="preserve">Technical </w:t>
      </w:r>
      <w:r w:rsidR="00191CF8" w:rsidRPr="00D2471B">
        <w:t>D</w:t>
      </w:r>
      <w:r w:rsidRPr="00D2471B">
        <w:t xml:space="preserve">ocument </w:t>
      </w:r>
      <w:r w:rsidR="00191CF8" w:rsidRPr="00D2471B">
        <w:t>M</w:t>
      </w:r>
      <w:r w:rsidRPr="00D2471B">
        <w:t xml:space="preserve">anagement </w:t>
      </w:r>
      <w:r w:rsidR="00191CF8" w:rsidRPr="00D2471B">
        <w:t>T</w:t>
      </w:r>
      <w:r w:rsidRPr="00D2471B">
        <w:t>ool</w:t>
      </w:r>
      <w:commentRangeEnd w:id="660"/>
      <w:r w:rsidR="002A18A4" w:rsidRPr="00D2471B">
        <w:rPr>
          <w:rStyle w:val="CommentReference"/>
          <w:sz w:val="22"/>
          <w:szCs w:val="22"/>
        </w:rPr>
        <w:commentReference w:id="660"/>
      </w:r>
      <w:commentRangeEnd w:id="661"/>
      <w:r w:rsidR="00A75F85" w:rsidRPr="00D2471B">
        <w:rPr>
          <w:rStyle w:val="CommentReference"/>
          <w:sz w:val="22"/>
          <w:szCs w:val="22"/>
        </w:rPr>
        <w:commentReference w:id="661"/>
      </w:r>
    </w:p>
    <w:p w14:paraId="63585BAF" w14:textId="63B2F1B0" w:rsidR="00B27515" w:rsidRPr="00D2471B" w:rsidRDefault="00B27515" w:rsidP="00191CF8">
      <w:r w:rsidRPr="00D2471B">
        <w:t xml:space="preserve">Engineering tools used throughout the Solution </w:t>
      </w:r>
      <w:ins w:id="662" w:author="SCHECK Oliver" w:date="2026-08-28T14:49:00Z" w16du:dateUtc="2026-08-28T12:49:00Z">
        <w:r w:rsidR="0027029E" w:rsidRPr="00D2471B">
          <w:t xml:space="preserve">development </w:t>
        </w:r>
      </w:ins>
      <w:r w:rsidRPr="00D2471B">
        <w:t xml:space="preserve">lifecycle shall be </w:t>
      </w:r>
      <w:commentRangeStart w:id="663"/>
      <w:commentRangeStart w:id="664"/>
      <w:r w:rsidRPr="00D2471B">
        <w:t xml:space="preserve">classified, qualified, and managed </w:t>
      </w:r>
      <w:commentRangeEnd w:id="663"/>
      <w:r w:rsidR="002A18A4" w:rsidRPr="00D2471B">
        <w:rPr>
          <w:rStyle w:val="CommentReference"/>
          <w:sz w:val="22"/>
          <w:szCs w:val="22"/>
        </w:rPr>
        <w:commentReference w:id="663"/>
      </w:r>
      <w:commentRangeEnd w:id="664"/>
      <w:r w:rsidR="001E6B0B" w:rsidRPr="00D2471B">
        <w:rPr>
          <w:rStyle w:val="CommentReference"/>
          <w:sz w:val="22"/>
          <w:szCs w:val="22"/>
        </w:rPr>
        <w:commentReference w:id="664"/>
      </w:r>
      <w:r w:rsidRPr="00D2471B">
        <w:t xml:space="preserve">in accordance with applicable standards and company procedures. </w:t>
      </w:r>
      <w:commentRangeStart w:id="665"/>
      <w:commentRangeStart w:id="666"/>
      <w:r w:rsidRPr="00D2471B">
        <w:t>Where required by applicable CENELEC standards, appropriate tool classification and qualification activities shall be performed based on the intended use of the tool and its potential impact on the resulting work products and the Solution.</w:t>
      </w:r>
      <w:commentRangeEnd w:id="665"/>
      <w:r w:rsidR="002A18A4" w:rsidRPr="00D2471B">
        <w:rPr>
          <w:rStyle w:val="CommentReference"/>
          <w:sz w:val="22"/>
          <w:szCs w:val="22"/>
        </w:rPr>
        <w:commentReference w:id="665"/>
      </w:r>
      <w:commentRangeEnd w:id="666"/>
      <w:r w:rsidR="001E6B0B" w:rsidRPr="00D2471B">
        <w:rPr>
          <w:rStyle w:val="CommentReference"/>
          <w:sz w:val="22"/>
          <w:szCs w:val="22"/>
        </w:rPr>
        <w:commentReference w:id="666"/>
      </w:r>
    </w:p>
    <w:p w14:paraId="2685160F" w14:textId="4C8DE563" w:rsidR="00EA03E7" w:rsidRPr="00D2471B" w:rsidRDefault="00EA03E7" w:rsidP="00191CF8">
      <w:pPr>
        <w:rPr>
          <w:ins w:id="667" w:author="Vannucchi Alessandro" w:date="2026-07-27T12:40:00Z"/>
        </w:rPr>
      </w:pPr>
      <w:r w:rsidRPr="00D2471B">
        <w:t>Artificial Intelligence (AI) tools and applications shall be approved and used in accordance with applicable regulations, company policies, governance requirements, and engineering procedures.</w:t>
      </w:r>
    </w:p>
    <w:p w14:paraId="3A8D3E18" w14:textId="596491D0" w:rsidR="00AF6DD6" w:rsidRPr="00D2471B" w:rsidDel="006B0F47" w:rsidRDefault="00AF6DD6" w:rsidP="00191CF8">
      <w:pPr>
        <w:rPr>
          <w:del w:id="668" w:author="SCHECK Oliver" w:date="2026-09-08T18:44:00Z" w16du:dateUtc="2026-09-08T16:44:00Z"/>
          <w:highlight w:val="yellow"/>
        </w:rPr>
      </w:pPr>
      <w:ins w:id="669" w:author="Vannucchi Alessandro" w:date="2026-07-27T12:40:00Z">
        <w:del w:id="670" w:author="SCHECK Oliver" w:date="2026-09-08T18:44:00Z" w16du:dateUtc="2026-09-08T16:44:00Z">
          <w:r w:rsidRPr="00D2471B" w:rsidDel="006B0F47">
            <w:delText>Material composition and product circularity data should be managed in interoperable formats enabling data exchange along the value chain and supporting Digital Product Passport requirements (e.g. IEC 82474-1, ISO 59040).</w:delText>
          </w:r>
        </w:del>
      </w:ins>
    </w:p>
    <w:p w14:paraId="6F92BADE" w14:textId="432F9B90" w:rsidR="14B7D0DF" w:rsidRPr="00D2471B" w:rsidRDefault="00891626" w:rsidP="00214536">
      <w:pPr>
        <w:tabs>
          <w:tab w:val="left" w:pos="1979"/>
        </w:tabs>
        <w:rPr>
          <w:highlight w:val="yellow"/>
        </w:rPr>
      </w:pPr>
      <w:r w:rsidRPr="00D2471B">
        <w:t xml:space="preserve">All </w:t>
      </w:r>
      <w:r w:rsidR="00B872C7" w:rsidRPr="00D2471B">
        <w:t xml:space="preserve">Engineering tools used throughout the Solution </w:t>
      </w:r>
      <w:ins w:id="671" w:author="SCHECK Oliver" w:date="2026-08-28T14:52:00Z" w16du:dateUtc="2026-08-28T12:52:00Z">
        <w:r w:rsidR="00C74D80" w:rsidRPr="00D2471B">
          <w:t xml:space="preserve">development </w:t>
        </w:r>
      </w:ins>
      <w:r w:rsidR="00B872C7" w:rsidRPr="00D2471B">
        <w:t xml:space="preserve">lifecycle (including supporting and enabling tools) </w:t>
      </w:r>
      <w:commentRangeStart w:id="672"/>
      <w:commentRangeStart w:id="673"/>
      <w:r w:rsidR="00B872C7" w:rsidRPr="00D2471B">
        <w:t xml:space="preserve">shall be approved for use </w:t>
      </w:r>
      <w:commentRangeEnd w:id="672"/>
      <w:r w:rsidR="002A18A4" w:rsidRPr="00D2471B">
        <w:rPr>
          <w:rStyle w:val="CommentReference"/>
          <w:sz w:val="22"/>
          <w:szCs w:val="22"/>
        </w:rPr>
        <w:commentReference w:id="672"/>
      </w:r>
      <w:commentRangeEnd w:id="673"/>
      <w:r w:rsidR="001E6B0B" w:rsidRPr="00D2471B">
        <w:rPr>
          <w:rStyle w:val="CommentReference"/>
          <w:sz w:val="22"/>
          <w:szCs w:val="22"/>
        </w:rPr>
        <w:commentReference w:id="673"/>
      </w:r>
      <w:r w:rsidR="00B872C7" w:rsidRPr="00D2471B">
        <w:t xml:space="preserve">and shall be </w:t>
      </w:r>
      <w:r w:rsidR="009B73CC" w:rsidRPr="00D2471B">
        <w:t xml:space="preserve">appropriately </w:t>
      </w:r>
      <w:r w:rsidR="00B872C7" w:rsidRPr="00D2471B">
        <w:t>documented</w:t>
      </w:r>
      <w:r w:rsidR="00E15C4B" w:rsidRPr="00D2471B">
        <w:t xml:space="preserve"> (</w:t>
      </w:r>
      <w:r w:rsidR="00610FC4" w:rsidRPr="00D2471B">
        <w:t>including</w:t>
      </w:r>
      <w:r w:rsidR="00E15C4B" w:rsidRPr="00D2471B">
        <w:t xml:space="preserve"> </w:t>
      </w:r>
      <w:r w:rsidR="00EB6D28" w:rsidRPr="00D2471B">
        <w:t xml:space="preserve">tool </w:t>
      </w:r>
      <w:r w:rsidR="00E15C4B" w:rsidRPr="00D2471B">
        <w:t xml:space="preserve">name, version type </w:t>
      </w:r>
      <w:r w:rsidR="00610FC4" w:rsidRPr="00D2471B">
        <w:t>&amp;</w:t>
      </w:r>
      <w:r w:rsidR="00E15C4B" w:rsidRPr="00D2471B">
        <w:t xml:space="preserve"> number, license, vendor, intended use)</w:t>
      </w:r>
      <w:r w:rsidR="00B872C7" w:rsidRPr="00D2471B">
        <w:t>.</w:t>
      </w:r>
      <w:del w:id="674" w:author="SCHECK Oliver" w:date="2026-09-14T11:34:00Z" w16du:dateUtc="2026-09-14T09:34:00Z">
        <w:r w:rsidR="00B872C7" w:rsidRPr="00D2471B" w:rsidDel="00BF77E7">
          <w:delText xml:space="preserve"> </w:delText>
        </w:r>
        <w:r w:rsidR="14B7D0DF" w:rsidRPr="00D2471B" w:rsidDel="00BF77E7">
          <w:rPr>
            <w:highlight w:val="yellow"/>
          </w:rPr>
          <w:delText xml:space="preserve">Please refer to the list of tools mandatory or </w:delText>
        </w:r>
        <w:r w:rsidR="2F7037CE" w:rsidRPr="00D2471B" w:rsidDel="00BF77E7">
          <w:rPr>
            <w:highlight w:val="yellow"/>
          </w:rPr>
          <w:delText>recommended</w:delText>
        </w:r>
        <w:r w:rsidR="14B7D0DF" w:rsidRPr="00D2471B" w:rsidDel="00BF77E7">
          <w:rPr>
            <w:highlight w:val="yellow"/>
          </w:rPr>
          <w:delText xml:space="preserve"> for use for engineering </w:delText>
        </w:r>
        <w:r w:rsidR="14E96542" w:rsidRPr="00D2471B" w:rsidDel="00BF77E7">
          <w:rPr>
            <w:highlight w:val="yellow"/>
          </w:rPr>
          <w:delText>activities</w:delText>
        </w:r>
        <w:r w:rsidR="14B7D0DF" w:rsidRPr="00D2471B" w:rsidDel="00BF77E7">
          <w:rPr>
            <w:highlight w:val="yellow"/>
          </w:rPr>
          <w:delText>: [doc ID]</w:delText>
        </w:r>
      </w:del>
    </w:p>
    <w:p w14:paraId="362E4A4A" w14:textId="1FD46EDC" w:rsidR="00B7730D" w:rsidRPr="00D2471B" w:rsidRDefault="00B7730D" w:rsidP="00A37841">
      <w:pPr>
        <w:pStyle w:val="Heading2"/>
      </w:pPr>
      <w:bookmarkStart w:id="675" w:name="_Toc240452065"/>
      <w:r w:rsidRPr="00D2471B">
        <w:t>Verification Steps</w:t>
      </w:r>
      <w:bookmarkEnd w:id="675"/>
    </w:p>
    <w:p w14:paraId="1868C3D6" w14:textId="76269284" w:rsidR="00032B17" w:rsidRPr="00D2471B" w:rsidRDefault="00B7730D" w:rsidP="001F1B43">
      <w:pPr>
        <w:pStyle w:val="Guidance"/>
        <w:rPr>
          <w:i w:val="0"/>
        </w:rPr>
      </w:pPr>
      <w:r w:rsidRPr="00D2471B">
        <w:rPr>
          <w:i w:val="0"/>
          <w:iCs/>
          <w:color w:val="000000" w:themeColor="text1"/>
        </w:rPr>
        <w:t xml:space="preserve">Process correct implementation is verified by means of </w:t>
      </w:r>
      <w:ins w:id="676" w:author="SCHECK Oliver" w:date="2026-09-08T18:51:00Z" w16du:dateUtc="2026-09-08T16:51:00Z">
        <w:r w:rsidR="00897176" w:rsidRPr="00D2471B">
          <w:rPr>
            <w:i w:val="0"/>
            <w:iCs/>
            <w:color w:val="000000" w:themeColor="text1"/>
          </w:rPr>
          <w:t xml:space="preserve">quality </w:t>
        </w:r>
      </w:ins>
      <w:commentRangeStart w:id="677"/>
      <w:commentRangeStart w:id="678"/>
      <w:commentRangeStart w:id="679"/>
      <w:commentRangeStart w:id="680"/>
      <w:r w:rsidRPr="00D2471B">
        <w:rPr>
          <w:i w:val="0"/>
          <w:iCs/>
          <w:color w:val="000000" w:themeColor="text1"/>
        </w:rPr>
        <w:t>audi</w:t>
      </w:r>
      <w:commentRangeEnd w:id="679"/>
      <w:r w:rsidR="004D69BB" w:rsidRPr="00D2471B">
        <w:rPr>
          <w:rStyle w:val="CommentReference"/>
          <w:i w:val="0"/>
          <w:iCs/>
          <w:color w:val="000000" w:themeColor="text1"/>
          <w:sz w:val="22"/>
          <w:szCs w:val="22"/>
        </w:rPr>
        <w:commentReference w:id="679"/>
      </w:r>
      <w:commentRangeEnd w:id="680"/>
      <w:r w:rsidR="00661DE6" w:rsidRPr="00D2471B">
        <w:rPr>
          <w:rStyle w:val="CommentReference"/>
          <w:i w:val="0"/>
          <w:iCs/>
          <w:color w:val="000000" w:themeColor="text1"/>
          <w:sz w:val="22"/>
          <w:szCs w:val="22"/>
        </w:rPr>
        <w:commentReference w:id="680"/>
      </w:r>
      <w:r w:rsidRPr="00D2471B">
        <w:rPr>
          <w:i w:val="0"/>
          <w:iCs/>
          <w:color w:val="000000" w:themeColor="text1"/>
        </w:rPr>
        <w:t>ts</w:t>
      </w:r>
      <w:commentRangeEnd w:id="677"/>
      <w:r w:rsidR="002A18A4" w:rsidRPr="00D2471B">
        <w:rPr>
          <w:rStyle w:val="CommentReference"/>
          <w:i w:val="0"/>
          <w:iCs/>
          <w:color w:val="000000" w:themeColor="text1"/>
          <w:sz w:val="22"/>
          <w:szCs w:val="22"/>
        </w:rPr>
        <w:commentReference w:id="677"/>
      </w:r>
      <w:commentRangeEnd w:id="678"/>
      <w:r w:rsidR="00661DE6" w:rsidRPr="00D2471B">
        <w:rPr>
          <w:rStyle w:val="CommentReference"/>
          <w:i w:val="0"/>
          <w:iCs/>
          <w:color w:val="000000" w:themeColor="text1"/>
          <w:sz w:val="22"/>
          <w:szCs w:val="22"/>
        </w:rPr>
        <w:commentReference w:id="678"/>
      </w:r>
      <w:r w:rsidRPr="00D2471B">
        <w:rPr>
          <w:i w:val="0"/>
          <w:iCs/>
          <w:color w:val="000000" w:themeColor="text1"/>
        </w:rPr>
        <w:t>.</w:t>
      </w:r>
      <w:r w:rsidR="00032B17" w:rsidRPr="00D2471B">
        <w:br w:type="page"/>
      </w:r>
    </w:p>
    <w:p w14:paraId="0AC0DB1B" w14:textId="3808DA5A" w:rsidR="007A04A3" w:rsidRPr="00D2471B" w:rsidRDefault="007A04A3" w:rsidP="000F439B">
      <w:pPr>
        <w:pStyle w:val="Heading1"/>
      </w:pPr>
      <w:bookmarkStart w:id="681" w:name="_Ref222997593"/>
      <w:bookmarkStart w:id="682" w:name="_Toc240452066"/>
      <w:commentRangeStart w:id="683"/>
      <w:commentRangeStart w:id="684"/>
      <w:r w:rsidRPr="00D2471B">
        <w:t>ACTIVITIES</w:t>
      </w:r>
      <w:bookmarkEnd w:id="681"/>
      <w:bookmarkEnd w:id="682"/>
      <w:commentRangeEnd w:id="683"/>
      <w:r w:rsidR="00B540DD" w:rsidRPr="00D2471B">
        <w:rPr>
          <w:rStyle w:val="CommentReference"/>
          <w:sz w:val="28"/>
          <w:szCs w:val="28"/>
        </w:rPr>
        <w:commentReference w:id="683"/>
      </w:r>
      <w:commentRangeEnd w:id="684"/>
      <w:r w:rsidR="00874C29" w:rsidRPr="00D2471B">
        <w:rPr>
          <w:rStyle w:val="CommentReference"/>
          <w:sz w:val="28"/>
          <w:szCs w:val="28"/>
        </w:rPr>
        <w:commentReference w:id="684"/>
      </w:r>
    </w:p>
    <w:p w14:paraId="0CC16AE9" w14:textId="17915E5C" w:rsidR="00952EA6" w:rsidRPr="00D2471B" w:rsidRDefault="00DC3E02" w:rsidP="00A37841">
      <w:pPr>
        <w:pStyle w:val="Heading2"/>
      </w:pPr>
      <w:bookmarkStart w:id="685" w:name="_Ref221636128"/>
      <w:bookmarkStart w:id="686" w:name="_Toc240452067"/>
      <w:r w:rsidRPr="00D2471B">
        <w:t xml:space="preserve">Manage Contributions for Bidding </w:t>
      </w:r>
      <w:r w:rsidR="00B664A5" w:rsidRPr="00D2471B">
        <w:t>(</w:t>
      </w:r>
      <w:r w:rsidRPr="00D2471B">
        <w:t>DD</w:t>
      </w:r>
      <w:r w:rsidR="004734CA" w:rsidRPr="00D2471B">
        <w:t>Q</w:t>
      </w:r>
      <w:r w:rsidR="00B664A5" w:rsidRPr="00D2471B">
        <w:t>-01)</w:t>
      </w:r>
      <w:bookmarkEnd w:id="685"/>
      <w:bookmarkEnd w:id="686"/>
    </w:p>
    <w:p w14:paraId="6B9D2F64" w14:textId="757B2DC5" w:rsidR="00D2097E" w:rsidRPr="00D2471B" w:rsidRDefault="00B664A5" w:rsidP="00D2097E">
      <w:pPr>
        <w:pStyle w:val="Guidance"/>
        <w:ind w:left="720"/>
        <w:rPr>
          <w:i w:val="0"/>
          <w:color w:val="000000" w:themeColor="text1"/>
        </w:rPr>
      </w:pPr>
      <w:r w:rsidRPr="00D2471B">
        <w:rPr>
          <w:i w:val="0"/>
          <w:color w:val="000000" w:themeColor="text1"/>
        </w:rPr>
        <w:t>(</w:t>
      </w:r>
      <w:r w:rsidR="004A30D5" w:rsidRPr="00D2471B">
        <w:rPr>
          <w:i w:val="0"/>
          <w:color w:val="000000" w:themeColor="text1"/>
        </w:rPr>
        <w:t>Reference</w:t>
      </w:r>
      <w:r w:rsidR="00D2097E" w:rsidRPr="00D2471B">
        <w:rPr>
          <w:i w:val="0"/>
          <w:color w:val="000000" w:themeColor="text1"/>
        </w:rPr>
        <w:t xml:space="preserve"> L2 docs: </w:t>
      </w:r>
      <w:ins w:id="687" w:author="SCHECK Oliver" w:date="2026-09-14T10:47:00Z" w16du:dateUtc="2026-09-14T08:47:00Z">
        <w:r w:rsidR="00E24964" w:rsidRPr="00D2471B">
          <w:rPr>
            <w:i w:val="0"/>
            <w:color w:val="000000" w:themeColor="text1"/>
          </w:rPr>
          <w:t>to be assigned</w:t>
        </w:r>
      </w:ins>
      <w:del w:id="688" w:author="SCHECK Oliver" w:date="2026-09-14T10:47:00Z" w16du:dateUtc="2026-09-14T08:47:00Z">
        <w:r w:rsidR="00C80F52" w:rsidRPr="00D2471B" w:rsidDel="00E24964">
          <w:rPr>
            <w:i w:val="0"/>
            <w:color w:val="000000" w:themeColor="text1"/>
          </w:rPr>
          <w:delText>{</w:delText>
        </w:r>
        <w:r w:rsidR="00C80F52" w:rsidRPr="00D2471B" w:rsidDel="00E24964">
          <w:rPr>
            <w:b/>
            <w:i w:val="0"/>
            <w:color w:val="000000" w:themeColor="text1"/>
          </w:rPr>
          <w:delText>Document code</w:delText>
        </w:r>
        <w:r w:rsidR="00C80F52" w:rsidRPr="00D2471B" w:rsidDel="00E24964">
          <w:rPr>
            <w:i w:val="0"/>
            <w:color w:val="000000" w:themeColor="text1"/>
          </w:rPr>
          <w:delText>}</w:delText>
        </w:r>
      </w:del>
      <w:r w:rsidRPr="00D2471B">
        <w:rPr>
          <w:i w:val="0"/>
          <w:color w:val="000000" w:themeColor="text1"/>
        </w:rPr>
        <w:t>)</w:t>
      </w:r>
    </w:p>
    <w:p w14:paraId="71098815" w14:textId="69B9AC2D" w:rsidR="007D6E76" w:rsidRPr="00D2471B" w:rsidRDefault="0F60248E" w:rsidP="7E2648F4">
      <w:r w:rsidRPr="00D2471B">
        <w:t>During the bidding phase, the conceptual Solution is defined</w:t>
      </w:r>
      <w:r w:rsidR="208E6E0C" w:rsidRPr="00D2471B">
        <w:t xml:space="preserve">, considering </w:t>
      </w:r>
      <w:r w:rsidR="6C9FB5F8" w:rsidRPr="00D2471B">
        <w:t>reuse align</w:t>
      </w:r>
      <w:r w:rsidR="12CB6C8D" w:rsidRPr="00D2471B">
        <w:t>ed</w:t>
      </w:r>
      <w:r w:rsidR="208E6E0C" w:rsidRPr="00D2471B">
        <w:t xml:space="preserve"> with product portfolio </w:t>
      </w:r>
      <w:del w:id="689" w:author="SCHECK Oliver" w:date="2026-08-28T15:25:00Z" w16du:dateUtc="2026-08-28T13:25:00Z">
        <w:r w:rsidR="208E6E0C" w:rsidRPr="00D2471B" w:rsidDel="00D85DCA">
          <w:delText>strategy</w:delText>
        </w:r>
      </w:del>
      <w:ins w:id="690" w:author="SCHECK Oliver" w:date="2026-08-28T15:25:00Z" w16du:dateUtc="2026-08-28T13:25:00Z">
        <w:r w:rsidR="00D85DCA" w:rsidRPr="00D2471B">
          <w:t>and the defined Reference Solution</w:t>
        </w:r>
      </w:ins>
      <w:r w:rsidR="00191CF8" w:rsidRPr="00D2471B">
        <w:t>,</w:t>
      </w:r>
      <w:r w:rsidRPr="00D2471B">
        <w:t xml:space="preserve"> and the Technical Bid documentation </w:t>
      </w:r>
      <w:r w:rsidR="368DA18B" w:rsidRPr="00D2471B">
        <w:t>is</w:t>
      </w:r>
      <w:r w:rsidRPr="00D2471B">
        <w:t xml:space="preserve"> developed and consolidated. These activities start with Bid Qualification and continue through to Bid Submission, ensuring that the proposed Solution is described in a consistent</w:t>
      </w:r>
      <w:r w:rsidR="03C94866" w:rsidRPr="00D2471B">
        <w:t xml:space="preserve"> manner</w:t>
      </w:r>
      <w:r w:rsidRPr="00D2471B">
        <w:t xml:space="preserve">, </w:t>
      </w:r>
      <w:r w:rsidR="20A6F7D3" w:rsidRPr="00D2471B">
        <w:t xml:space="preserve">is </w:t>
      </w:r>
      <w:r w:rsidRPr="00D2471B">
        <w:t>feasible</w:t>
      </w:r>
      <w:r w:rsidR="00191CF8" w:rsidRPr="00D2471B">
        <w:t>,</w:t>
      </w:r>
      <w:r w:rsidRPr="00D2471B">
        <w:t xml:space="preserve"> and aligned with customer expectations and the intended </w:t>
      </w:r>
      <w:r w:rsidR="4B3568A6" w:rsidRPr="00D2471B">
        <w:t xml:space="preserve">Solution </w:t>
      </w:r>
      <w:r w:rsidRPr="00D2471B">
        <w:t>delivery approach.</w:t>
      </w:r>
    </w:p>
    <w:p w14:paraId="05C9C74F" w14:textId="569117B8" w:rsidR="004C4046" w:rsidRPr="00D2471B" w:rsidRDefault="004C4046" w:rsidP="00A633B7">
      <w:r w:rsidRPr="00D2471B">
        <w:t xml:space="preserve">Throughout the Solution </w:t>
      </w:r>
      <w:ins w:id="691" w:author="SCHECK Oliver" w:date="2026-08-28T14:52:00Z" w16du:dateUtc="2026-08-28T12:52:00Z">
        <w:r w:rsidR="00C74D80" w:rsidRPr="00D2471B">
          <w:t xml:space="preserve">development </w:t>
        </w:r>
      </w:ins>
      <w:r w:rsidRPr="00D2471B">
        <w:t xml:space="preserve">lifecycle, the </w:t>
      </w:r>
      <w:commentRangeStart w:id="692"/>
      <w:commentRangeStart w:id="693"/>
      <w:r w:rsidRPr="00D2471B">
        <w:t xml:space="preserve">Solution </w:t>
      </w:r>
      <w:ins w:id="694" w:author="SCHECK Oliver" w:date="2026-08-28T14:31:00Z" w16du:dateUtc="2026-08-28T12:31:00Z">
        <w:r w:rsidR="00424DE4" w:rsidRPr="00D2471B">
          <w:t xml:space="preserve">Development </w:t>
        </w:r>
      </w:ins>
      <w:r w:rsidRPr="00D2471B">
        <w:t xml:space="preserve">Team </w:t>
      </w:r>
      <w:commentRangeEnd w:id="692"/>
      <w:r w:rsidR="00E52959" w:rsidRPr="00D2471B">
        <w:rPr>
          <w:rStyle w:val="CommentReference"/>
          <w:sz w:val="22"/>
          <w:szCs w:val="22"/>
        </w:rPr>
        <w:commentReference w:id="692"/>
      </w:r>
      <w:commentRangeEnd w:id="693"/>
      <w:r w:rsidR="00874C29" w:rsidRPr="00D2471B">
        <w:rPr>
          <w:rStyle w:val="CommentReference"/>
          <w:sz w:val="22"/>
          <w:szCs w:val="22"/>
        </w:rPr>
        <w:commentReference w:id="693"/>
      </w:r>
      <w:r w:rsidRPr="00D2471B">
        <w:t xml:space="preserve">interfaces with Portfolio Management </w:t>
      </w:r>
      <w:ins w:id="695" w:author="SCHECK Oliver" w:date="2026-08-28T15:24:00Z" w16du:dateUtc="2026-08-28T13:24:00Z">
        <w:r w:rsidR="001D461D" w:rsidRPr="00D2471B">
          <w:t xml:space="preserve">and Solution Policy </w:t>
        </w:r>
      </w:ins>
      <w:r w:rsidRPr="00D2471B">
        <w:t xml:space="preserve">to ensure that the Solution remains aligned with the portfolio strategy, reference solutions, and product baselines. Portfolio Management </w:t>
      </w:r>
      <w:ins w:id="696" w:author="SCHECK Oliver" w:date="2026-08-28T15:24:00Z" w16du:dateUtc="2026-08-28T13:24:00Z">
        <w:r w:rsidR="001D461D" w:rsidRPr="00D2471B">
          <w:t xml:space="preserve">and Solution Policy </w:t>
        </w:r>
      </w:ins>
      <w:r w:rsidRPr="00D2471B">
        <w:t xml:space="preserve">provides guidelines, </w:t>
      </w:r>
      <w:del w:id="697" w:author="SCHECK Oliver" w:date="2026-08-28T15:24:00Z" w16du:dateUtc="2026-08-28T13:24:00Z">
        <w:r w:rsidRPr="00D2471B" w:rsidDel="001D461D">
          <w:delText xml:space="preserve">standard </w:delText>
        </w:r>
      </w:del>
      <w:ins w:id="698" w:author="SCHECK Oliver" w:date="2026-08-28T15:24:00Z" w16du:dateUtc="2026-08-28T13:24:00Z">
        <w:r w:rsidR="001D461D" w:rsidRPr="00D2471B">
          <w:t>re</w:t>
        </w:r>
      </w:ins>
      <w:ins w:id="699" w:author="SCHECK Oliver" w:date="2026-08-28T15:25:00Z" w16du:dateUtc="2026-08-28T13:25:00Z">
        <w:r w:rsidR="001D461D" w:rsidRPr="00D2471B">
          <w:t>ference</w:t>
        </w:r>
      </w:ins>
      <w:ins w:id="700" w:author="SCHECK Oliver" w:date="2026-08-28T15:24:00Z" w16du:dateUtc="2026-08-28T13:24:00Z">
        <w:r w:rsidR="001D461D" w:rsidRPr="00D2471B">
          <w:t xml:space="preserve"> </w:t>
        </w:r>
      </w:ins>
      <w:r w:rsidRPr="00D2471B">
        <w:t>solutions, and applicable product data that support both bidding and Solution development activities.</w:t>
      </w:r>
    </w:p>
    <w:p w14:paraId="3AA4D416" w14:textId="2A34CFD9" w:rsidR="000B2D6F" w:rsidRPr="00D2471B" w:rsidRDefault="000B2D6F" w:rsidP="00191CF8">
      <w:pPr>
        <w:keepNext/>
      </w:pPr>
      <w:r w:rsidRPr="00D2471B">
        <w:t xml:space="preserve">The Solution </w:t>
      </w:r>
      <w:ins w:id="701" w:author="SCHECK Oliver" w:date="2026-08-28T14:31:00Z" w16du:dateUtc="2026-08-28T12:31:00Z">
        <w:r w:rsidR="00424DE4" w:rsidRPr="00D2471B">
          <w:t xml:space="preserve">Development </w:t>
        </w:r>
      </w:ins>
      <w:r w:rsidRPr="00D2471B">
        <w:t>Team shall perform the following activities:</w:t>
      </w:r>
    </w:p>
    <w:p w14:paraId="3AD60050" w14:textId="3AE98C42" w:rsidR="000B2D6F" w:rsidRPr="00D2471B" w:rsidRDefault="000B2D6F" w:rsidP="00A633B7">
      <w:pPr>
        <w:pStyle w:val="ListParagraph"/>
        <w:numPr>
          <w:ilvl w:val="0"/>
          <w:numId w:val="72"/>
        </w:numPr>
      </w:pPr>
      <w:commentRangeStart w:id="702"/>
      <w:commentRangeStart w:id="703"/>
      <w:commentRangeStart w:id="704"/>
      <w:commentRangeStart w:id="705"/>
      <w:r w:rsidRPr="00D2471B">
        <w:t>Analyse</w:t>
      </w:r>
      <w:ins w:id="706" w:author="SCHECK Oliver" w:date="2026-09-07T18:41:00Z" w16du:dateUtc="2026-09-07T16:41:00Z">
        <w:r w:rsidR="00874C29" w:rsidRPr="00D2471B">
          <w:t xml:space="preserve"> customer and</w:t>
        </w:r>
      </w:ins>
      <w:r w:rsidRPr="00D2471B">
        <w:t xml:space="preserve"> </w:t>
      </w:r>
      <w:commentRangeEnd w:id="704"/>
      <w:r w:rsidR="00E52959" w:rsidRPr="00D2471B">
        <w:rPr>
          <w:rStyle w:val="CommentReference"/>
          <w:sz w:val="22"/>
          <w:szCs w:val="22"/>
        </w:rPr>
        <w:commentReference w:id="704"/>
      </w:r>
      <w:commentRangeEnd w:id="705"/>
      <w:r w:rsidR="00874C29" w:rsidRPr="00D2471B">
        <w:rPr>
          <w:rStyle w:val="CommentReference"/>
          <w:sz w:val="22"/>
          <w:szCs w:val="22"/>
        </w:rPr>
        <w:commentReference w:id="705"/>
      </w:r>
      <w:commentRangeStart w:id="707"/>
      <w:commentRangeStart w:id="708"/>
      <w:r w:rsidRPr="00D2471B">
        <w:t xml:space="preserve">stakeholder </w:t>
      </w:r>
      <w:commentRangeEnd w:id="707"/>
      <w:r w:rsidR="00E52959" w:rsidRPr="00D2471B">
        <w:rPr>
          <w:rStyle w:val="CommentReference"/>
          <w:sz w:val="22"/>
          <w:szCs w:val="22"/>
        </w:rPr>
        <w:commentReference w:id="707"/>
      </w:r>
      <w:commentRangeEnd w:id="708"/>
      <w:r w:rsidR="00874C29" w:rsidRPr="00D2471B">
        <w:rPr>
          <w:rStyle w:val="CommentReference"/>
          <w:sz w:val="22"/>
          <w:szCs w:val="22"/>
        </w:rPr>
        <w:commentReference w:id="708"/>
      </w:r>
      <w:r w:rsidRPr="00D2471B">
        <w:t>needs, operational context, and constraints.</w:t>
      </w:r>
    </w:p>
    <w:p w14:paraId="3ED6DBB3" w14:textId="6222810B" w:rsidR="000B2D6F" w:rsidRPr="00D2471B" w:rsidRDefault="000B2D6F" w:rsidP="00A633B7">
      <w:pPr>
        <w:pStyle w:val="ListParagraph"/>
        <w:numPr>
          <w:ilvl w:val="0"/>
          <w:numId w:val="72"/>
        </w:numPr>
      </w:pPr>
      <w:r w:rsidRPr="00D2471B">
        <w:t xml:space="preserve">Identify applicable requirements, including </w:t>
      </w:r>
      <w:r w:rsidR="00A35B51" w:rsidRPr="00D2471B">
        <w:t xml:space="preserve">RAM, </w:t>
      </w:r>
      <w:r w:rsidRPr="00D2471B">
        <w:t xml:space="preserve">safety, </w:t>
      </w:r>
      <w:ins w:id="709" w:author="SCHECK Oliver" w:date="2026-09-15T12:42:00Z" w16du:dateUtc="2026-09-15T10:42:00Z">
        <w:r w:rsidR="000B249F">
          <w:t xml:space="preserve">quality, </w:t>
        </w:r>
      </w:ins>
      <w:ins w:id="710" w:author="SCHECK Oliver" w:date="2026-09-08T15:38:00Z" w16du:dateUtc="2026-09-08T13:38:00Z">
        <w:r w:rsidR="00D067EB" w:rsidRPr="00D2471B">
          <w:t>cybersecurity</w:t>
        </w:r>
        <w:r w:rsidR="0005714F" w:rsidRPr="00D2471B">
          <w:t>,</w:t>
        </w:r>
        <w:r w:rsidR="00D067EB" w:rsidRPr="00D2471B">
          <w:t xml:space="preserve"> </w:t>
        </w:r>
      </w:ins>
      <w:ins w:id="711" w:author="SCHECK Oliver" w:date="2026-09-11T11:38:00Z" w16du:dateUtc="2026-09-11T09:38:00Z">
        <w:r w:rsidR="004B447E" w:rsidRPr="00D2471B">
          <w:t xml:space="preserve">sustainability, </w:t>
        </w:r>
      </w:ins>
      <w:r w:rsidRPr="00D2471B">
        <w:t>environmental</w:t>
      </w:r>
      <w:ins w:id="712" w:author="SCHECK Oliver" w:date="2026-09-11T11:38:00Z" w16du:dateUtc="2026-09-11T09:38:00Z">
        <w:r w:rsidR="004B447E" w:rsidRPr="00D2471B">
          <w:t xml:space="preserve"> compliance</w:t>
        </w:r>
      </w:ins>
      <w:r w:rsidRPr="00D2471B">
        <w:t xml:space="preserve">, </w:t>
      </w:r>
      <w:ins w:id="713" w:author="Vannucchi Alessandro" w:date="2026-07-27T12:41:00Z">
        <w:del w:id="714" w:author="SCHECK Oliver" w:date="2026-09-11T11:38:00Z" w16du:dateUtc="2026-09-11T09:38:00Z">
          <w:r w:rsidR="0046518F" w:rsidRPr="00D2471B" w:rsidDel="005A5747">
            <w:delText xml:space="preserve">circularity, </w:delText>
          </w:r>
        </w:del>
      </w:ins>
      <w:r w:rsidR="00D142D8" w:rsidRPr="00D2471B">
        <w:t xml:space="preserve">export control, </w:t>
      </w:r>
      <w:r w:rsidRPr="00D2471B">
        <w:t xml:space="preserve">and </w:t>
      </w:r>
      <w:r w:rsidR="00D142D8" w:rsidRPr="00D2471B">
        <w:t xml:space="preserve">any other relevant </w:t>
      </w:r>
      <w:r w:rsidRPr="00D2471B">
        <w:t>regulatory aspects.</w:t>
      </w:r>
    </w:p>
    <w:p w14:paraId="53B72550" w14:textId="4A421C37" w:rsidR="000B2D6F" w:rsidRPr="00D2471B" w:rsidRDefault="000B2D6F" w:rsidP="00A633B7">
      <w:pPr>
        <w:pStyle w:val="ListParagraph"/>
        <w:numPr>
          <w:ilvl w:val="0"/>
          <w:numId w:val="72"/>
        </w:numPr>
      </w:pPr>
      <w:r w:rsidRPr="00D2471B">
        <w:t>Develop alternative Solution concepts and perform trade-offs</w:t>
      </w:r>
      <w:r w:rsidR="003964E6" w:rsidRPr="00D2471B">
        <w:t>, maintain justification records</w:t>
      </w:r>
      <w:r w:rsidR="00012A13" w:rsidRPr="00D2471B">
        <w:t xml:space="preserve">, and </w:t>
      </w:r>
      <w:r w:rsidR="0078130F" w:rsidRPr="00D2471B">
        <w:t>ensure convergence towards a coherent and feasible Solution concept</w:t>
      </w:r>
      <w:r w:rsidRPr="00D2471B">
        <w:t>.</w:t>
      </w:r>
      <w:commentRangeEnd w:id="702"/>
      <w:r w:rsidR="0082014A" w:rsidRPr="00D2471B">
        <w:rPr>
          <w:rStyle w:val="CommentReference"/>
          <w:sz w:val="22"/>
          <w:szCs w:val="22"/>
        </w:rPr>
        <w:commentReference w:id="702"/>
      </w:r>
      <w:commentRangeEnd w:id="703"/>
      <w:r w:rsidR="00874C29" w:rsidRPr="00D2471B">
        <w:rPr>
          <w:rStyle w:val="CommentReference"/>
          <w:sz w:val="22"/>
          <w:szCs w:val="22"/>
        </w:rPr>
        <w:commentReference w:id="703"/>
      </w:r>
    </w:p>
    <w:p w14:paraId="341F4C40" w14:textId="16BEFDBD" w:rsidR="000B2D6F" w:rsidRPr="00D2471B" w:rsidRDefault="000B2D6F" w:rsidP="00A633B7">
      <w:pPr>
        <w:pStyle w:val="ListParagraph"/>
        <w:numPr>
          <w:ilvl w:val="0"/>
          <w:numId w:val="72"/>
        </w:numPr>
      </w:pPr>
      <w:r w:rsidRPr="00D2471B">
        <w:t xml:space="preserve">Define the high-level architecture, Solution </w:t>
      </w:r>
      <w:r w:rsidR="001535C9" w:rsidRPr="00D2471B">
        <w:t>Items</w:t>
      </w:r>
      <w:r w:rsidRPr="00D2471B">
        <w:t>, and interfaces</w:t>
      </w:r>
      <w:r w:rsidR="0078130F" w:rsidRPr="00D2471B">
        <w:t>, ensuring consideration of key engineering aspects (e.g. RAM, safety, cybersecurity</w:t>
      </w:r>
      <w:ins w:id="715" w:author="PAOLELLA, Raimondo" w:date="2026-06-30T19:14:00Z">
        <w:r w:rsidR="006F7B8E" w:rsidRPr="00D2471B">
          <w:t>,</w:t>
        </w:r>
      </w:ins>
      <w:ins w:id="716" w:author="Vannucchi Alessandro" w:date="2026-07-27T12:41:00Z">
        <w:r w:rsidR="000D5ABD" w:rsidRPr="00D2471B">
          <w:t xml:space="preserve"> </w:t>
        </w:r>
      </w:ins>
      <w:ins w:id="717" w:author="SCHECK Oliver" w:date="2026-09-11T11:39:00Z" w16du:dateUtc="2026-09-11T09:39:00Z">
        <w:r w:rsidR="00B534C1" w:rsidRPr="00D2471B">
          <w:t xml:space="preserve">sustainability, </w:t>
        </w:r>
      </w:ins>
      <w:ins w:id="718" w:author="Vannucchi Alessandro" w:date="2026-07-27T12:41:00Z">
        <w:del w:id="719" w:author="SCHECK Oliver" w:date="2026-09-11T11:39:00Z" w16du:dateUtc="2026-09-11T09:39:00Z">
          <w:r w:rsidR="000D5ABD" w:rsidRPr="00D2471B" w:rsidDel="00B534C1">
            <w:delText>recoverability,</w:delText>
          </w:r>
        </w:del>
      </w:ins>
      <w:ins w:id="720" w:author="PAOLELLA, Raimondo" w:date="2026-06-30T19:14:00Z">
        <w:del w:id="721" w:author="SCHECK Oliver" w:date="2026-09-11T11:39:00Z" w16du:dateUtc="2026-09-11T09:39:00Z">
          <w:r w:rsidR="006F7B8E" w:rsidRPr="00D2471B" w:rsidDel="00B534C1">
            <w:delText xml:space="preserve"> </w:delText>
          </w:r>
        </w:del>
        <w:commentRangeStart w:id="722"/>
        <w:commentRangeStart w:id="723"/>
        <w:r w:rsidR="006F7B8E" w:rsidRPr="00D2471B">
          <w:t>effective lifespan</w:t>
        </w:r>
      </w:ins>
      <w:commentRangeEnd w:id="722"/>
      <w:r w:rsidR="006F7B8E" w:rsidRPr="00D2471B">
        <w:rPr>
          <w:rStyle w:val="CommentReference"/>
          <w:sz w:val="22"/>
          <w:szCs w:val="22"/>
        </w:rPr>
        <w:commentReference w:id="722"/>
      </w:r>
      <w:commentRangeEnd w:id="723"/>
      <w:r w:rsidR="00874C29" w:rsidRPr="00D2471B">
        <w:rPr>
          <w:rStyle w:val="CommentReference"/>
          <w:sz w:val="22"/>
          <w:szCs w:val="22"/>
        </w:rPr>
        <w:commentReference w:id="723"/>
      </w:r>
      <w:r w:rsidR="0078130F" w:rsidRPr="00D2471B">
        <w:t>) and product portfolio strategy to maximize the reuse</w:t>
      </w:r>
      <w:r w:rsidRPr="00D2471B">
        <w:t>.</w:t>
      </w:r>
    </w:p>
    <w:p w14:paraId="2FBCF317" w14:textId="4D0A457B" w:rsidR="000B2D6F" w:rsidRPr="00D2471B" w:rsidRDefault="000B2D6F" w:rsidP="00A633B7">
      <w:pPr>
        <w:pStyle w:val="ListParagraph"/>
        <w:numPr>
          <w:ilvl w:val="0"/>
          <w:numId w:val="72"/>
        </w:numPr>
      </w:pPr>
      <w:r w:rsidRPr="00D2471B">
        <w:t xml:space="preserve">Identify </w:t>
      </w:r>
      <w:r w:rsidR="0078130F" w:rsidRPr="00D2471B">
        <w:t xml:space="preserve">and validate </w:t>
      </w:r>
      <w:r w:rsidRPr="00D2471B">
        <w:t>key assumptions, risks, and constraints affecting feasibility.</w:t>
      </w:r>
    </w:p>
    <w:p w14:paraId="7EC689E6" w14:textId="64390556" w:rsidR="000B2D6F" w:rsidRPr="00D2471B" w:rsidRDefault="000B2D6F" w:rsidP="00A633B7">
      <w:pPr>
        <w:pStyle w:val="ListParagraph"/>
        <w:numPr>
          <w:ilvl w:val="0"/>
          <w:numId w:val="72"/>
        </w:numPr>
        <w:rPr>
          <w:ins w:id="724" w:author="SCHECK Oliver" w:date="2026-09-07T18:43:00Z" w16du:dateUtc="2026-09-07T16:43:00Z"/>
        </w:rPr>
      </w:pPr>
      <w:r w:rsidRPr="00D2471B">
        <w:t xml:space="preserve">Provide technical inputs, cost drivers, effort </w:t>
      </w:r>
      <w:r w:rsidR="0028249A" w:rsidRPr="00D2471B">
        <w:t xml:space="preserve">and schedule </w:t>
      </w:r>
      <w:commentRangeStart w:id="725"/>
      <w:commentRangeStart w:id="726"/>
      <w:r w:rsidRPr="00D2471B">
        <w:t>estimations</w:t>
      </w:r>
      <w:commentRangeEnd w:id="725"/>
      <w:r w:rsidR="00D102C7" w:rsidRPr="00D2471B">
        <w:rPr>
          <w:rStyle w:val="CommentReference"/>
          <w:sz w:val="22"/>
          <w:szCs w:val="22"/>
        </w:rPr>
        <w:commentReference w:id="725"/>
      </w:r>
      <w:commentRangeEnd w:id="726"/>
      <w:r w:rsidR="00E05CF3" w:rsidRPr="00D2471B">
        <w:rPr>
          <w:rStyle w:val="CommentReference"/>
          <w:sz w:val="22"/>
          <w:szCs w:val="22"/>
        </w:rPr>
        <w:commentReference w:id="726"/>
      </w:r>
      <w:r w:rsidRPr="00D2471B">
        <w:t>.</w:t>
      </w:r>
    </w:p>
    <w:p w14:paraId="7B458AB9" w14:textId="22D81BA6" w:rsidR="00874C29" w:rsidRPr="00D2471B" w:rsidRDefault="00874C29" w:rsidP="00A633B7">
      <w:pPr>
        <w:pStyle w:val="ListParagraph"/>
        <w:numPr>
          <w:ilvl w:val="0"/>
          <w:numId w:val="72"/>
        </w:numPr>
        <w:rPr>
          <w:ins w:id="727" w:author="SCHECK Oliver" w:date="2026-09-11T11:42:00Z" w16du:dateUtc="2026-09-11T09:42:00Z"/>
        </w:rPr>
      </w:pPr>
      <w:ins w:id="728" w:author="SCHECK Oliver" w:date="2026-09-07T18:43:00Z" w16du:dateUtc="2026-09-07T16:43:00Z">
        <w:r w:rsidRPr="00D2471B">
          <w:t>Reuse of existing product / platform baselines shall be assessed and documented. Where no applicable baseline exists, the relevant Solution Item</w:t>
        </w:r>
      </w:ins>
      <w:ins w:id="729" w:author="SCHECK Oliver" w:date="2026-09-08T15:42:00Z" w16du:dateUtc="2026-09-08T13:42:00Z">
        <w:r w:rsidR="00BD315B" w:rsidRPr="00D2471B">
          <w:t>s</w:t>
        </w:r>
      </w:ins>
      <w:ins w:id="730" w:author="SCHECK Oliver" w:date="2026-09-07T18:43:00Z" w16du:dateUtc="2026-09-07T16:43:00Z">
        <w:r w:rsidRPr="00D2471B">
          <w:t xml:space="preserve"> shall be identified as new; where reuse is applied, the reuse level and any required update to the baseline shall be justified and recorded</w:t>
        </w:r>
      </w:ins>
      <w:ins w:id="731" w:author="SCHECK Oliver" w:date="2026-09-07T18:44:00Z" w16du:dateUtc="2026-09-07T16:44:00Z">
        <w:r w:rsidRPr="00D2471B">
          <w:t>.</w:t>
        </w:r>
      </w:ins>
    </w:p>
    <w:p w14:paraId="15341C85" w14:textId="153D487C" w:rsidR="008B2C21" w:rsidRPr="00D2471B" w:rsidRDefault="00D201FE" w:rsidP="00A633B7">
      <w:pPr>
        <w:pStyle w:val="ListParagraph"/>
        <w:numPr>
          <w:ilvl w:val="0"/>
          <w:numId w:val="72"/>
        </w:numPr>
      </w:pPr>
      <w:ins w:id="732" w:author="SCHECK Oliver" w:date="2026-09-11T11:42:00Z" w16du:dateUtc="2026-09-11T09:42:00Z">
        <w:r w:rsidRPr="00D2471B">
          <w:t xml:space="preserve">In case of reuse of existing product / platform </w:t>
        </w:r>
      </w:ins>
      <w:ins w:id="733" w:author="SCHECK Oliver" w:date="2026-09-11T11:43:00Z" w16du:dateUtc="2026-09-11T09:43:00Z">
        <w:r w:rsidR="00615B33" w:rsidRPr="00D2471B">
          <w:t xml:space="preserve">baselines </w:t>
        </w:r>
      </w:ins>
      <w:ins w:id="734" w:author="SCHECK Oliver" w:date="2026-09-11T11:44:00Z" w16du:dateUtc="2026-09-11T09:44:00Z">
        <w:r w:rsidR="00615B33" w:rsidRPr="00D2471B">
          <w:t xml:space="preserve">the applicable requirements </w:t>
        </w:r>
      </w:ins>
      <w:ins w:id="735" w:author="SCHECK Oliver" w:date="2026-09-11T11:45:00Z" w16du:dateUtc="2026-09-11T09:45:00Z">
        <w:r w:rsidR="006A671A" w:rsidRPr="00D2471B">
          <w:t>(se</w:t>
        </w:r>
      </w:ins>
      <w:ins w:id="736" w:author="SCHECK Oliver" w:date="2026-09-11T11:46:00Z" w16du:dateUtc="2026-09-11T09:46:00Z">
        <w:r w:rsidR="006A671A" w:rsidRPr="00D2471B">
          <w:t>e</w:t>
        </w:r>
      </w:ins>
      <w:ins w:id="737" w:author="SCHECK Oliver" w:date="2026-09-11T11:45:00Z" w16du:dateUtc="2026-09-11T09:45:00Z">
        <w:r w:rsidR="006A671A" w:rsidRPr="00D2471B">
          <w:t xml:space="preserve"> above) </w:t>
        </w:r>
      </w:ins>
      <w:ins w:id="738" w:author="SCHECK Oliver" w:date="2026-09-11T11:44:00Z" w16du:dateUtc="2026-09-11T09:44:00Z">
        <w:r w:rsidR="00615B33" w:rsidRPr="00D2471B">
          <w:t>shall be analy</w:t>
        </w:r>
        <w:r w:rsidR="00D57F0C" w:rsidRPr="00D2471B">
          <w:t xml:space="preserve">sed </w:t>
        </w:r>
      </w:ins>
      <w:ins w:id="739" w:author="SCHECK Oliver" w:date="2026-09-11T11:45:00Z" w16du:dateUtc="2026-09-11T09:45:00Z">
        <w:r w:rsidR="00511E94" w:rsidRPr="00D2471B">
          <w:t xml:space="preserve">for </w:t>
        </w:r>
      </w:ins>
      <w:ins w:id="740" w:author="SCHECK Oliver" w:date="2026-09-11T11:46:00Z" w16du:dateUtc="2026-09-11T09:46:00Z">
        <w:r w:rsidR="006A671A" w:rsidRPr="00D2471B">
          <w:t xml:space="preserve">their </w:t>
        </w:r>
      </w:ins>
      <w:ins w:id="741" w:author="SCHECK Oliver" w:date="2026-09-11T11:44:00Z" w16du:dateUtc="2026-09-11T09:44:00Z">
        <w:r w:rsidR="00D57F0C" w:rsidRPr="00D2471B">
          <w:t>fulfilment</w:t>
        </w:r>
      </w:ins>
      <w:ins w:id="742" w:author="SCHECK Oliver" w:date="2026-09-11T11:46:00Z" w16du:dateUtc="2026-09-11T09:46:00Z">
        <w:r w:rsidR="006A671A" w:rsidRPr="00D2471B">
          <w:t>.</w:t>
        </w:r>
      </w:ins>
    </w:p>
    <w:p w14:paraId="6D0CD3AC" w14:textId="598B0E88" w:rsidR="00DC3E02" w:rsidRPr="00D2471B" w:rsidRDefault="00DC3E02" w:rsidP="00A37841">
      <w:pPr>
        <w:pStyle w:val="Heading2"/>
      </w:pPr>
      <w:bookmarkStart w:id="743" w:name="_Toc240452068"/>
      <w:commentRangeStart w:id="744"/>
      <w:commentRangeStart w:id="745"/>
      <w:r w:rsidRPr="00D2471B">
        <w:t>Plan and Coordinate Solution Development (DD</w:t>
      </w:r>
      <w:r w:rsidR="004734CA" w:rsidRPr="00D2471B">
        <w:t>Q</w:t>
      </w:r>
      <w:r w:rsidRPr="00D2471B">
        <w:t>-02)</w:t>
      </w:r>
      <w:bookmarkEnd w:id="743"/>
      <w:commentRangeEnd w:id="744"/>
      <w:r w:rsidR="006A671A" w:rsidRPr="00D2471B">
        <w:rPr>
          <w:rStyle w:val="CommentReference"/>
          <w:sz w:val="24"/>
          <w:szCs w:val="24"/>
        </w:rPr>
        <w:commentReference w:id="744"/>
      </w:r>
      <w:commentRangeEnd w:id="745"/>
      <w:r w:rsidR="00324AAC" w:rsidRPr="00D2471B">
        <w:rPr>
          <w:rStyle w:val="CommentReference"/>
          <w:sz w:val="24"/>
          <w:szCs w:val="24"/>
        </w:rPr>
        <w:commentReference w:id="745"/>
      </w:r>
    </w:p>
    <w:p w14:paraId="65F6BC11" w14:textId="3FC85DBB" w:rsidR="00DC3E02" w:rsidRPr="00D2471B" w:rsidRDefault="00DC3E02" w:rsidP="00DC3E02">
      <w:pPr>
        <w:pStyle w:val="Guidance"/>
        <w:ind w:left="720"/>
        <w:rPr>
          <w:i w:val="0"/>
          <w:color w:val="000000" w:themeColor="text1"/>
        </w:rPr>
      </w:pPr>
      <w:r w:rsidRPr="00D2471B">
        <w:rPr>
          <w:i w:val="0"/>
          <w:color w:val="000000" w:themeColor="text1"/>
        </w:rPr>
        <w:t xml:space="preserve">(Reference L2 docs: </w:t>
      </w:r>
      <w:ins w:id="746" w:author="SCHECK Oliver" w:date="2026-09-14T11:35:00Z" w16du:dateUtc="2026-09-14T09:35:00Z">
        <w:r w:rsidR="00854477" w:rsidRPr="00D2471B">
          <w:rPr>
            <w:i w:val="0"/>
            <w:color w:val="000000" w:themeColor="text1"/>
          </w:rPr>
          <w:t>to be assigned</w:t>
        </w:r>
      </w:ins>
      <w:del w:id="747" w:author="SCHECK Oliver" w:date="2026-09-14T11:35:00Z" w16du:dateUtc="2026-09-14T09:35:00Z">
        <w:r w:rsidRPr="00D2471B" w:rsidDel="00854477">
          <w:rPr>
            <w:i w:val="0"/>
            <w:color w:val="000000" w:themeColor="text1"/>
          </w:rPr>
          <w:delText>{</w:delText>
        </w:r>
        <w:r w:rsidRPr="00D2471B" w:rsidDel="00854477">
          <w:rPr>
            <w:b/>
            <w:i w:val="0"/>
            <w:color w:val="000000" w:themeColor="text1"/>
          </w:rPr>
          <w:delText>Document code</w:delText>
        </w:r>
        <w:r w:rsidRPr="00D2471B" w:rsidDel="00854477">
          <w:rPr>
            <w:i w:val="0"/>
            <w:color w:val="000000" w:themeColor="text1"/>
          </w:rPr>
          <w:delText>}</w:delText>
        </w:r>
      </w:del>
      <w:r w:rsidRPr="00D2471B">
        <w:rPr>
          <w:i w:val="0"/>
          <w:color w:val="000000" w:themeColor="text1"/>
        </w:rPr>
        <w:t>)</w:t>
      </w:r>
    </w:p>
    <w:p w14:paraId="3F6F3E79" w14:textId="57363C90" w:rsidR="007D6E76" w:rsidRPr="00D2471B" w:rsidRDefault="7BF5EBA2" w:rsidP="00F94D6A">
      <w:r w:rsidRPr="00D2471B">
        <w:t xml:space="preserve">Following project initiation, </w:t>
      </w:r>
      <w:r w:rsidR="289BBE86" w:rsidRPr="00D2471B">
        <w:t>Solution development</w:t>
      </w:r>
      <w:r w:rsidR="5AF2F177" w:rsidRPr="00D2471B">
        <w:t xml:space="preserve"> activities are planned and coordinated across the </w:t>
      </w:r>
      <w:ins w:id="748" w:author="SCHECK Oliver" w:date="2026-08-28T14:53:00Z" w16du:dateUtc="2026-08-28T12:53:00Z">
        <w:r w:rsidR="00932488" w:rsidRPr="00D2471B">
          <w:t xml:space="preserve">development </w:t>
        </w:r>
      </w:ins>
      <w:r w:rsidR="5AF2F177" w:rsidRPr="00D2471B">
        <w:t xml:space="preserve">lifecycle to ensure controlled, consistent, and aligned development of the Solution. This includes establishing the </w:t>
      </w:r>
      <w:r w:rsidR="289BBE86" w:rsidRPr="00D2471B">
        <w:t xml:space="preserve">Solution development </w:t>
      </w:r>
      <w:r w:rsidR="5AF2F177" w:rsidRPr="00D2471B">
        <w:t xml:space="preserve">approach, organising the Solution </w:t>
      </w:r>
      <w:ins w:id="749" w:author="SCHECK Oliver" w:date="2026-08-28T14:31:00Z" w16du:dateUtc="2026-08-28T12:31:00Z">
        <w:r w:rsidR="00424DE4" w:rsidRPr="00D2471B">
          <w:t xml:space="preserve">Development </w:t>
        </w:r>
      </w:ins>
      <w:r w:rsidR="5AF2F177" w:rsidRPr="00D2471B">
        <w:t xml:space="preserve">Team, and defining the framework for execution, governance, and </w:t>
      </w:r>
      <w:ins w:id="750" w:author="SCHECK Oliver" w:date="2026-08-28T14:56:00Z" w16du:dateUtc="2026-08-28T12:56:00Z">
        <w:r w:rsidR="00932488" w:rsidRPr="00D2471B">
          <w:t xml:space="preserve">development </w:t>
        </w:r>
      </w:ins>
      <w:r w:rsidR="5AF2F177" w:rsidRPr="00D2471B">
        <w:t xml:space="preserve">lifecycle control, including </w:t>
      </w:r>
      <w:r w:rsidR="289BBE86" w:rsidRPr="00D2471B">
        <w:t xml:space="preserve">Solution development </w:t>
      </w:r>
      <w:del w:id="751" w:author="SCHECK Oliver" w:date="2026-09-15T12:44:00Z" w16du:dateUtc="2026-09-15T10:44:00Z">
        <w:r w:rsidR="5AF2F177" w:rsidRPr="00D2471B" w:rsidDel="00755651">
          <w:delText xml:space="preserve">review </w:delText>
        </w:r>
      </w:del>
      <w:r w:rsidR="5AF2F177" w:rsidRPr="00D2471B">
        <w:t>milestone</w:t>
      </w:r>
      <w:ins w:id="752" w:author="SCHECK Oliver" w:date="2026-09-15T12:44:00Z" w16du:dateUtc="2026-09-15T10:44:00Z">
        <w:r w:rsidR="00755651">
          <w:t xml:space="preserve"> review</w:t>
        </w:r>
      </w:ins>
      <w:r w:rsidR="5AF2F177" w:rsidRPr="00D2471B">
        <w:t xml:space="preserve">s </w:t>
      </w:r>
      <w:del w:id="753" w:author="SCHECK Oliver" w:date="2026-09-09T17:48:00Z" w16du:dateUtc="2026-09-09T15:48:00Z">
        <w:r w:rsidR="5AF2F177" w:rsidRPr="00D2471B" w:rsidDel="0025036C">
          <w:delText>and decision points</w:delText>
        </w:r>
        <w:r w:rsidR="00583FEB" w:rsidRPr="00D2471B" w:rsidDel="0025036C">
          <w:delText xml:space="preserve"> </w:delText>
        </w:r>
      </w:del>
      <w:r w:rsidR="00583FEB" w:rsidRPr="00D2471B">
        <w:t>(</w:t>
      </w:r>
      <w:commentRangeStart w:id="754"/>
      <w:commentRangeStart w:id="755"/>
      <w:r w:rsidR="00583FEB" w:rsidRPr="00B80879">
        <w:rPr>
          <w:highlight w:val="yellow"/>
          <w:rPrChange w:id="756" w:author="SCHECK Oliver" w:date="2026-09-15T14:52:00Z" w16du:dateUtc="2026-09-15T12:52:00Z">
            <w:rPr/>
          </w:rPrChange>
        </w:rPr>
        <w:t xml:space="preserve">Handover from Bid </w:t>
      </w:r>
      <w:r w:rsidR="00B945CC" w:rsidRPr="00B80879">
        <w:rPr>
          <w:highlight w:val="yellow"/>
          <w:rPrChange w:id="757" w:author="SCHECK Oliver" w:date="2026-09-15T14:52:00Z" w16du:dateUtc="2026-09-15T12:52:00Z">
            <w:rPr/>
          </w:rPrChange>
        </w:rPr>
        <w:t>&amp;</w:t>
      </w:r>
      <w:r w:rsidR="00583FEB" w:rsidRPr="00B80879">
        <w:rPr>
          <w:highlight w:val="yellow"/>
          <w:rPrChange w:id="758" w:author="SCHECK Oliver" w:date="2026-09-15T14:52:00Z" w16du:dateUtc="2026-09-15T12:52:00Z">
            <w:rPr/>
          </w:rPrChange>
        </w:rPr>
        <w:t xml:space="preserve"> Portfolio Management, End of Requirements Phase, End of Design Phase, Readiness for Testing, </w:t>
      </w:r>
      <w:r w:rsidR="006D690A" w:rsidRPr="00B80879">
        <w:rPr>
          <w:highlight w:val="yellow"/>
          <w:rPrChange w:id="759" w:author="SCHECK Oliver" w:date="2026-09-15T14:52:00Z" w16du:dateUtc="2026-09-15T12:52:00Z">
            <w:rPr/>
          </w:rPrChange>
        </w:rPr>
        <w:t>Readiness for Use in Delivery Project</w:t>
      </w:r>
      <w:r w:rsidR="00B945CC" w:rsidRPr="00B80879">
        <w:rPr>
          <w:highlight w:val="yellow"/>
          <w:rPrChange w:id="760" w:author="SCHECK Oliver" w:date="2026-09-15T14:52:00Z" w16du:dateUtc="2026-09-15T12:52:00Z">
            <w:rPr/>
          </w:rPrChange>
        </w:rPr>
        <w:t>s</w:t>
      </w:r>
      <w:r w:rsidR="006D690A" w:rsidRPr="00B80879">
        <w:rPr>
          <w:highlight w:val="yellow"/>
          <w:rPrChange w:id="761" w:author="SCHECK Oliver" w:date="2026-09-15T14:52:00Z" w16du:dateUtc="2026-09-15T12:52:00Z">
            <w:rPr/>
          </w:rPrChange>
        </w:rPr>
        <w:t xml:space="preserve">, </w:t>
      </w:r>
      <w:r w:rsidR="00583FEB" w:rsidRPr="00B80879">
        <w:rPr>
          <w:highlight w:val="yellow"/>
          <w:rPrChange w:id="762" w:author="SCHECK Oliver" w:date="2026-09-15T14:52:00Z" w16du:dateUtc="2026-09-15T12:52:00Z">
            <w:rPr/>
          </w:rPrChange>
        </w:rPr>
        <w:t xml:space="preserve">Readiness for Manufacturing, Readiness for Deployment, </w:t>
      </w:r>
      <w:r w:rsidR="00E54BD7" w:rsidRPr="00B80879">
        <w:rPr>
          <w:highlight w:val="yellow"/>
          <w:rPrChange w:id="763" w:author="SCHECK Oliver" w:date="2026-09-15T14:52:00Z" w16du:dateUtc="2026-09-15T12:52:00Z">
            <w:rPr/>
          </w:rPrChange>
        </w:rPr>
        <w:t xml:space="preserve">Handover to Construction &amp; Commissioning, </w:t>
      </w:r>
      <w:r w:rsidR="00583FEB" w:rsidRPr="00B80879">
        <w:rPr>
          <w:highlight w:val="yellow"/>
          <w:rPrChange w:id="764" w:author="SCHECK Oliver" w:date="2026-09-15T14:52:00Z" w16du:dateUtc="2026-09-15T12:52:00Z">
            <w:rPr/>
          </w:rPrChange>
        </w:rPr>
        <w:t>etc</w:t>
      </w:r>
      <w:commentRangeEnd w:id="754"/>
      <w:r w:rsidR="00976698" w:rsidRPr="00B80879">
        <w:rPr>
          <w:rStyle w:val="CommentReference"/>
          <w:sz w:val="22"/>
          <w:szCs w:val="22"/>
          <w:highlight w:val="yellow"/>
          <w:rPrChange w:id="765" w:author="SCHECK Oliver" w:date="2026-09-15T14:52:00Z" w16du:dateUtc="2026-09-15T12:52:00Z">
            <w:rPr>
              <w:rStyle w:val="CommentReference"/>
              <w:sz w:val="22"/>
              <w:szCs w:val="22"/>
            </w:rPr>
          </w:rPrChange>
        </w:rPr>
        <w:commentReference w:id="754"/>
      </w:r>
      <w:commentRangeEnd w:id="755"/>
      <w:r w:rsidR="00086E37" w:rsidRPr="00B80879">
        <w:rPr>
          <w:rStyle w:val="CommentReference"/>
          <w:sz w:val="22"/>
          <w:szCs w:val="22"/>
          <w:highlight w:val="yellow"/>
          <w:rPrChange w:id="766" w:author="SCHECK Oliver" w:date="2026-09-15T14:52:00Z" w16du:dateUtc="2026-09-15T12:52:00Z">
            <w:rPr>
              <w:rStyle w:val="CommentReference"/>
              <w:sz w:val="22"/>
              <w:szCs w:val="22"/>
            </w:rPr>
          </w:rPrChange>
        </w:rPr>
        <w:commentReference w:id="755"/>
      </w:r>
      <w:r w:rsidR="00583FEB" w:rsidRPr="00B80879">
        <w:rPr>
          <w:highlight w:val="yellow"/>
          <w:rPrChange w:id="767" w:author="SCHECK Oliver" w:date="2026-09-15T14:52:00Z" w16du:dateUtc="2026-09-15T12:52:00Z">
            <w:rPr/>
          </w:rPrChange>
        </w:rPr>
        <w:t>)</w:t>
      </w:r>
      <w:r w:rsidR="2900112D" w:rsidRPr="00D2471B">
        <w:t>.</w:t>
      </w:r>
    </w:p>
    <w:p w14:paraId="682481B1" w14:textId="2AFC1D3D" w:rsidR="00BA4933" w:rsidRPr="00D2471B" w:rsidRDefault="00E35F5E" w:rsidP="00BA4933">
      <w:r w:rsidRPr="00D2471B">
        <w:t>T</w:t>
      </w:r>
      <w:r w:rsidR="00BA4933" w:rsidRPr="00D2471B">
        <w:t xml:space="preserve">he Solution </w:t>
      </w:r>
      <w:ins w:id="768" w:author="SCHECK Oliver" w:date="2026-08-28T14:31:00Z" w16du:dateUtc="2026-08-28T12:31:00Z">
        <w:r w:rsidR="00424DE4" w:rsidRPr="00D2471B">
          <w:t xml:space="preserve">Development </w:t>
        </w:r>
      </w:ins>
      <w:r w:rsidR="00BA4933" w:rsidRPr="00D2471B">
        <w:t xml:space="preserve">Team interfaces </w:t>
      </w:r>
      <w:ins w:id="769" w:author="MARI, Massimo" w:date="2026-07-01T13:34:00Z">
        <w:del w:id="770" w:author="Luca PANCANI" w:date="2026-07-23T15:48:00Z">
          <w:r w:rsidR="00964C35" w:rsidRPr="00D2471B">
            <w:delText>i</w:delText>
          </w:r>
        </w:del>
      </w:ins>
      <w:r w:rsidR="00BA4933" w:rsidRPr="00D2471B">
        <w:t xml:space="preserve">with </w:t>
      </w:r>
      <w:ins w:id="771" w:author="SCHECK Oliver" w:date="2026-08-28T15:27:00Z" w16du:dateUtc="2026-08-28T13:27:00Z">
        <w:r w:rsidR="000A7F73" w:rsidRPr="00D2471B">
          <w:t xml:space="preserve">Solution Policy and </w:t>
        </w:r>
      </w:ins>
      <w:r w:rsidR="00BA4933" w:rsidRPr="00D2471B">
        <w:t>Portfolio Management to ensure that the Solution remains aligned with the portfolio strategy</w:t>
      </w:r>
      <w:r w:rsidRPr="00D2471B">
        <w:t xml:space="preserve"> and roadmap</w:t>
      </w:r>
      <w:r w:rsidR="00BA4933" w:rsidRPr="00D2471B">
        <w:t xml:space="preserve">, reference solutions, and product baselines. </w:t>
      </w:r>
      <w:ins w:id="772" w:author="SCHECK Oliver" w:date="2026-08-28T15:27:00Z" w16du:dateUtc="2026-08-28T13:27:00Z">
        <w:r w:rsidR="000A7F73" w:rsidRPr="00D2471B">
          <w:t xml:space="preserve">Solution Policy and </w:t>
        </w:r>
      </w:ins>
      <w:r w:rsidR="00BA4933" w:rsidRPr="00D2471B">
        <w:t xml:space="preserve">Portfolio Management provides guidelines, standard solutions, and applicable product data that support </w:t>
      </w:r>
      <w:r w:rsidRPr="00D2471B">
        <w:t xml:space="preserve">and enable </w:t>
      </w:r>
      <w:r w:rsidR="00BA4933" w:rsidRPr="00D2471B">
        <w:t>Solution development activities.</w:t>
      </w:r>
    </w:p>
    <w:p w14:paraId="6E5001C7" w14:textId="6C47D692" w:rsidR="007D6E76" w:rsidRPr="00D2471B" w:rsidRDefault="007D6E76" w:rsidP="00191CF8">
      <w:pPr>
        <w:keepNext/>
      </w:pPr>
      <w:r w:rsidRPr="00D2471B">
        <w:t xml:space="preserve">The </w:t>
      </w:r>
      <w:ins w:id="773" w:author="SCHECK Oliver" w:date="2026-09-16T11:50:00Z" w16du:dateUtc="2026-09-16T09:50:00Z">
        <w:r w:rsidR="003E2021">
          <w:t>Project Engineer (support</w:t>
        </w:r>
        <w:r w:rsidR="008B4624">
          <w:t>ed by</w:t>
        </w:r>
        <w:r w:rsidR="003E2021">
          <w:t xml:space="preserve"> the </w:t>
        </w:r>
      </w:ins>
      <w:r w:rsidRPr="00D2471B">
        <w:t xml:space="preserve">Solution </w:t>
      </w:r>
      <w:ins w:id="774" w:author="SCHECK Oliver" w:date="2026-08-28T14:31:00Z" w16du:dateUtc="2026-08-28T12:31:00Z">
        <w:r w:rsidR="00424DE4" w:rsidRPr="00D2471B">
          <w:t xml:space="preserve">Development </w:t>
        </w:r>
      </w:ins>
      <w:r w:rsidRPr="00D2471B">
        <w:t>Team</w:t>
      </w:r>
      <w:ins w:id="775" w:author="SCHECK Oliver" w:date="2026-09-16T11:50:00Z" w16du:dateUtc="2026-09-16T09:50:00Z">
        <w:r w:rsidR="003E2021">
          <w:t>)</w:t>
        </w:r>
      </w:ins>
      <w:r w:rsidRPr="00D2471B">
        <w:t xml:space="preserve"> shall perform the </w:t>
      </w:r>
      <w:commentRangeStart w:id="776"/>
      <w:commentRangeStart w:id="777"/>
      <w:r w:rsidRPr="00D2471B">
        <w:t>following activities</w:t>
      </w:r>
      <w:commentRangeEnd w:id="776"/>
      <w:r w:rsidR="00E52959" w:rsidRPr="00D2471B">
        <w:rPr>
          <w:rStyle w:val="CommentReference"/>
          <w:sz w:val="22"/>
          <w:szCs w:val="22"/>
        </w:rPr>
        <w:commentReference w:id="776"/>
      </w:r>
      <w:commentRangeEnd w:id="777"/>
      <w:r w:rsidR="00086E37" w:rsidRPr="00D2471B">
        <w:rPr>
          <w:rStyle w:val="CommentReference"/>
          <w:sz w:val="22"/>
          <w:szCs w:val="22"/>
        </w:rPr>
        <w:commentReference w:id="777"/>
      </w:r>
      <w:r w:rsidRPr="00D2471B">
        <w:t>:</w:t>
      </w:r>
    </w:p>
    <w:p w14:paraId="2C6E6727" w14:textId="05D950D2" w:rsidR="00877CB7" w:rsidRPr="00D2471B" w:rsidRDefault="00877CB7" w:rsidP="00E3116D">
      <w:pPr>
        <w:pStyle w:val="ListParagraph"/>
        <w:numPr>
          <w:ilvl w:val="0"/>
          <w:numId w:val="72"/>
        </w:numPr>
      </w:pPr>
      <w:r w:rsidRPr="00D2471B">
        <w:t>Define and maintain the overall Solution development approach, including methods, tools, development lifecycle (e.g. waterfall model, iterative model, Agile model) and practices for design, development, integration, verification, and validation</w:t>
      </w:r>
      <w:r w:rsidR="008C26AA" w:rsidRPr="00D2471B">
        <w:t>.</w:t>
      </w:r>
    </w:p>
    <w:p w14:paraId="5BCCFED0" w14:textId="704976AB" w:rsidR="0046002B" w:rsidRPr="00D2471B" w:rsidRDefault="007D6E76" w:rsidP="00905A6A">
      <w:pPr>
        <w:pStyle w:val="ListParagraph"/>
        <w:numPr>
          <w:ilvl w:val="0"/>
          <w:numId w:val="72"/>
        </w:numPr>
      </w:pPr>
      <w:r w:rsidRPr="00D2471B">
        <w:t xml:space="preserve">Define </w:t>
      </w:r>
      <w:r w:rsidR="00CF2764" w:rsidRPr="00D2471B">
        <w:t xml:space="preserve">Solution development </w:t>
      </w:r>
      <w:r w:rsidRPr="00D2471B">
        <w:t>scope based on Solution decomposition.</w:t>
      </w:r>
    </w:p>
    <w:p w14:paraId="550E1AD7" w14:textId="44C18C5C" w:rsidR="00E3116D" w:rsidRPr="00D2471B" w:rsidRDefault="00AB1968" w:rsidP="00E3116D">
      <w:pPr>
        <w:pStyle w:val="ListParagraph"/>
        <w:numPr>
          <w:ilvl w:val="0"/>
          <w:numId w:val="72"/>
        </w:numPr>
        <w:rPr>
          <w:ins w:id="778" w:author="SCHECK Oliver" w:date="2026-09-08T11:48:00Z" w16du:dateUtc="2026-09-08T09:48:00Z"/>
        </w:rPr>
      </w:pPr>
      <w:r w:rsidRPr="00D2471B">
        <w:t>Define</w:t>
      </w:r>
      <w:r w:rsidR="00E3116D" w:rsidRPr="00D2471B">
        <w:t xml:space="preserve"> Solution structure by reviewing scope, inputs, constraints, and planning assumptions.</w:t>
      </w:r>
    </w:p>
    <w:p w14:paraId="553FB5FE" w14:textId="6F95BF5B" w:rsidR="00905A6A" w:rsidRPr="00D2471B" w:rsidRDefault="007B6063" w:rsidP="00E3116D">
      <w:pPr>
        <w:pStyle w:val="ListParagraph"/>
        <w:numPr>
          <w:ilvl w:val="0"/>
          <w:numId w:val="72"/>
        </w:numPr>
      </w:pPr>
      <w:ins w:id="779" w:author="SCHECK Oliver" w:date="2026-09-08T11:59:00Z" w16du:dateUtc="2026-09-08T09:59:00Z">
        <w:r w:rsidRPr="00D2471B">
          <w:t>R</w:t>
        </w:r>
      </w:ins>
      <w:ins w:id="780" w:author="SCHECK Oliver" w:date="2026-09-08T11:48:00Z" w16du:dateUtc="2026-09-08T09:48:00Z">
        <w:r w:rsidR="00905A6A" w:rsidRPr="00D2471B">
          <w:t xml:space="preserve">efine, maintain, and manage the Solution decomposition into </w:t>
        </w:r>
      </w:ins>
      <w:ins w:id="781" w:author="SCHECK Oliver" w:date="2026-09-08T11:59:00Z" w16du:dateUtc="2026-09-08T09:59:00Z">
        <w:r w:rsidRPr="00D2471B">
          <w:t xml:space="preserve">progressively more detailed </w:t>
        </w:r>
      </w:ins>
      <w:ins w:id="782" w:author="SCHECK Oliver" w:date="2026-09-08T11:48:00Z" w16du:dateUtc="2026-09-08T09:48:00Z">
        <w:r w:rsidR="00905A6A" w:rsidRPr="00D2471B">
          <w:t xml:space="preserve">Solution Items and associated Work Packages. For complex Solutions, establish multiple levels of Solution Items with clearly defined </w:t>
        </w:r>
      </w:ins>
      <w:ins w:id="783" w:author="SCHECK Oliver" w:date="2026-09-08T12:01:00Z" w16du:dateUtc="2026-09-08T10:01:00Z">
        <w:r w:rsidR="00D76C6A" w:rsidRPr="00D2471B">
          <w:t xml:space="preserve">deliverables, </w:t>
        </w:r>
      </w:ins>
      <w:ins w:id="784" w:author="SCHECK Oliver" w:date="2026-09-08T11:48:00Z" w16du:dateUtc="2026-09-08T09:48:00Z">
        <w:r w:rsidR="00905A6A" w:rsidRPr="00D2471B">
          <w:t>responsibilities, assigned Work Package Managers / Leaders, and coordinated teams across the Solution development lifecycle to ensure alignment of the overall Solution.</w:t>
        </w:r>
      </w:ins>
    </w:p>
    <w:p w14:paraId="74561557" w14:textId="50328FF8" w:rsidR="00E3116D" w:rsidRPr="00D2471B" w:rsidRDefault="00E168F2" w:rsidP="00E3116D">
      <w:pPr>
        <w:pStyle w:val="ListParagraph"/>
        <w:numPr>
          <w:ilvl w:val="0"/>
          <w:numId w:val="72"/>
        </w:numPr>
      </w:pPr>
      <w:r w:rsidRPr="00D2471B">
        <w:t>Define</w:t>
      </w:r>
      <w:r w:rsidR="00E3116D" w:rsidRPr="00D2471B">
        <w:t xml:space="preserve"> integration, verification, validation, and qualification strategies.</w:t>
      </w:r>
    </w:p>
    <w:p w14:paraId="73ED620F" w14:textId="3ECA022C" w:rsidR="00EF6884" w:rsidRPr="00D2471B" w:rsidRDefault="00E168F2" w:rsidP="00EF6884">
      <w:pPr>
        <w:pStyle w:val="ListParagraph"/>
        <w:numPr>
          <w:ilvl w:val="0"/>
          <w:numId w:val="72"/>
        </w:numPr>
        <w:rPr>
          <w:ins w:id="785" w:author="Vannucchi Alessandro" w:date="2026-07-27T12:42:00Z"/>
        </w:rPr>
      </w:pPr>
      <w:r w:rsidRPr="00D2471B">
        <w:t>Plan</w:t>
      </w:r>
      <w:r w:rsidR="00EF6884" w:rsidRPr="00D2471B">
        <w:t xml:space="preserve"> design, development, integration, and verification activities.</w:t>
      </w:r>
    </w:p>
    <w:p w14:paraId="0154BA0E" w14:textId="443DB09E" w:rsidR="0013422B" w:rsidRPr="00D2471B" w:rsidRDefault="0013422B" w:rsidP="00EF6884">
      <w:pPr>
        <w:pStyle w:val="ListParagraph"/>
        <w:numPr>
          <w:ilvl w:val="0"/>
          <w:numId w:val="72"/>
        </w:numPr>
      </w:pPr>
      <w:ins w:id="786" w:author="Vannucchi Alessandro" w:date="2026-07-27T12:42:00Z">
        <w:r w:rsidRPr="00D2471B">
          <w:t>Plan sustainability and circularity assessment activities so that their results are available in time to influence the design choices they are intended to inform</w:t>
        </w:r>
      </w:ins>
      <w:ins w:id="787" w:author="SCHECK Oliver" w:date="2026-09-09T10:33:00Z" w16du:dateUtc="2026-09-09T08:33:00Z">
        <w:r w:rsidR="00F84422" w:rsidRPr="00D2471B">
          <w:t>.</w:t>
        </w:r>
      </w:ins>
    </w:p>
    <w:p w14:paraId="107A0D24" w14:textId="5980AF8A" w:rsidR="00593CD4" w:rsidRPr="00D2471B" w:rsidRDefault="00F275F6" w:rsidP="00E3116D">
      <w:pPr>
        <w:pStyle w:val="ListParagraph"/>
        <w:numPr>
          <w:ilvl w:val="0"/>
          <w:numId w:val="72"/>
        </w:numPr>
      </w:pPr>
      <w:r w:rsidRPr="00D2471B">
        <w:t xml:space="preserve">Manage and execute their respective </w:t>
      </w:r>
      <w:r w:rsidR="00CF2764" w:rsidRPr="00D2471B">
        <w:t xml:space="preserve">Solution development </w:t>
      </w:r>
      <w:r w:rsidRPr="00D2471B">
        <w:t xml:space="preserve">scopes in alignment with the established </w:t>
      </w:r>
      <w:r w:rsidR="00CF2764" w:rsidRPr="00D2471B">
        <w:t xml:space="preserve">Solution development </w:t>
      </w:r>
      <w:r w:rsidRPr="00D2471B">
        <w:t>framework.</w:t>
      </w:r>
    </w:p>
    <w:p w14:paraId="38DB2F5A" w14:textId="0A42A06E" w:rsidR="00757FD5" w:rsidRPr="00D2471B" w:rsidRDefault="00757FD5" w:rsidP="00B60100">
      <w:pPr>
        <w:pStyle w:val="ListParagraph"/>
        <w:numPr>
          <w:ilvl w:val="0"/>
          <w:numId w:val="72"/>
        </w:numPr>
        <w:rPr>
          <w:ins w:id="788" w:author="SCHECK Oliver" w:date="2026-09-08T11:39:00Z" w16du:dateUtc="2026-09-08T09:39:00Z"/>
        </w:rPr>
      </w:pPr>
      <w:r w:rsidRPr="00D2471B">
        <w:t xml:space="preserve">Define and manage Solution development </w:t>
      </w:r>
      <w:del w:id="789" w:author="SCHECK Oliver" w:date="2026-09-15T12:44:00Z" w16du:dateUtc="2026-09-15T10:44:00Z">
        <w:r w:rsidRPr="00D2471B" w:rsidDel="00755651">
          <w:delText xml:space="preserve">review </w:delText>
        </w:r>
      </w:del>
      <w:r w:rsidRPr="00D2471B">
        <w:t>milestone</w:t>
      </w:r>
      <w:ins w:id="790" w:author="SCHECK Oliver" w:date="2026-09-15T12:44:00Z" w16du:dateUtc="2026-09-15T10:44:00Z">
        <w:r w:rsidR="00755651">
          <w:t xml:space="preserve"> review</w:t>
        </w:r>
      </w:ins>
      <w:r w:rsidRPr="00D2471B">
        <w:t>s</w:t>
      </w:r>
      <w:del w:id="791" w:author="SCHECK Oliver" w:date="2026-09-15T12:43:00Z" w16du:dateUtc="2026-09-15T10:43:00Z">
        <w:r w:rsidRPr="00D2471B" w:rsidDel="00A7432C">
          <w:delText xml:space="preserve"> and decision gates </w:delText>
        </w:r>
      </w:del>
      <w:r w:rsidRPr="00D2471B">
        <w:t>(e.g. requirements definition, design, development, test, production / deployment readiness).</w:t>
      </w:r>
    </w:p>
    <w:p w14:paraId="769C1D59" w14:textId="7E6C37F5" w:rsidR="000416AF" w:rsidRPr="00D2471B" w:rsidRDefault="000416AF" w:rsidP="00B60100">
      <w:pPr>
        <w:pStyle w:val="ListParagraph"/>
        <w:numPr>
          <w:ilvl w:val="0"/>
          <w:numId w:val="72"/>
        </w:numPr>
      </w:pPr>
      <w:ins w:id="792" w:author="SCHECK Oliver" w:date="2026-09-08T11:39:00Z" w16du:dateUtc="2026-09-08T09:39:00Z">
        <w:r w:rsidRPr="00D2471B">
          <w:t xml:space="preserve">Solution development </w:t>
        </w:r>
      </w:ins>
      <w:ins w:id="793" w:author="SCHECK Oliver" w:date="2026-09-09T17:52:00Z" w16du:dateUtc="2026-09-09T15:52:00Z">
        <w:r w:rsidR="00097CEF" w:rsidRPr="00D2471B">
          <w:t xml:space="preserve">milestone </w:t>
        </w:r>
      </w:ins>
      <w:ins w:id="794" w:author="SCHECK Oliver" w:date="2026-09-08T11:39:00Z" w16du:dateUtc="2026-09-08T09:39:00Z">
        <w:r w:rsidRPr="00D2471B">
          <w:t>reviews shall verify, in a formal, documented and cross-functional manner, that the planned activities and expected maturity targets for the relevant phase have been adequately completed and achieved.</w:t>
        </w:r>
      </w:ins>
    </w:p>
    <w:p w14:paraId="07085217" w14:textId="10B04862" w:rsidR="00150E02" w:rsidRPr="00D2471B" w:rsidRDefault="00150E02" w:rsidP="00147168">
      <w:pPr>
        <w:pStyle w:val="ListParagraph"/>
        <w:numPr>
          <w:ilvl w:val="0"/>
          <w:numId w:val="72"/>
        </w:numPr>
        <w:rPr>
          <w:ins w:id="795" w:author="PAOLELLA, Raimondo" w:date="2026-06-30T19:15:00Z"/>
        </w:rPr>
      </w:pPr>
      <w:commentRangeStart w:id="796"/>
      <w:commentRangeStart w:id="797"/>
      <w:ins w:id="798" w:author="PAOLELLA, Raimondo" w:date="2026-06-30T19:15:00Z">
        <w:r w:rsidRPr="00D2471B">
          <w:t xml:space="preserve">Define and manage the Solution maturity level throughout the </w:t>
        </w:r>
      </w:ins>
      <w:ins w:id="799" w:author="SCHECK Oliver" w:date="2026-08-28T14:54:00Z" w16du:dateUtc="2026-08-28T12:54:00Z">
        <w:r w:rsidR="00932488" w:rsidRPr="00D2471B">
          <w:t xml:space="preserve">development </w:t>
        </w:r>
      </w:ins>
      <w:ins w:id="800" w:author="PAOLELLA, Raimondo" w:date="2026-06-30T19:15:00Z">
        <w:r w:rsidRPr="00D2471B">
          <w:t>lifecycle.</w:t>
        </w:r>
      </w:ins>
      <w:commentRangeEnd w:id="796"/>
      <w:r w:rsidRPr="00D2471B">
        <w:rPr>
          <w:rStyle w:val="CommentReference"/>
          <w:sz w:val="22"/>
          <w:szCs w:val="22"/>
        </w:rPr>
        <w:commentReference w:id="796"/>
      </w:r>
      <w:commentRangeEnd w:id="797"/>
      <w:r w:rsidR="00086E37" w:rsidRPr="00D2471B">
        <w:rPr>
          <w:rStyle w:val="CommentReference"/>
          <w:sz w:val="22"/>
          <w:szCs w:val="22"/>
        </w:rPr>
        <w:commentReference w:id="797"/>
      </w:r>
    </w:p>
    <w:p w14:paraId="257CBD77" w14:textId="0D9F6E3C" w:rsidR="00147168" w:rsidRPr="00D2471B" w:rsidRDefault="00147168" w:rsidP="00147168">
      <w:pPr>
        <w:pStyle w:val="ListParagraph"/>
        <w:numPr>
          <w:ilvl w:val="0"/>
          <w:numId w:val="72"/>
        </w:numPr>
      </w:pPr>
      <w:r w:rsidRPr="00D2471B">
        <w:t xml:space="preserve">Manage technical risks, issues, and dependencies across the </w:t>
      </w:r>
      <w:ins w:id="801" w:author="SCHECK Oliver" w:date="2026-08-28T14:54:00Z" w16du:dateUtc="2026-08-28T12:54:00Z">
        <w:r w:rsidR="00932488" w:rsidRPr="00D2471B">
          <w:t xml:space="preserve">development </w:t>
        </w:r>
      </w:ins>
      <w:r w:rsidRPr="00D2471B">
        <w:t>lifecycle.</w:t>
      </w:r>
    </w:p>
    <w:p w14:paraId="460C04FF" w14:textId="79CC4043" w:rsidR="00147168" w:rsidRPr="00D2471B" w:rsidRDefault="00147168" w:rsidP="002B38FE">
      <w:pPr>
        <w:pStyle w:val="ListParagraph"/>
        <w:numPr>
          <w:ilvl w:val="0"/>
          <w:numId w:val="72"/>
        </w:numPr>
      </w:pPr>
      <w:r w:rsidRPr="00D2471B">
        <w:t>Manage company internal dependencies (e.g. technology readiness from Research &amp; Innovation, roadmap from Product Portfolio), company external dependencies (e.g. from customer, subcontractors, suppliers, Project Management) and the associated risks and mitigation actions</w:t>
      </w:r>
    </w:p>
    <w:p w14:paraId="7FBE6BCD" w14:textId="3B442817" w:rsidR="007D6E76" w:rsidRPr="00D2471B" w:rsidRDefault="007D6E76" w:rsidP="00E3116D">
      <w:pPr>
        <w:pStyle w:val="ListParagraph"/>
        <w:numPr>
          <w:ilvl w:val="0"/>
          <w:numId w:val="72"/>
        </w:numPr>
      </w:pPr>
      <w:r w:rsidRPr="00D2471B">
        <w:t>Maintain traceability and configuration baseline</w:t>
      </w:r>
      <w:r w:rsidR="00CF2764" w:rsidRPr="00D2471B">
        <w:t>s</w:t>
      </w:r>
      <w:r w:rsidRPr="00D2471B">
        <w:t xml:space="preserve"> within their scope</w:t>
      </w:r>
      <w:r w:rsidR="00190AAA" w:rsidRPr="00D2471B">
        <w:t xml:space="preserve"> to support controlled and traceable development of the Solution</w:t>
      </w:r>
      <w:r w:rsidRPr="00D2471B">
        <w:t>.</w:t>
      </w:r>
    </w:p>
    <w:p w14:paraId="645EE423" w14:textId="207CD07A" w:rsidR="004C3561" w:rsidRPr="00D2471B" w:rsidRDefault="00E3116D" w:rsidP="004E01A4">
      <w:pPr>
        <w:pStyle w:val="ListParagraph"/>
        <w:numPr>
          <w:ilvl w:val="0"/>
          <w:numId w:val="72"/>
        </w:numPr>
      </w:pPr>
      <w:r w:rsidRPr="00D2471B">
        <w:t>Develop and maintain discipline-specific plans and contribute to overall engineering plans</w:t>
      </w:r>
      <w:r w:rsidR="003B2878" w:rsidRPr="00D2471B">
        <w:t xml:space="preserve">, ensuring consistency and alignment of engineering management and control </w:t>
      </w:r>
      <w:commentRangeStart w:id="802"/>
      <w:commentRangeStart w:id="803"/>
      <w:commentRangeStart w:id="804"/>
      <w:commentRangeStart w:id="805"/>
      <w:r w:rsidR="003B2878" w:rsidRPr="00D2471B">
        <w:t>plans</w:t>
      </w:r>
      <w:commentRangeEnd w:id="804"/>
      <w:r w:rsidR="00A44C94" w:rsidRPr="00D2471B">
        <w:rPr>
          <w:rStyle w:val="CommentReference"/>
          <w:sz w:val="22"/>
          <w:szCs w:val="22"/>
        </w:rPr>
        <w:commentReference w:id="804"/>
      </w:r>
      <w:commentRangeEnd w:id="805"/>
      <w:r w:rsidR="007404F1" w:rsidRPr="00D2471B">
        <w:rPr>
          <w:rStyle w:val="CommentReference"/>
          <w:sz w:val="22"/>
          <w:szCs w:val="22"/>
        </w:rPr>
        <w:commentReference w:id="805"/>
      </w:r>
      <w:commentRangeEnd w:id="802"/>
      <w:r w:rsidR="009E4BF8" w:rsidRPr="00D2471B">
        <w:rPr>
          <w:rStyle w:val="CommentReference"/>
          <w:sz w:val="22"/>
          <w:szCs w:val="22"/>
        </w:rPr>
        <w:commentReference w:id="802"/>
      </w:r>
      <w:commentRangeEnd w:id="803"/>
      <w:r w:rsidR="006531AE" w:rsidRPr="00D2471B">
        <w:rPr>
          <w:rStyle w:val="CommentReference"/>
          <w:sz w:val="22"/>
          <w:szCs w:val="22"/>
        </w:rPr>
        <w:commentReference w:id="803"/>
      </w:r>
      <w:r w:rsidRPr="00D2471B">
        <w:t>.</w:t>
      </w:r>
    </w:p>
    <w:p w14:paraId="7453FBE2" w14:textId="53093A89" w:rsidR="00AB7E9B" w:rsidRPr="00D2471B" w:rsidRDefault="00AB7E9B" w:rsidP="00A37841">
      <w:pPr>
        <w:pStyle w:val="Heading2"/>
      </w:pPr>
      <w:bookmarkStart w:id="806" w:name="_Toc240452069"/>
      <w:r w:rsidRPr="00D2471B">
        <w:t>Capture and Manage Requirements (DD</w:t>
      </w:r>
      <w:r w:rsidR="004734CA" w:rsidRPr="00D2471B">
        <w:t>Q</w:t>
      </w:r>
      <w:r w:rsidRPr="00D2471B">
        <w:t>-03)</w:t>
      </w:r>
      <w:bookmarkEnd w:id="806"/>
    </w:p>
    <w:p w14:paraId="54F2FAAF" w14:textId="76EC93D8" w:rsidR="00AB7E9B" w:rsidRPr="00D2471B" w:rsidRDefault="00AB7E9B" w:rsidP="00AB7E9B">
      <w:pPr>
        <w:pStyle w:val="Guidance"/>
        <w:ind w:left="720"/>
        <w:rPr>
          <w:i w:val="0"/>
          <w:color w:val="000000" w:themeColor="text1"/>
        </w:rPr>
      </w:pPr>
      <w:r w:rsidRPr="00D2471B">
        <w:rPr>
          <w:i w:val="0"/>
          <w:color w:val="000000" w:themeColor="text1"/>
        </w:rPr>
        <w:t xml:space="preserve">(Reference L2 docs: </w:t>
      </w:r>
      <w:ins w:id="807" w:author="SCHECK Oliver" w:date="2026-09-14T11:36:00Z" w16du:dateUtc="2026-09-14T09:36:00Z">
        <w:r w:rsidR="00EA183D" w:rsidRPr="00D2471B">
          <w:rPr>
            <w:i w:val="0"/>
            <w:color w:val="000000" w:themeColor="text1"/>
          </w:rPr>
          <w:t>to be assigned</w:t>
        </w:r>
      </w:ins>
      <w:del w:id="808" w:author="SCHECK Oliver" w:date="2026-09-14T11:36:00Z" w16du:dateUtc="2026-09-14T09:36:00Z">
        <w:r w:rsidRPr="00D2471B" w:rsidDel="00EA183D">
          <w:rPr>
            <w:i w:val="0"/>
            <w:color w:val="000000" w:themeColor="text1"/>
          </w:rPr>
          <w:delText>{</w:delText>
        </w:r>
        <w:r w:rsidRPr="00D2471B" w:rsidDel="00EA183D">
          <w:rPr>
            <w:b/>
            <w:i w:val="0"/>
            <w:color w:val="000000" w:themeColor="text1"/>
          </w:rPr>
          <w:delText>Document code</w:delText>
        </w:r>
        <w:r w:rsidRPr="00D2471B" w:rsidDel="00EA183D">
          <w:rPr>
            <w:i w:val="0"/>
            <w:color w:val="000000" w:themeColor="text1"/>
          </w:rPr>
          <w:delText>}</w:delText>
        </w:r>
      </w:del>
      <w:r w:rsidRPr="00D2471B">
        <w:rPr>
          <w:i w:val="0"/>
          <w:color w:val="000000" w:themeColor="text1"/>
        </w:rPr>
        <w:t>)</w:t>
      </w:r>
    </w:p>
    <w:p w14:paraId="0DE6099B" w14:textId="6CAA4087" w:rsidR="0090237A" w:rsidRPr="00D2471B" w:rsidRDefault="00C40E1B" w:rsidP="0090237A">
      <w:r w:rsidRPr="00D2471B">
        <w:t xml:space="preserve">Throughout the Solution </w:t>
      </w:r>
      <w:ins w:id="809" w:author="SCHECK Oliver" w:date="2026-08-28T14:54:00Z" w16du:dateUtc="2026-08-28T12:54:00Z">
        <w:r w:rsidR="00932488" w:rsidRPr="00D2471B">
          <w:t xml:space="preserve">development </w:t>
        </w:r>
      </w:ins>
      <w:r w:rsidRPr="00D2471B">
        <w:t>lifecycle, r</w:t>
      </w:r>
      <w:r w:rsidR="0090237A" w:rsidRPr="00D2471B">
        <w:t xml:space="preserve">equirements are captured and managed to define the Solution and its constituent </w:t>
      </w:r>
      <w:r w:rsidR="00015305" w:rsidRPr="00D2471B">
        <w:t>Solution Items</w:t>
      </w:r>
      <w:r w:rsidR="0090237A" w:rsidRPr="00D2471B">
        <w:t xml:space="preserve">. This ensures that the Solution definition remains complete, consistent, and aligned with </w:t>
      </w:r>
      <w:ins w:id="810" w:author="SCHECK Oliver" w:date="2026-09-07T18:50:00Z" w16du:dateUtc="2026-09-07T16:50:00Z">
        <w:r w:rsidR="00086E37" w:rsidRPr="00D2471B">
          <w:t xml:space="preserve">customer and </w:t>
        </w:r>
      </w:ins>
      <w:commentRangeStart w:id="811"/>
      <w:commentRangeStart w:id="812"/>
      <w:r w:rsidR="0090237A" w:rsidRPr="00D2471B">
        <w:t xml:space="preserve">stakeholder needs </w:t>
      </w:r>
      <w:commentRangeEnd w:id="811"/>
      <w:r w:rsidR="00E52959" w:rsidRPr="00D2471B">
        <w:rPr>
          <w:rStyle w:val="CommentReference"/>
          <w:sz w:val="22"/>
          <w:szCs w:val="22"/>
        </w:rPr>
        <w:commentReference w:id="811"/>
      </w:r>
      <w:commentRangeEnd w:id="812"/>
      <w:r w:rsidR="00086E37" w:rsidRPr="00D2471B">
        <w:rPr>
          <w:rStyle w:val="CommentReference"/>
          <w:sz w:val="22"/>
          <w:szCs w:val="22"/>
        </w:rPr>
        <w:commentReference w:id="812"/>
      </w:r>
      <w:r w:rsidR="0090237A" w:rsidRPr="00D2471B">
        <w:t>and acceptance criteria, supported by a controlled and progressively consolidated traceability framework.</w:t>
      </w:r>
    </w:p>
    <w:p w14:paraId="4FC0B8F9" w14:textId="34359D67" w:rsidR="0090237A" w:rsidRPr="00D2471B" w:rsidRDefault="0090237A" w:rsidP="00191CF8">
      <w:pPr>
        <w:keepNext/>
      </w:pPr>
      <w:r w:rsidRPr="00D2471B">
        <w:t xml:space="preserve">The Solution </w:t>
      </w:r>
      <w:ins w:id="813" w:author="SCHECK Oliver" w:date="2026-08-28T14:31:00Z" w16du:dateUtc="2026-08-28T12:31:00Z">
        <w:r w:rsidR="00424DE4" w:rsidRPr="00D2471B">
          <w:t xml:space="preserve">Development </w:t>
        </w:r>
      </w:ins>
      <w:r w:rsidRPr="00D2471B">
        <w:t xml:space="preserve">Team shall perform the </w:t>
      </w:r>
      <w:commentRangeStart w:id="814"/>
      <w:commentRangeStart w:id="815"/>
      <w:r w:rsidRPr="00D2471B">
        <w:t>following activities</w:t>
      </w:r>
      <w:commentRangeEnd w:id="814"/>
      <w:r w:rsidR="00E52959" w:rsidRPr="00D2471B">
        <w:rPr>
          <w:rStyle w:val="CommentReference"/>
          <w:sz w:val="22"/>
          <w:szCs w:val="22"/>
        </w:rPr>
        <w:commentReference w:id="814"/>
      </w:r>
      <w:commentRangeEnd w:id="815"/>
      <w:r w:rsidR="00086E37" w:rsidRPr="00D2471B">
        <w:rPr>
          <w:rStyle w:val="CommentReference"/>
          <w:sz w:val="22"/>
          <w:szCs w:val="22"/>
        </w:rPr>
        <w:commentReference w:id="815"/>
      </w:r>
      <w:r w:rsidRPr="00D2471B">
        <w:t>:</w:t>
      </w:r>
    </w:p>
    <w:p w14:paraId="40C48B42" w14:textId="5D2CECF5" w:rsidR="0090237A" w:rsidRPr="00D2471B" w:rsidRDefault="0090237A" w:rsidP="0090237A">
      <w:pPr>
        <w:pStyle w:val="ListParagraph"/>
        <w:numPr>
          <w:ilvl w:val="0"/>
          <w:numId w:val="72"/>
        </w:numPr>
      </w:pPr>
      <w:commentRangeStart w:id="816"/>
      <w:commentRangeStart w:id="817"/>
      <w:r w:rsidRPr="00D2471B">
        <w:t xml:space="preserve">Capture, structure, analyse, and maintain the requirements that define the Solution and its constituent </w:t>
      </w:r>
      <w:r w:rsidR="00F54127" w:rsidRPr="00D2471B">
        <w:t>Solution Items</w:t>
      </w:r>
      <w:ins w:id="818" w:author="SCHECK Oliver" w:date="2026-09-08T14:07:00Z" w16du:dateUtc="2026-09-08T12:07:00Z">
        <w:r w:rsidR="004E3D12" w:rsidRPr="00D2471B">
          <w:t xml:space="preserve"> ensuring full compliance with the Customer Requirements Specification</w:t>
        </w:r>
      </w:ins>
      <w:r w:rsidRPr="00D2471B">
        <w:t>.</w:t>
      </w:r>
      <w:commentRangeEnd w:id="816"/>
      <w:r w:rsidR="004E3D12" w:rsidRPr="00D2471B">
        <w:rPr>
          <w:rStyle w:val="CommentReference"/>
          <w:sz w:val="22"/>
          <w:szCs w:val="22"/>
        </w:rPr>
        <w:commentReference w:id="816"/>
      </w:r>
      <w:commentRangeEnd w:id="817"/>
      <w:r w:rsidR="00C54683" w:rsidRPr="00D2471B">
        <w:rPr>
          <w:rStyle w:val="CommentReference"/>
          <w:sz w:val="22"/>
          <w:szCs w:val="22"/>
        </w:rPr>
        <w:commentReference w:id="817"/>
      </w:r>
      <w:ins w:id="819" w:author="Vannucchi Alessandro" w:date="2026-07-27T12:45:00Z">
        <w:r w:rsidR="00600CC8" w:rsidRPr="00D2471B">
          <w:t xml:space="preserve"> </w:t>
        </w:r>
        <w:del w:id="820" w:author="SCHECK Oliver" w:date="2026-09-08T14:09:00Z" w16du:dateUtc="2026-09-08T12:09:00Z">
          <w:r w:rsidR="00600CC8" w:rsidRPr="00D2471B" w:rsidDel="00532F85">
            <w:delText>including circularity requirements (e.g. recycled, reused and renewable content, recyclability and recoverability, durability and design life, repairability and disassembly, material declaration, restricted substances and substances impairing recovery)</w:delText>
          </w:r>
        </w:del>
      </w:ins>
    </w:p>
    <w:p w14:paraId="4F1F2FDB" w14:textId="77777777" w:rsidR="0090237A" w:rsidRPr="00D2471B" w:rsidRDefault="0090237A" w:rsidP="0090237A">
      <w:pPr>
        <w:pStyle w:val="ListParagraph"/>
        <w:numPr>
          <w:ilvl w:val="0"/>
          <w:numId w:val="72"/>
        </w:numPr>
      </w:pPr>
      <w:r w:rsidRPr="00D2471B">
        <w:t>Develop and refine requirements content in coordination with relevant contributors.</w:t>
      </w:r>
    </w:p>
    <w:p w14:paraId="7A7BBCF9" w14:textId="1976F7D2" w:rsidR="0090237A" w:rsidRPr="00D2471B" w:rsidRDefault="43DD0FFA" w:rsidP="0090237A">
      <w:pPr>
        <w:pStyle w:val="ListParagraph"/>
        <w:numPr>
          <w:ilvl w:val="0"/>
          <w:numId w:val="72"/>
        </w:numPr>
      </w:pPr>
      <w:r w:rsidRPr="00D2471B">
        <w:t xml:space="preserve">Maintain traceability between </w:t>
      </w:r>
      <w:r w:rsidR="65949F93" w:rsidRPr="00D2471B">
        <w:t xml:space="preserve">levels of </w:t>
      </w:r>
      <w:r w:rsidRPr="00D2471B">
        <w:t>requirements, design outputs, verification methods, and supporting evidence</w:t>
      </w:r>
      <w:ins w:id="821" w:author="Vannucchi Alessandro" w:date="2026-07-09T11:25:00Z">
        <w:r w:rsidR="00807565" w:rsidRPr="00D2471B">
          <w:t xml:space="preserve"> </w:t>
        </w:r>
        <w:commentRangeStart w:id="822"/>
        <w:commentRangeStart w:id="823"/>
        <w:r w:rsidR="00807565" w:rsidRPr="00D2471B">
          <w:t>through the Requirements Traceability Matrix (RTM)</w:t>
        </w:r>
      </w:ins>
      <w:r w:rsidRPr="00D2471B">
        <w:t>.</w:t>
      </w:r>
      <w:commentRangeEnd w:id="822"/>
      <w:r w:rsidR="0022161A" w:rsidRPr="00D2471B">
        <w:rPr>
          <w:rStyle w:val="CommentReference"/>
          <w:sz w:val="22"/>
          <w:szCs w:val="22"/>
        </w:rPr>
        <w:commentReference w:id="822"/>
      </w:r>
      <w:commentRangeEnd w:id="823"/>
      <w:r w:rsidR="00086E37" w:rsidRPr="00D2471B">
        <w:rPr>
          <w:rStyle w:val="CommentReference"/>
          <w:sz w:val="22"/>
          <w:szCs w:val="22"/>
        </w:rPr>
        <w:commentReference w:id="823"/>
      </w:r>
    </w:p>
    <w:p w14:paraId="780D832E" w14:textId="0F1BE11F" w:rsidR="0090237A" w:rsidRPr="00D2471B" w:rsidRDefault="0090237A" w:rsidP="0090237A">
      <w:pPr>
        <w:pStyle w:val="ListParagraph"/>
        <w:numPr>
          <w:ilvl w:val="0"/>
          <w:numId w:val="72"/>
        </w:numPr>
      </w:pPr>
      <w:r w:rsidRPr="00D2471B">
        <w:t xml:space="preserve">Update the requirements repository throughout the </w:t>
      </w:r>
      <w:ins w:id="824" w:author="SCHECK Oliver" w:date="2026-08-28T14:54:00Z" w16du:dateUtc="2026-08-28T12:54:00Z">
        <w:r w:rsidR="00932488" w:rsidRPr="00D2471B">
          <w:t xml:space="preserve">development </w:t>
        </w:r>
      </w:ins>
      <w:r w:rsidRPr="00D2471B">
        <w:t>lifecycle</w:t>
      </w:r>
      <w:del w:id="825" w:author="SCHECK Oliver" w:date="2026-09-09T10:36:00Z" w16du:dateUtc="2026-09-09T08:36:00Z">
        <w:r w:rsidR="00F126E9" w:rsidRPr="00D2471B" w:rsidDel="00F25869">
          <w:delText>,</w:delText>
        </w:r>
      </w:del>
      <w:r w:rsidR="00CB7EDA" w:rsidRPr="00D2471B">
        <w:t xml:space="preserve"> and control evolution of the requirements baseline</w:t>
      </w:r>
      <w:r w:rsidRPr="00D2471B">
        <w:t>.</w:t>
      </w:r>
    </w:p>
    <w:p w14:paraId="396E7D1D" w14:textId="0DFC461E" w:rsidR="0090237A" w:rsidRPr="00D2471B" w:rsidRDefault="43DD0FFA">
      <w:pPr>
        <w:pStyle w:val="ListParagraph"/>
        <w:numPr>
          <w:ilvl w:val="0"/>
          <w:numId w:val="72"/>
        </w:numPr>
      </w:pPr>
      <w:r w:rsidRPr="00D2471B">
        <w:t xml:space="preserve">Progressively consolidate the traceability </w:t>
      </w:r>
      <w:r w:rsidR="6572DC32" w:rsidRPr="00D2471B">
        <w:t>matrix</w:t>
      </w:r>
      <w:r w:rsidRPr="00D2471B">
        <w:t>.</w:t>
      </w:r>
    </w:p>
    <w:p w14:paraId="5EC28FAF" w14:textId="055D246B" w:rsidR="0090237A" w:rsidRPr="00D2471B" w:rsidRDefault="43DD0FFA" w:rsidP="0090237A">
      <w:pPr>
        <w:pStyle w:val="ListParagraph"/>
        <w:numPr>
          <w:ilvl w:val="0"/>
          <w:numId w:val="72"/>
        </w:numPr>
      </w:pPr>
      <w:r w:rsidRPr="00D2471B">
        <w:t xml:space="preserve">Ensure that the Solution definition remains complete, </w:t>
      </w:r>
      <w:r w:rsidR="6E089376" w:rsidRPr="00D2471B">
        <w:t xml:space="preserve">concise, verifiable, </w:t>
      </w:r>
      <w:r w:rsidRPr="00D2471B">
        <w:t>consistent, and aligned with its source needs</w:t>
      </w:r>
      <w:r w:rsidR="00CB7EDA" w:rsidRPr="00D2471B">
        <w:t>,</w:t>
      </w:r>
      <w:r w:rsidR="006E45E3" w:rsidRPr="00D2471B">
        <w:t xml:space="preserve"> contractual obligations, regulatory constraints,</w:t>
      </w:r>
      <w:r w:rsidRPr="00D2471B">
        <w:t xml:space="preserve"> and acceptance criteria.</w:t>
      </w:r>
    </w:p>
    <w:p w14:paraId="540C930F" w14:textId="47016D4D" w:rsidR="00CB7EDA" w:rsidRPr="00D2471B" w:rsidRDefault="00CB7EDA" w:rsidP="0090237A">
      <w:pPr>
        <w:pStyle w:val="ListParagraph"/>
        <w:numPr>
          <w:ilvl w:val="0"/>
          <w:numId w:val="72"/>
        </w:numPr>
      </w:pPr>
      <w:r w:rsidRPr="00D2471B">
        <w:t>Ensure alignment to the product portfolio strategy and reuse optimization.</w:t>
      </w:r>
    </w:p>
    <w:p w14:paraId="690F17B8" w14:textId="2A2B87CB" w:rsidR="0090237A" w:rsidRPr="00D2471B" w:rsidRDefault="0090237A" w:rsidP="0090237A">
      <w:pPr>
        <w:pStyle w:val="ListParagraph"/>
        <w:numPr>
          <w:ilvl w:val="0"/>
          <w:numId w:val="72"/>
        </w:numPr>
      </w:pPr>
      <w:commentRangeStart w:id="826"/>
      <w:commentRangeStart w:id="827"/>
      <w:r w:rsidRPr="00D2471B">
        <w:t xml:space="preserve">Identify and formalise functional, non-functional, </w:t>
      </w:r>
      <w:ins w:id="828" w:author="SCHECK Oliver" w:date="2026-09-08T14:08:00Z" w16du:dateUtc="2026-09-08T12:08:00Z">
        <w:r w:rsidR="00BB483E" w:rsidRPr="00D2471B">
          <w:t xml:space="preserve">RAM, </w:t>
        </w:r>
      </w:ins>
      <w:r w:rsidRPr="00D2471B">
        <w:t xml:space="preserve">safety, </w:t>
      </w:r>
      <w:ins w:id="829" w:author="SCHECK Oliver" w:date="2026-09-08T15:38:00Z" w16du:dateUtc="2026-09-08T13:38:00Z">
        <w:r w:rsidR="0005714F" w:rsidRPr="00D2471B">
          <w:t>cyber</w:t>
        </w:r>
      </w:ins>
      <w:ins w:id="830" w:author="SCHECK Oliver" w:date="2026-09-08T14:08:00Z" w16du:dateUtc="2026-09-08T12:08:00Z">
        <w:r w:rsidR="00BB483E" w:rsidRPr="00D2471B">
          <w:t xml:space="preserve">security, </w:t>
        </w:r>
      </w:ins>
      <w:r w:rsidRPr="00D2471B">
        <w:t>environmental</w:t>
      </w:r>
      <w:ins w:id="831" w:author="SCHECK Oliver" w:date="2026-09-09T16:21:00Z" w16du:dateUtc="2026-09-09T14:21:00Z">
        <w:r w:rsidR="001E70A5" w:rsidRPr="00D2471B">
          <w:t xml:space="preserve"> conditions</w:t>
        </w:r>
      </w:ins>
      <w:r w:rsidRPr="00D2471B">
        <w:t xml:space="preserve">, </w:t>
      </w:r>
      <w:commentRangeStart w:id="832"/>
      <w:commentRangeStart w:id="833"/>
      <w:ins w:id="834" w:author="SCHECK Oliver" w:date="2026-09-08T14:09:00Z" w16du:dateUtc="2026-09-08T12:09:00Z">
        <w:del w:id="835" w:author="SCHECK Oliver" w:date="2026-09-08T14:09:00Z" w16du:dateUtc="2026-09-08T12:09:00Z">
          <w:r w:rsidR="00532F85" w:rsidRPr="00D2471B" w:rsidDel="00532F85">
            <w:delText xml:space="preserve">including </w:delText>
          </w:r>
        </w:del>
        <w:r w:rsidR="00532F85" w:rsidRPr="00D2471B">
          <w:t>circularity requirements (e.g. recycled, reused and renewable content, recyclability and recoverability, durability and design life, repairability and disassembly, material declaration, restricted substances and substances impairing recovery)</w:t>
        </w:r>
      </w:ins>
      <w:commentRangeEnd w:id="832"/>
      <w:r w:rsidR="00532F85" w:rsidRPr="00D2471B">
        <w:rPr>
          <w:rStyle w:val="CommentReference"/>
          <w:sz w:val="22"/>
          <w:szCs w:val="22"/>
        </w:rPr>
        <w:commentReference w:id="832"/>
      </w:r>
      <w:commentRangeEnd w:id="833"/>
      <w:r w:rsidR="00963CFF" w:rsidRPr="00D2471B">
        <w:rPr>
          <w:rStyle w:val="CommentReference"/>
          <w:sz w:val="22"/>
          <w:szCs w:val="22"/>
        </w:rPr>
        <w:commentReference w:id="833"/>
      </w:r>
      <w:ins w:id="836" w:author="SCHECK Oliver" w:date="2026-09-08T14:09:00Z" w16du:dateUtc="2026-09-08T12:09:00Z">
        <w:r w:rsidR="00532F85" w:rsidRPr="00D2471B">
          <w:t xml:space="preserve"> </w:t>
        </w:r>
      </w:ins>
      <w:r w:rsidRPr="00D2471B">
        <w:t>and regulatory requirements</w:t>
      </w:r>
      <w:commentRangeEnd w:id="826"/>
      <w:r w:rsidR="00762202" w:rsidRPr="00D2471B">
        <w:rPr>
          <w:rStyle w:val="CommentReference"/>
          <w:sz w:val="22"/>
          <w:szCs w:val="22"/>
        </w:rPr>
        <w:commentReference w:id="826"/>
      </w:r>
      <w:commentRangeEnd w:id="827"/>
      <w:r w:rsidR="00BB483E" w:rsidRPr="00D2471B">
        <w:rPr>
          <w:rStyle w:val="CommentReference"/>
          <w:sz w:val="22"/>
          <w:szCs w:val="22"/>
        </w:rPr>
        <w:commentReference w:id="827"/>
      </w:r>
      <w:r w:rsidRPr="00D2471B">
        <w:t>.</w:t>
      </w:r>
    </w:p>
    <w:p w14:paraId="030DE44F" w14:textId="77777777" w:rsidR="0090237A" w:rsidRPr="00D2471B" w:rsidRDefault="0090237A" w:rsidP="0090237A">
      <w:pPr>
        <w:pStyle w:val="ListParagraph"/>
        <w:numPr>
          <w:ilvl w:val="0"/>
          <w:numId w:val="72"/>
        </w:numPr>
      </w:pPr>
      <w:commentRangeStart w:id="837"/>
      <w:commentRangeStart w:id="838"/>
      <w:r w:rsidRPr="00D2471B">
        <w:t>Allocate requirements to Solution Items and associated interfaces.</w:t>
      </w:r>
      <w:commentRangeEnd w:id="837"/>
      <w:r w:rsidR="008234F1" w:rsidRPr="00D2471B">
        <w:rPr>
          <w:rStyle w:val="CommentReference"/>
          <w:sz w:val="22"/>
          <w:szCs w:val="22"/>
        </w:rPr>
        <w:commentReference w:id="837"/>
      </w:r>
      <w:commentRangeEnd w:id="838"/>
      <w:r w:rsidR="00A01333" w:rsidRPr="00D2471B">
        <w:rPr>
          <w:rStyle w:val="CommentReference"/>
          <w:sz w:val="22"/>
          <w:szCs w:val="22"/>
        </w:rPr>
        <w:commentReference w:id="838"/>
      </w:r>
    </w:p>
    <w:p w14:paraId="46FC64D8" w14:textId="0C79CA1E" w:rsidR="0090237A" w:rsidRPr="00D2471B" w:rsidRDefault="0090237A" w:rsidP="0090237A">
      <w:pPr>
        <w:pStyle w:val="ListParagraph"/>
        <w:numPr>
          <w:ilvl w:val="0"/>
          <w:numId w:val="72"/>
        </w:numPr>
      </w:pPr>
      <w:r w:rsidRPr="00D2471B">
        <w:t xml:space="preserve">Identify and manage </w:t>
      </w:r>
      <w:commentRangeStart w:id="839"/>
      <w:commentRangeStart w:id="840"/>
      <w:r w:rsidRPr="00D2471B">
        <w:t xml:space="preserve">special or critical requirements </w:t>
      </w:r>
      <w:commentRangeEnd w:id="839"/>
      <w:r w:rsidR="0064047E" w:rsidRPr="00D2471B">
        <w:rPr>
          <w:rStyle w:val="CommentReference"/>
          <w:sz w:val="22"/>
          <w:szCs w:val="22"/>
        </w:rPr>
        <w:commentReference w:id="839"/>
      </w:r>
      <w:commentRangeEnd w:id="840"/>
      <w:r w:rsidR="00F13119" w:rsidRPr="00D2471B">
        <w:rPr>
          <w:rStyle w:val="CommentReference"/>
          <w:sz w:val="22"/>
          <w:szCs w:val="22"/>
        </w:rPr>
        <w:commentReference w:id="840"/>
      </w:r>
      <w:r w:rsidRPr="00D2471B">
        <w:t>requiring specific treatment</w:t>
      </w:r>
      <w:ins w:id="841" w:author="SCHECK Oliver" w:date="2026-09-08T14:15:00Z" w16du:dateUtc="2026-09-08T12:15:00Z">
        <w:r w:rsidR="000A2AED" w:rsidRPr="00D2471B">
          <w:t xml:space="preserve"> due to their impact on safety, </w:t>
        </w:r>
      </w:ins>
      <w:ins w:id="842" w:author="SCHECK Oliver" w:date="2026-09-08T15:39:00Z" w16du:dateUtc="2026-09-08T13:39:00Z">
        <w:r w:rsidR="0005714F" w:rsidRPr="00D2471B">
          <w:t>cyber</w:t>
        </w:r>
      </w:ins>
      <w:ins w:id="843" w:author="SCHECK Oliver" w:date="2026-09-08T14:15:00Z" w16du:dateUtc="2026-09-08T12:15:00Z">
        <w:r w:rsidR="000A2AED" w:rsidRPr="00D2471B">
          <w:t xml:space="preserve">security, regulatory compliance, performance, or </w:t>
        </w:r>
        <w:r w:rsidR="00CF7F99" w:rsidRPr="00D2471B">
          <w:t>c</w:t>
        </w:r>
        <w:r w:rsidR="000A2AED" w:rsidRPr="00D2471B">
          <w:t>ustomer acceptance</w:t>
        </w:r>
      </w:ins>
      <w:r w:rsidRPr="00D2471B">
        <w:t>.</w:t>
      </w:r>
    </w:p>
    <w:p w14:paraId="24AEF164" w14:textId="2D3B7ECF" w:rsidR="0090237A" w:rsidRPr="00D2471B" w:rsidRDefault="0090237A" w:rsidP="00C40E1B">
      <w:pPr>
        <w:pStyle w:val="ListParagraph"/>
        <w:numPr>
          <w:ilvl w:val="0"/>
          <w:numId w:val="72"/>
        </w:numPr>
      </w:pPr>
      <w:r w:rsidRPr="00D2471B">
        <w:t>Support validation of requirements completeness and correctness.</w:t>
      </w:r>
    </w:p>
    <w:p w14:paraId="54F4B846" w14:textId="326A7CF7" w:rsidR="00AB7E9B" w:rsidRPr="00D2471B" w:rsidRDefault="00AB7E9B" w:rsidP="00A37841">
      <w:pPr>
        <w:pStyle w:val="Heading2"/>
      </w:pPr>
      <w:bookmarkStart w:id="844" w:name="_Toc240452070"/>
      <w:r w:rsidRPr="00D2471B">
        <w:t>Capture and Manage Interfaces (DD</w:t>
      </w:r>
      <w:r w:rsidR="004734CA" w:rsidRPr="00D2471B">
        <w:t>Q</w:t>
      </w:r>
      <w:r w:rsidRPr="00D2471B">
        <w:t>-04)</w:t>
      </w:r>
      <w:bookmarkEnd w:id="844"/>
    </w:p>
    <w:p w14:paraId="4B4E39C2" w14:textId="7D2F6FCD" w:rsidR="00AB7E9B" w:rsidRPr="00D2471B" w:rsidRDefault="00AB7E9B" w:rsidP="00AB7E9B">
      <w:pPr>
        <w:pStyle w:val="Guidance"/>
        <w:ind w:left="720"/>
        <w:rPr>
          <w:i w:val="0"/>
          <w:color w:val="000000" w:themeColor="text1"/>
        </w:rPr>
      </w:pPr>
      <w:r w:rsidRPr="00D2471B">
        <w:rPr>
          <w:i w:val="0"/>
          <w:color w:val="000000" w:themeColor="text1"/>
        </w:rPr>
        <w:t xml:space="preserve">(Reference L2 docs: </w:t>
      </w:r>
      <w:ins w:id="845" w:author="SCHECK Oliver" w:date="2026-09-14T11:37:00Z" w16du:dateUtc="2026-09-14T09:37:00Z">
        <w:r w:rsidR="00FA741F" w:rsidRPr="00D2471B">
          <w:rPr>
            <w:i w:val="0"/>
            <w:color w:val="000000" w:themeColor="text1"/>
          </w:rPr>
          <w:t>to be assigned</w:t>
        </w:r>
      </w:ins>
      <w:del w:id="846" w:author="SCHECK Oliver" w:date="2026-09-14T11:37:00Z" w16du:dateUtc="2026-09-14T09:37:00Z">
        <w:r w:rsidRPr="00D2471B" w:rsidDel="00FA741F">
          <w:rPr>
            <w:i w:val="0"/>
            <w:color w:val="000000" w:themeColor="text1"/>
            <w:rPrChange w:id="847" w:author="SCHECK Oliver" w:date="2026-09-15T08:53:00Z" w16du:dateUtc="2026-09-15T06:53:00Z">
              <w:rPr>
                <w:i w:val="0"/>
                <w:iCs/>
                <w:color w:val="000000" w:themeColor="text1"/>
                <w:highlight w:val="yellow"/>
                <w:lang w:val="fr-FR"/>
              </w:rPr>
            </w:rPrChange>
          </w:rPr>
          <w:delText>{</w:delText>
        </w:r>
        <w:r w:rsidRPr="00D2471B" w:rsidDel="00FA741F">
          <w:rPr>
            <w:b/>
            <w:i w:val="0"/>
            <w:color w:val="000000" w:themeColor="text1"/>
            <w:rPrChange w:id="848" w:author="SCHECK Oliver" w:date="2026-09-15T08:53:00Z" w16du:dateUtc="2026-09-15T06:53:00Z">
              <w:rPr>
                <w:b/>
                <w:bCs/>
                <w:i w:val="0"/>
                <w:iCs/>
                <w:color w:val="000000" w:themeColor="text1"/>
                <w:highlight w:val="yellow"/>
                <w:lang w:val="fr-FR"/>
              </w:rPr>
            </w:rPrChange>
          </w:rPr>
          <w:delText>Document code</w:delText>
        </w:r>
        <w:r w:rsidRPr="00D2471B" w:rsidDel="00FA741F">
          <w:rPr>
            <w:i w:val="0"/>
            <w:color w:val="000000" w:themeColor="text1"/>
            <w:rPrChange w:id="849" w:author="SCHECK Oliver" w:date="2026-09-15T08:53:00Z" w16du:dateUtc="2026-09-15T06:53:00Z">
              <w:rPr>
                <w:i w:val="0"/>
                <w:iCs/>
                <w:color w:val="000000" w:themeColor="text1"/>
                <w:highlight w:val="yellow"/>
                <w:lang w:val="fr-FR"/>
              </w:rPr>
            </w:rPrChange>
          </w:rPr>
          <w:delText>}</w:delText>
        </w:r>
      </w:del>
      <w:r w:rsidRPr="00D2471B">
        <w:rPr>
          <w:i w:val="0"/>
          <w:color w:val="000000" w:themeColor="text1"/>
          <w:rPrChange w:id="850" w:author="SCHECK Oliver" w:date="2026-09-15T08:53:00Z" w16du:dateUtc="2026-09-15T06:53:00Z">
            <w:rPr>
              <w:i w:val="0"/>
              <w:iCs/>
              <w:color w:val="000000" w:themeColor="text1"/>
              <w:highlight w:val="yellow"/>
              <w:lang w:val="fr-FR"/>
            </w:rPr>
          </w:rPrChange>
        </w:rPr>
        <w:t>)</w:t>
      </w:r>
    </w:p>
    <w:p w14:paraId="43B52B92" w14:textId="3C5381D2" w:rsidR="0090237A" w:rsidRPr="00D2471B" w:rsidRDefault="00C40E1B" w:rsidP="00C40E1B">
      <w:r w:rsidRPr="00D2471B">
        <w:t xml:space="preserve">Throughout the Solution </w:t>
      </w:r>
      <w:ins w:id="851" w:author="SCHECK Oliver" w:date="2026-08-28T14:55:00Z" w16du:dateUtc="2026-08-28T12:55:00Z">
        <w:r w:rsidR="00932488" w:rsidRPr="00D2471B">
          <w:t xml:space="preserve">development </w:t>
        </w:r>
      </w:ins>
      <w:r w:rsidRPr="00D2471B">
        <w:t>lifecycle, i</w:t>
      </w:r>
      <w:r w:rsidR="0090237A" w:rsidRPr="00D2471B">
        <w:t xml:space="preserve">nterfaces are managed to ensure the coherent integration of the Solution and its constituent </w:t>
      </w:r>
      <w:r w:rsidR="00716232" w:rsidRPr="00D2471B">
        <w:t>Solution Items</w:t>
      </w:r>
      <w:r w:rsidR="0090237A" w:rsidRPr="00D2471B">
        <w:t>, resulting in a consistent and controlled interface baseline.</w:t>
      </w:r>
    </w:p>
    <w:p w14:paraId="6AE92B0F" w14:textId="0B6DED37" w:rsidR="00D93E64" w:rsidRPr="00D2471B" w:rsidRDefault="00D93E64" w:rsidP="00191CF8">
      <w:pPr>
        <w:keepNext/>
      </w:pPr>
      <w:r w:rsidRPr="00D2471B">
        <w:t xml:space="preserve">The Solution </w:t>
      </w:r>
      <w:ins w:id="852" w:author="SCHECK Oliver" w:date="2026-08-28T14:31:00Z" w16du:dateUtc="2026-08-28T12:31:00Z">
        <w:r w:rsidR="00424DE4" w:rsidRPr="00D2471B">
          <w:t xml:space="preserve">Development </w:t>
        </w:r>
      </w:ins>
      <w:r w:rsidRPr="00D2471B">
        <w:t xml:space="preserve">Team shall perform the </w:t>
      </w:r>
      <w:commentRangeStart w:id="853"/>
      <w:commentRangeStart w:id="854"/>
      <w:r w:rsidRPr="00D2471B">
        <w:t>following activities</w:t>
      </w:r>
      <w:commentRangeEnd w:id="853"/>
      <w:r w:rsidR="00E52959" w:rsidRPr="00D2471B">
        <w:rPr>
          <w:rStyle w:val="CommentReference"/>
          <w:sz w:val="22"/>
          <w:szCs w:val="22"/>
        </w:rPr>
        <w:commentReference w:id="853"/>
      </w:r>
      <w:commentRangeEnd w:id="854"/>
      <w:r w:rsidR="00961D35" w:rsidRPr="00D2471B">
        <w:rPr>
          <w:rStyle w:val="CommentReference"/>
          <w:sz w:val="22"/>
          <w:szCs w:val="22"/>
        </w:rPr>
        <w:commentReference w:id="854"/>
      </w:r>
      <w:r w:rsidRPr="00D2471B">
        <w:t>:</w:t>
      </w:r>
    </w:p>
    <w:p w14:paraId="0F33CEFE" w14:textId="54314208" w:rsidR="0090237A" w:rsidRPr="00D2471B" w:rsidRDefault="0090237A" w:rsidP="0090237A">
      <w:pPr>
        <w:pStyle w:val="ListParagraph"/>
        <w:numPr>
          <w:ilvl w:val="0"/>
          <w:numId w:val="72"/>
        </w:numPr>
      </w:pPr>
      <w:r w:rsidRPr="00D2471B">
        <w:t xml:space="preserve">Identify, define, manage, and resolve the interfaces required to ensure coherent integration of the Solution and its constituent </w:t>
      </w:r>
      <w:r w:rsidR="00716232" w:rsidRPr="00D2471B">
        <w:t>Solution Items</w:t>
      </w:r>
      <w:r w:rsidRPr="00D2471B">
        <w:t>.</w:t>
      </w:r>
    </w:p>
    <w:p w14:paraId="51989D1F" w14:textId="77777777" w:rsidR="0090237A" w:rsidRPr="00D2471B" w:rsidRDefault="0090237A" w:rsidP="0090237A">
      <w:pPr>
        <w:pStyle w:val="ListParagraph"/>
        <w:numPr>
          <w:ilvl w:val="0"/>
          <w:numId w:val="72"/>
        </w:numPr>
      </w:pPr>
      <w:r w:rsidRPr="00D2471B">
        <w:t>Develop interface definitions and manage the required interactions among the involved parties.</w:t>
      </w:r>
    </w:p>
    <w:p w14:paraId="66D0869A" w14:textId="77777777" w:rsidR="0090237A" w:rsidRPr="00D2471B" w:rsidRDefault="0090237A" w:rsidP="0090237A">
      <w:pPr>
        <w:pStyle w:val="ListParagraph"/>
        <w:numPr>
          <w:ilvl w:val="0"/>
          <w:numId w:val="72"/>
        </w:numPr>
      </w:pPr>
      <w:r w:rsidRPr="00D2471B">
        <w:t>Capture, document, and monitor interfaces in a structured manner.</w:t>
      </w:r>
    </w:p>
    <w:p w14:paraId="68C8A1B4" w14:textId="77777777" w:rsidR="0090237A" w:rsidRPr="00D2471B" w:rsidRDefault="0090237A" w:rsidP="0090237A">
      <w:pPr>
        <w:pStyle w:val="ListParagraph"/>
        <w:numPr>
          <w:ilvl w:val="0"/>
          <w:numId w:val="72"/>
        </w:numPr>
      </w:pPr>
      <w:r w:rsidRPr="00D2471B">
        <w:t>Progressively consolidate interface data as the Solution definition matures.</w:t>
      </w:r>
    </w:p>
    <w:p w14:paraId="73F05579" w14:textId="77777777" w:rsidR="0090237A" w:rsidRPr="00D2471B" w:rsidRDefault="0090237A" w:rsidP="0090237A">
      <w:pPr>
        <w:pStyle w:val="ListParagraph"/>
        <w:numPr>
          <w:ilvl w:val="0"/>
          <w:numId w:val="72"/>
        </w:numPr>
      </w:pPr>
      <w:r w:rsidRPr="00D2471B">
        <w:t>Resolve open interface issues.</w:t>
      </w:r>
    </w:p>
    <w:p w14:paraId="660BF00D" w14:textId="77777777" w:rsidR="0090237A" w:rsidRPr="00D2471B" w:rsidRDefault="0090237A" w:rsidP="0090237A">
      <w:pPr>
        <w:pStyle w:val="ListParagraph"/>
        <w:numPr>
          <w:ilvl w:val="0"/>
          <w:numId w:val="72"/>
        </w:numPr>
      </w:pPr>
      <w:r w:rsidRPr="00D2471B">
        <w:t>Confirm alignment between interface inputs and outputs.</w:t>
      </w:r>
    </w:p>
    <w:p w14:paraId="73050E8B" w14:textId="77777777" w:rsidR="0090237A" w:rsidRPr="00D2471B" w:rsidRDefault="0090237A" w:rsidP="0090237A">
      <w:pPr>
        <w:pStyle w:val="ListParagraph"/>
        <w:numPr>
          <w:ilvl w:val="0"/>
          <w:numId w:val="72"/>
        </w:numPr>
      </w:pPr>
      <w:r w:rsidRPr="00D2471B">
        <w:t>Ensure consistency of interface definitions with design, integration, and verification activities.</w:t>
      </w:r>
    </w:p>
    <w:p w14:paraId="5F787664" w14:textId="465387E0" w:rsidR="007D6E76" w:rsidRPr="00D2471B" w:rsidRDefault="0090237A" w:rsidP="0090237A">
      <w:pPr>
        <w:pStyle w:val="ListParagraph"/>
        <w:numPr>
          <w:ilvl w:val="0"/>
          <w:numId w:val="72"/>
        </w:numPr>
      </w:pPr>
      <w:r w:rsidRPr="00D2471B">
        <w:t>Maintain interface specifications and agreements</w:t>
      </w:r>
      <w:r w:rsidR="00724F5C" w:rsidRPr="00D2471B">
        <w:t>, ensuring that the agreed interface baseline is achieved and formally documented</w:t>
      </w:r>
      <w:r w:rsidRPr="00D2471B">
        <w:t>.</w:t>
      </w:r>
    </w:p>
    <w:p w14:paraId="509F73C9" w14:textId="1A2F97F9" w:rsidR="00AB7E9B" w:rsidRPr="00D2471B" w:rsidRDefault="00AB7E9B" w:rsidP="00A37841">
      <w:pPr>
        <w:pStyle w:val="Heading2"/>
      </w:pPr>
      <w:bookmarkStart w:id="855" w:name="_Toc240452071"/>
      <w:r w:rsidRPr="00D2471B">
        <w:t>Design Solution (DD</w:t>
      </w:r>
      <w:r w:rsidR="004734CA" w:rsidRPr="00D2471B">
        <w:t>Q</w:t>
      </w:r>
      <w:r w:rsidRPr="00D2471B">
        <w:t>-05)</w:t>
      </w:r>
      <w:bookmarkEnd w:id="855"/>
    </w:p>
    <w:p w14:paraId="1029C0C3" w14:textId="6A03E03E" w:rsidR="00AB7E9B" w:rsidRPr="00D2471B" w:rsidRDefault="00AB7E9B" w:rsidP="00AB7E9B">
      <w:pPr>
        <w:pStyle w:val="Guidance"/>
        <w:ind w:left="720"/>
        <w:rPr>
          <w:i w:val="0"/>
          <w:color w:val="000000" w:themeColor="text1"/>
        </w:rPr>
      </w:pPr>
      <w:r w:rsidRPr="00D2471B">
        <w:rPr>
          <w:i w:val="0"/>
          <w:color w:val="000000" w:themeColor="text1"/>
        </w:rPr>
        <w:t xml:space="preserve">(Reference L2 docs: </w:t>
      </w:r>
      <w:ins w:id="856" w:author="SCHECK Oliver" w:date="2026-09-14T11:38:00Z" w16du:dateUtc="2026-09-14T09:38:00Z">
        <w:r w:rsidR="00E32807" w:rsidRPr="00D2471B">
          <w:rPr>
            <w:i w:val="0"/>
            <w:color w:val="000000" w:themeColor="text1"/>
          </w:rPr>
          <w:t>to be assigned</w:t>
        </w:r>
      </w:ins>
      <w:del w:id="857" w:author="SCHECK Oliver" w:date="2026-09-14T11:38:00Z" w16du:dateUtc="2026-09-14T09:38:00Z">
        <w:r w:rsidRPr="00D2471B" w:rsidDel="00E32807">
          <w:rPr>
            <w:i w:val="0"/>
            <w:color w:val="000000" w:themeColor="text1"/>
          </w:rPr>
          <w:delText>{</w:delText>
        </w:r>
        <w:r w:rsidRPr="00D2471B" w:rsidDel="00E32807">
          <w:rPr>
            <w:b/>
            <w:i w:val="0"/>
            <w:color w:val="000000" w:themeColor="text1"/>
          </w:rPr>
          <w:delText>Document code</w:delText>
        </w:r>
        <w:r w:rsidRPr="00D2471B" w:rsidDel="00E32807">
          <w:rPr>
            <w:i w:val="0"/>
            <w:color w:val="000000" w:themeColor="text1"/>
          </w:rPr>
          <w:delText>}</w:delText>
        </w:r>
      </w:del>
      <w:r w:rsidRPr="00D2471B">
        <w:rPr>
          <w:i w:val="0"/>
          <w:color w:val="000000" w:themeColor="text1"/>
        </w:rPr>
        <w:t>)</w:t>
      </w:r>
    </w:p>
    <w:p w14:paraId="0028E74E" w14:textId="710E3D0A" w:rsidR="00D93E64" w:rsidRPr="00D2471B" w:rsidRDefault="00D93E64" w:rsidP="00D93E64">
      <w:r w:rsidRPr="00D2471B">
        <w:t xml:space="preserve">The Solution is developed </w:t>
      </w:r>
      <w:ins w:id="858" w:author="SCHECK Oliver" w:date="2026-08-28T15:28:00Z" w16du:dateUtc="2026-08-28T13:28:00Z">
        <w:r w:rsidR="000A7F73" w:rsidRPr="00D2471B">
          <w:t xml:space="preserve">based on the Reference Solution defined by Solution Policy and on the valid Solution Design Policy, implementing </w:t>
        </w:r>
      </w:ins>
      <w:del w:id="859" w:author="SCHECK Oliver" w:date="2026-08-28T15:28:00Z" w16du:dateUtc="2026-08-28T13:28:00Z">
        <w:r w:rsidRPr="00D2471B" w:rsidDel="000A7F73">
          <w:delText xml:space="preserve">into </w:delText>
        </w:r>
      </w:del>
      <w:r w:rsidRPr="00D2471B">
        <w:t>a coherent architecture and detailed technical definition, ensuring that requirements are transformed into implementable and justified design solutions</w:t>
      </w:r>
      <w:r w:rsidR="00F023DF" w:rsidRPr="00D2471B">
        <w:t xml:space="preserve">, </w:t>
      </w:r>
      <w:commentRangeStart w:id="860"/>
      <w:commentRangeStart w:id="861"/>
      <w:r w:rsidR="00F023DF" w:rsidRPr="00D2471B">
        <w:t>supporting subsequent integration</w:t>
      </w:r>
      <w:ins w:id="862" w:author="SCHECK Oliver" w:date="2026-09-08T14:20:00Z" w16du:dateUtc="2026-09-08T12:20:00Z">
        <w:r w:rsidR="0031694C" w:rsidRPr="00D2471B">
          <w:t>,</w:t>
        </w:r>
      </w:ins>
      <w:r w:rsidR="00F023DF" w:rsidRPr="00D2471B">
        <w:t xml:space="preserve"> </w:t>
      </w:r>
      <w:del w:id="863" w:author="SCHECK Oliver" w:date="2026-09-08T14:20:00Z" w16du:dateUtc="2026-09-08T12:20:00Z">
        <w:r w:rsidR="00F023DF" w:rsidRPr="00D2471B" w:rsidDel="0031694C">
          <w:delText>and</w:delText>
        </w:r>
      </w:del>
      <w:r w:rsidR="00F023DF" w:rsidRPr="00D2471B">
        <w:t xml:space="preserve"> verification</w:t>
      </w:r>
      <w:commentRangeEnd w:id="860"/>
      <w:r w:rsidR="00E52959" w:rsidRPr="00D2471B">
        <w:rPr>
          <w:rStyle w:val="CommentReference"/>
          <w:sz w:val="22"/>
          <w:szCs w:val="22"/>
        </w:rPr>
        <w:commentReference w:id="860"/>
      </w:r>
      <w:commentRangeEnd w:id="861"/>
      <w:r w:rsidR="00504CE2" w:rsidRPr="00D2471B">
        <w:rPr>
          <w:rStyle w:val="CommentReference"/>
          <w:sz w:val="22"/>
          <w:szCs w:val="22"/>
        </w:rPr>
        <w:commentReference w:id="861"/>
      </w:r>
      <w:ins w:id="864" w:author="SCHECK Oliver" w:date="2026-09-08T14:20:00Z" w16du:dateUtc="2026-09-08T12:20:00Z">
        <w:r w:rsidR="003C6307" w:rsidRPr="00D2471B">
          <w:t>, validation and final acceptance</w:t>
        </w:r>
      </w:ins>
      <w:r w:rsidRPr="00D2471B">
        <w:t>.</w:t>
      </w:r>
    </w:p>
    <w:p w14:paraId="5D8CB46B" w14:textId="186EAD05" w:rsidR="00D93E64" w:rsidRPr="00D2471B" w:rsidRDefault="00D93E64" w:rsidP="00191CF8">
      <w:pPr>
        <w:keepNext/>
      </w:pPr>
      <w:r w:rsidRPr="00D2471B">
        <w:t xml:space="preserve">The Solution </w:t>
      </w:r>
      <w:ins w:id="865" w:author="SCHECK Oliver" w:date="2026-08-28T14:31:00Z" w16du:dateUtc="2026-08-28T12:31:00Z">
        <w:r w:rsidR="00424DE4" w:rsidRPr="00D2471B">
          <w:t xml:space="preserve">Development </w:t>
        </w:r>
      </w:ins>
      <w:r w:rsidRPr="00D2471B">
        <w:t xml:space="preserve">Team shall perform the </w:t>
      </w:r>
      <w:commentRangeStart w:id="866"/>
      <w:commentRangeStart w:id="867"/>
      <w:r w:rsidRPr="00D2471B">
        <w:t>following activities</w:t>
      </w:r>
      <w:commentRangeEnd w:id="866"/>
      <w:r w:rsidR="00E52959" w:rsidRPr="00D2471B">
        <w:rPr>
          <w:rStyle w:val="CommentReference"/>
          <w:sz w:val="22"/>
          <w:szCs w:val="22"/>
        </w:rPr>
        <w:commentReference w:id="866"/>
      </w:r>
      <w:commentRangeEnd w:id="867"/>
      <w:r w:rsidR="00504CE2" w:rsidRPr="00D2471B">
        <w:rPr>
          <w:rStyle w:val="CommentReference"/>
          <w:sz w:val="22"/>
          <w:szCs w:val="22"/>
        </w:rPr>
        <w:commentReference w:id="867"/>
      </w:r>
      <w:r w:rsidRPr="00D2471B">
        <w:t>:</w:t>
      </w:r>
    </w:p>
    <w:p w14:paraId="723933E0" w14:textId="1EE52A90" w:rsidR="00C40E1B" w:rsidRPr="00D2471B" w:rsidRDefault="00C40E1B" w:rsidP="005901AC">
      <w:pPr>
        <w:pStyle w:val="ListParagraph"/>
        <w:numPr>
          <w:ilvl w:val="0"/>
          <w:numId w:val="72"/>
        </w:numPr>
      </w:pPr>
      <w:r w:rsidRPr="00D2471B">
        <w:t>Translate applicable requirements, constraints, and interface conditions into the Solution architecture and design definition</w:t>
      </w:r>
      <w:ins w:id="868" w:author="SCHECK Oliver" w:date="2026-08-28T15:28:00Z" w16du:dateUtc="2026-08-28T13:28:00Z">
        <w:r w:rsidR="000A7F73" w:rsidRPr="00D2471B">
          <w:t>, starting from the Reference Solution, including relevant evolution steps in compatibility/compliance with the Target Architecture</w:t>
        </w:r>
      </w:ins>
      <w:r w:rsidRPr="00D2471B">
        <w:t>.</w:t>
      </w:r>
    </w:p>
    <w:p w14:paraId="1787FDD5" w14:textId="6CF2FF9C" w:rsidR="00C40E1B" w:rsidRPr="00D2471B" w:rsidRDefault="2DA32A78" w:rsidP="005901AC">
      <w:pPr>
        <w:pStyle w:val="ListParagraph"/>
        <w:numPr>
          <w:ilvl w:val="0"/>
          <w:numId w:val="72"/>
        </w:numPr>
        <w:rPr>
          <w:ins w:id="869" w:author="SCHECK Oliver" w:date="2026-08-28T15:30:00Z" w16du:dateUtc="2026-08-28T13:30:00Z"/>
        </w:rPr>
      </w:pPr>
      <w:r w:rsidRPr="00D2471B">
        <w:t xml:space="preserve">Analyse requirements applicable to the </w:t>
      </w:r>
      <w:r w:rsidR="5CA1AD52" w:rsidRPr="00D2471B">
        <w:t>Solution I</w:t>
      </w:r>
      <w:r w:rsidRPr="00D2471B">
        <w:t>tems to be developed.</w:t>
      </w:r>
    </w:p>
    <w:p w14:paraId="34870BAF" w14:textId="1164FFFC" w:rsidR="00A913F4" w:rsidRPr="00D2471B" w:rsidRDefault="00A913F4" w:rsidP="00A913F4">
      <w:pPr>
        <w:pStyle w:val="ListParagraph"/>
        <w:numPr>
          <w:ilvl w:val="0"/>
          <w:numId w:val="72"/>
        </w:numPr>
      </w:pPr>
      <w:ins w:id="870" w:author="SCHECK Oliver" w:date="2026-08-28T15:30:00Z" w16du:dateUtc="2026-08-28T13:30:00Z">
        <w:r w:rsidRPr="00D2471B">
          <w:t>Design the Solution in compliance with the applicable Solution Design Policy and provide the corresponding traceability.</w:t>
        </w:r>
      </w:ins>
    </w:p>
    <w:p w14:paraId="572185C1" w14:textId="3D029C13" w:rsidR="00C40E1B" w:rsidRPr="00D2471B" w:rsidRDefault="00C40E1B" w:rsidP="005901AC">
      <w:pPr>
        <w:pStyle w:val="ListParagraph"/>
        <w:numPr>
          <w:ilvl w:val="0"/>
          <w:numId w:val="72"/>
        </w:numPr>
      </w:pPr>
      <w:r w:rsidRPr="00D2471B">
        <w:t>Derive the corresponding design inputs</w:t>
      </w:r>
      <w:ins w:id="871" w:author="Vannucchi Alessandro" w:date="2026-07-27T12:46:00Z">
        <w:r w:rsidR="00033D5A" w:rsidRPr="00D2471B">
          <w:t>, including those related to circularity</w:t>
        </w:r>
      </w:ins>
      <w:r w:rsidRPr="00D2471B">
        <w:t>.</w:t>
      </w:r>
    </w:p>
    <w:p w14:paraId="3C1531DA" w14:textId="77777777" w:rsidR="00C40E1B" w:rsidRPr="00D2471B" w:rsidRDefault="00C40E1B" w:rsidP="005901AC">
      <w:pPr>
        <w:pStyle w:val="ListParagraph"/>
        <w:numPr>
          <w:ilvl w:val="0"/>
          <w:numId w:val="72"/>
        </w:numPr>
      </w:pPr>
      <w:r w:rsidRPr="00D2471B">
        <w:t>Produce the technical definition required for Solution implementation</w:t>
      </w:r>
      <w:del w:id="872" w:author="Vannucchi Alessandro" w:date="2026-07-27T12:47:00Z">
        <w:r w:rsidRPr="00D2471B" w:rsidDel="00033D5A">
          <w:delText>.</w:delText>
        </w:r>
      </w:del>
    </w:p>
    <w:p w14:paraId="142651E3" w14:textId="77777777" w:rsidR="00C40E1B" w:rsidRPr="00D2471B" w:rsidRDefault="00C40E1B" w:rsidP="005901AC">
      <w:pPr>
        <w:pStyle w:val="ListParagraph"/>
        <w:numPr>
          <w:ilvl w:val="0"/>
          <w:numId w:val="72"/>
        </w:numPr>
      </w:pPr>
      <w:r w:rsidRPr="00D2471B">
        <w:t>Ensure consistency, compliance, and integration across the Solution.</w:t>
      </w:r>
    </w:p>
    <w:p w14:paraId="1D203534" w14:textId="295661A4" w:rsidR="00C40E1B" w:rsidRPr="00D2471B" w:rsidRDefault="2DA32A78" w:rsidP="005901AC">
      <w:pPr>
        <w:pStyle w:val="ListParagraph"/>
        <w:numPr>
          <w:ilvl w:val="0"/>
          <w:numId w:val="72"/>
        </w:numPr>
      </w:pPr>
      <w:r w:rsidRPr="00D2471B">
        <w:t xml:space="preserve">Develop the </w:t>
      </w:r>
      <w:r w:rsidR="5CA1AD52" w:rsidRPr="00D2471B">
        <w:t xml:space="preserve">Solution </w:t>
      </w:r>
      <w:r w:rsidRPr="00D2471B">
        <w:t>architecture and progressively refine the detailed design definition</w:t>
      </w:r>
      <w:r w:rsidR="00A91C7C" w:rsidRPr="00D2471B">
        <w:t xml:space="preserve"> in a controlled manner</w:t>
      </w:r>
      <w:r w:rsidRPr="00D2471B">
        <w:t>.</w:t>
      </w:r>
    </w:p>
    <w:p w14:paraId="77A5C728" w14:textId="753602FE" w:rsidR="00C40E1B" w:rsidRPr="00D2471B" w:rsidRDefault="00C40E1B" w:rsidP="005901AC">
      <w:pPr>
        <w:pStyle w:val="ListParagraph"/>
        <w:numPr>
          <w:ilvl w:val="0"/>
          <w:numId w:val="72"/>
        </w:numPr>
      </w:pPr>
      <w:r w:rsidRPr="00D2471B">
        <w:t xml:space="preserve">Define Solution </w:t>
      </w:r>
      <w:r w:rsidR="0073508F" w:rsidRPr="00D2471B">
        <w:t xml:space="preserve">Items </w:t>
      </w:r>
      <w:r w:rsidRPr="00D2471B">
        <w:t>and internal interfaces.</w:t>
      </w:r>
    </w:p>
    <w:p w14:paraId="7B5CC5C0" w14:textId="56D93F6B" w:rsidR="00C40E1B" w:rsidRPr="00D2471B" w:rsidRDefault="00C40E1B" w:rsidP="005901AC">
      <w:pPr>
        <w:pStyle w:val="ListParagraph"/>
        <w:numPr>
          <w:ilvl w:val="0"/>
          <w:numId w:val="72"/>
        </w:numPr>
      </w:pPr>
      <w:r w:rsidRPr="00D2471B">
        <w:t>Perform analyses and trade-offs supporting design decisions</w:t>
      </w:r>
      <w:ins w:id="873" w:author="Vannucchi Alessandro" w:date="2026-07-27T12:48:00Z">
        <w:r w:rsidR="00235EC5" w:rsidRPr="00D2471B">
          <w:t>, including trade-offs between circularity and other design drivers</w:t>
        </w:r>
      </w:ins>
      <w:r w:rsidRPr="00D2471B">
        <w:t>.</w:t>
      </w:r>
    </w:p>
    <w:p w14:paraId="00372827" w14:textId="0CA6FFB8" w:rsidR="00D93E64" w:rsidRPr="00D2471B" w:rsidRDefault="00C40E1B" w:rsidP="005901AC">
      <w:pPr>
        <w:pStyle w:val="ListParagraph"/>
        <w:numPr>
          <w:ilvl w:val="0"/>
          <w:numId w:val="72"/>
        </w:numPr>
      </w:pPr>
      <w:r w:rsidRPr="00D2471B">
        <w:t xml:space="preserve">Maintain design and justification </w:t>
      </w:r>
      <w:r w:rsidR="003964E6" w:rsidRPr="00D2471B">
        <w:t>records</w:t>
      </w:r>
      <w:r w:rsidRPr="00D2471B">
        <w:t>.</w:t>
      </w:r>
    </w:p>
    <w:p w14:paraId="3814A100" w14:textId="752F4835" w:rsidR="00EF4363" w:rsidRPr="00D2471B" w:rsidRDefault="00EF4363" w:rsidP="00EF4363">
      <w:pPr>
        <w:pStyle w:val="ListParagraph"/>
        <w:numPr>
          <w:ilvl w:val="0"/>
          <w:numId w:val="72"/>
        </w:numPr>
        <w:rPr>
          <w:ins w:id="874" w:author="SCHECK Oliver" w:date="2026-08-28T15:29:00Z" w16du:dateUtc="2026-08-28T13:29:00Z"/>
        </w:rPr>
      </w:pPr>
      <w:r w:rsidRPr="00D2471B">
        <w:t>Organis</w:t>
      </w:r>
      <w:r w:rsidR="00283CA5" w:rsidRPr="00D2471B">
        <w:t xml:space="preserve">e </w:t>
      </w:r>
      <w:r w:rsidRPr="00D2471B">
        <w:t xml:space="preserve">and </w:t>
      </w:r>
      <w:r w:rsidR="00283CA5" w:rsidRPr="00D2471B">
        <w:t>perform</w:t>
      </w:r>
      <w:r w:rsidRPr="00D2471B">
        <w:t xml:space="preserve"> design review milestones and maturity assessments</w:t>
      </w:r>
      <w:r w:rsidR="00283CA5" w:rsidRPr="00D2471B">
        <w:t>.</w:t>
      </w:r>
    </w:p>
    <w:p w14:paraId="746C383D" w14:textId="2982074B" w:rsidR="006B504A" w:rsidRPr="00D2471B" w:rsidRDefault="006B504A" w:rsidP="00EF4363">
      <w:pPr>
        <w:pStyle w:val="ListParagraph"/>
        <w:numPr>
          <w:ilvl w:val="0"/>
          <w:numId w:val="72"/>
        </w:numPr>
      </w:pPr>
      <w:ins w:id="875" w:author="SCHECK Oliver" w:date="2026-08-28T15:29:00Z" w16du:dateUtc="2026-08-28T13:29:00Z">
        <w:r w:rsidRPr="00D2471B">
          <w:t>Define the applicability and implementation of the valid Solution Design Policy, in alignment with Portfolio Evolution.</w:t>
        </w:r>
      </w:ins>
    </w:p>
    <w:p w14:paraId="5140146D" w14:textId="44D13B0C" w:rsidR="00AB7E9B" w:rsidRPr="00D2471B" w:rsidRDefault="00AB7E9B" w:rsidP="00A37841">
      <w:pPr>
        <w:pStyle w:val="Heading2"/>
      </w:pPr>
      <w:bookmarkStart w:id="876" w:name="_Toc240452072"/>
      <w:r w:rsidRPr="00D2471B">
        <w:t>Make or Buy Solution Items (DD</w:t>
      </w:r>
      <w:r w:rsidR="004734CA" w:rsidRPr="00D2471B">
        <w:t>Q</w:t>
      </w:r>
      <w:r w:rsidRPr="00D2471B">
        <w:t>-06)</w:t>
      </w:r>
      <w:bookmarkEnd w:id="876"/>
    </w:p>
    <w:p w14:paraId="225C78FC" w14:textId="2B201923" w:rsidR="00AB7E9B" w:rsidRPr="00D2471B" w:rsidRDefault="00AB7E9B" w:rsidP="00AB7E9B">
      <w:pPr>
        <w:pStyle w:val="Guidance"/>
        <w:ind w:left="720"/>
        <w:rPr>
          <w:i w:val="0"/>
          <w:color w:val="000000" w:themeColor="text1"/>
        </w:rPr>
      </w:pPr>
      <w:r w:rsidRPr="00D2471B">
        <w:rPr>
          <w:i w:val="0"/>
          <w:color w:val="000000" w:themeColor="text1"/>
        </w:rPr>
        <w:t xml:space="preserve">(Reference L2 docs: </w:t>
      </w:r>
      <w:ins w:id="877" w:author="SCHECK Oliver" w:date="2026-09-14T11:38:00Z" w16du:dateUtc="2026-09-14T09:38:00Z">
        <w:r w:rsidR="003D5B8B" w:rsidRPr="00D2471B">
          <w:rPr>
            <w:i w:val="0"/>
            <w:color w:val="000000" w:themeColor="text1"/>
          </w:rPr>
          <w:t>to be assigned</w:t>
        </w:r>
      </w:ins>
      <w:del w:id="878" w:author="SCHECK Oliver" w:date="2026-09-14T11:38:00Z" w16du:dateUtc="2026-09-14T09:38:00Z">
        <w:r w:rsidRPr="00D2471B" w:rsidDel="003D5B8B">
          <w:rPr>
            <w:i w:val="0"/>
            <w:color w:val="000000" w:themeColor="text1"/>
          </w:rPr>
          <w:delText>{</w:delText>
        </w:r>
        <w:r w:rsidRPr="00D2471B" w:rsidDel="003D5B8B">
          <w:rPr>
            <w:b/>
            <w:i w:val="0"/>
            <w:color w:val="000000" w:themeColor="text1"/>
          </w:rPr>
          <w:delText>Document code</w:delText>
        </w:r>
        <w:r w:rsidRPr="00D2471B" w:rsidDel="003D5B8B">
          <w:rPr>
            <w:i w:val="0"/>
            <w:color w:val="000000" w:themeColor="text1"/>
          </w:rPr>
          <w:delText>}</w:delText>
        </w:r>
      </w:del>
      <w:r w:rsidRPr="00D2471B">
        <w:rPr>
          <w:i w:val="0"/>
          <w:color w:val="000000" w:themeColor="text1"/>
        </w:rPr>
        <w:t>)</w:t>
      </w:r>
    </w:p>
    <w:p w14:paraId="42EC4BD1" w14:textId="77403707" w:rsidR="00D93E64" w:rsidRPr="00D2471B" w:rsidRDefault="005901AC" w:rsidP="00D93E64">
      <w:r w:rsidRPr="00D2471B">
        <w:t>Solution Items are developed or procured to realise the Solution in accordance with the defined design, requirements, and performance expectations, ensuring readiness for integration into the Solution.</w:t>
      </w:r>
    </w:p>
    <w:p w14:paraId="145634C9" w14:textId="46409654" w:rsidR="005901AC" w:rsidRPr="00D2471B" w:rsidRDefault="005901AC" w:rsidP="00191CF8">
      <w:pPr>
        <w:keepNext/>
      </w:pPr>
      <w:r w:rsidRPr="00D2471B">
        <w:t xml:space="preserve">The Solution </w:t>
      </w:r>
      <w:ins w:id="879" w:author="SCHECK Oliver" w:date="2026-08-28T14:31:00Z" w16du:dateUtc="2026-08-28T12:31:00Z">
        <w:r w:rsidR="00424DE4" w:rsidRPr="00D2471B">
          <w:t xml:space="preserve">Development </w:t>
        </w:r>
      </w:ins>
      <w:r w:rsidRPr="00D2471B">
        <w:t xml:space="preserve">Team shall perform the </w:t>
      </w:r>
      <w:commentRangeStart w:id="880"/>
      <w:commentRangeStart w:id="881"/>
      <w:r w:rsidRPr="00D2471B">
        <w:t>following activities</w:t>
      </w:r>
      <w:commentRangeEnd w:id="880"/>
      <w:r w:rsidR="00E52959" w:rsidRPr="00D2471B">
        <w:rPr>
          <w:rStyle w:val="CommentReference"/>
          <w:sz w:val="22"/>
          <w:szCs w:val="22"/>
        </w:rPr>
        <w:commentReference w:id="880"/>
      </w:r>
      <w:commentRangeEnd w:id="881"/>
      <w:r w:rsidR="008F23FE" w:rsidRPr="00D2471B">
        <w:rPr>
          <w:rStyle w:val="CommentReference"/>
          <w:sz w:val="22"/>
          <w:szCs w:val="22"/>
        </w:rPr>
        <w:commentReference w:id="881"/>
      </w:r>
      <w:r w:rsidRPr="00D2471B">
        <w:t>:</w:t>
      </w:r>
    </w:p>
    <w:p w14:paraId="293233F7" w14:textId="6CAB9D1F" w:rsidR="005901AC" w:rsidRPr="00D2471B" w:rsidRDefault="39C5BEDB">
      <w:pPr>
        <w:pStyle w:val="ListParagraph"/>
        <w:numPr>
          <w:ilvl w:val="0"/>
          <w:numId w:val="72"/>
        </w:numPr>
      </w:pPr>
      <w:r w:rsidRPr="00D2471B">
        <w:t xml:space="preserve">Analyse and prepare Make </w:t>
      </w:r>
      <w:r w:rsidR="005C4B5C" w:rsidRPr="00D2471B">
        <w:t xml:space="preserve">or </w:t>
      </w:r>
      <w:r w:rsidRPr="00D2471B">
        <w:t xml:space="preserve">Buy proposal for </w:t>
      </w:r>
      <w:r w:rsidR="1BE9A1C0" w:rsidRPr="00D2471B">
        <w:t>review</w:t>
      </w:r>
      <w:r w:rsidRPr="00D2471B">
        <w:t xml:space="preserve"> and </w:t>
      </w:r>
      <w:commentRangeStart w:id="882"/>
      <w:r w:rsidR="43BEF5C3" w:rsidRPr="00D2471B">
        <w:t>decision making</w:t>
      </w:r>
      <w:commentRangeEnd w:id="882"/>
      <w:r w:rsidR="00A76223" w:rsidRPr="00D2471B">
        <w:rPr>
          <w:rStyle w:val="CommentReference"/>
          <w:sz w:val="22"/>
          <w:szCs w:val="22"/>
        </w:rPr>
        <w:commentReference w:id="882"/>
      </w:r>
      <w:del w:id="883" w:author="SCHECK Oliver" w:date="2026-09-09T10:40:00Z" w16du:dateUtc="2026-09-09T08:40:00Z">
        <w:r w:rsidR="00E97E57" w:rsidRPr="00D2471B" w:rsidDel="00497CF1">
          <w:delText>,</w:delText>
        </w:r>
      </w:del>
      <w:r w:rsidR="00E97E57" w:rsidRPr="00D2471B">
        <w:t xml:space="preserve"> and maintain justification record</w:t>
      </w:r>
      <w:r w:rsidR="007D2369" w:rsidRPr="00D2471B">
        <w:t>s</w:t>
      </w:r>
      <w:r w:rsidR="43BEF5C3" w:rsidRPr="00D2471B">
        <w:t>.</w:t>
      </w:r>
    </w:p>
    <w:p w14:paraId="5AEC923F" w14:textId="54D3F516" w:rsidR="005901AC" w:rsidRPr="00D2471B" w:rsidRDefault="799E2ACE" w:rsidP="005901AC">
      <w:pPr>
        <w:pStyle w:val="ListParagraph"/>
        <w:numPr>
          <w:ilvl w:val="0"/>
          <w:numId w:val="72"/>
        </w:numPr>
      </w:pPr>
      <w:r w:rsidRPr="00D2471B">
        <w:t xml:space="preserve">Develop or procure the </w:t>
      </w:r>
      <w:r w:rsidR="7ED7764B" w:rsidRPr="00D2471B">
        <w:t>Solution I</w:t>
      </w:r>
      <w:r w:rsidRPr="00D2471B">
        <w:t>tems required to realise the Solution.</w:t>
      </w:r>
    </w:p>
    <w:p w14:paraId="40B35C72" w14:textId="622E3992" w:rsidR="005901AC" w:rsidRPr="00D2471B" w:rsidRDefault="005901AC" w:rsidP="005901AC">
      <w:pPr>
        <w:pStyle w:val="ListParagraph"/>
        <w:numPr>
          <w:ilvl w:val="0"/>
          <w:numId w:val="72"/>
        </w:numPr>
      </w:pPr>
      <w:r w:rsidRPr="00D2471B">
        <w:t xml:space="preserve">Ensure alignment of all </w:t>
      </w:r>
      <w:r w:rsidR="00C56C7F" w:rsidRPr="00D2471B">
        <w:t xml:space="preserve">Solution Items </w:t>
      </w:r>
      <w:r w:rsidRPr="00D2471B">
        <w:t>with the defined design, applicable requirements, and performance expectations.</w:t>
      </w:r>
    </w:p>
    <w:p w14:paraId="3BEE47EC" w14:textId="77777777" w:rsidR="005901AC" w:rsidRPr="00D2471B" w:rsidRDefault="005901AC" w:rsidP="005901AC">
      <w:pPr>
        <w:pStyle w:val="ListParagraph"/>
        <w:numPr>
          <w:ilvl w:val="0"/>
          <w:numId w:val="72"/>
        </w:numPr>
        <w:rPr>
          <w:ins w:id="884" w:author="SCHECK Oliver" w:date="2026-09-14T13:54:00Z" w16du:dateUtc="2026-09-14T11:54:00Z"/>
        </w:rPr>
      </w:pPr>
      <w:commentRangeStart w:id="885"/>
      <w:commentRangeStart w:id="886"/>
      <w:r w:rsidRPr="00D2471B">
        <w:t>Perform hardware development, software development, and integration activities for internally developed Solution Items.</w:t>
      </w:r>
      <w:commentRangeEnd w:id="885"/>
      <w:r w:rsidR="00A37841" w:rsidRPr="00D2471B">
        <w:rPr>
          <w:rStyle w:val="CommentReference"/>
          <w:sz w:val="22"/>
          <w:szCs w:val="22"/>
        </w:rPr>
        <w:commentReference w:id="885"/>
      </w:r>
      <w:commentRangeEnd w:id="886"/>
      <w:r w:rsidR="00583991" w:rsidRPr="00D2471B">
        <w:rPr>
          <w:rStyle w:val="CommentReference"/>
          <w:sz w:val="22"/>
          <w:szCs w:val="22"/>
        </w:rPr>
        <w:commentReference w:id="886"/>
      </w:r>
    </w:p>
    <w:p w14:paraId="2CD15236" w14:textId="4AD7858D" w:rsidR="00087CDB" w:rsidRPr="00D2471B" w:rsidRDefault="00863595" w:rsidP="005901AC">
      <w:pPr>
        <w:pStyle w:val="ListParagraph"/>
        <w:numPr>
          <w:ilvl w:val="0"/>
          <w:numId w:val="72"/>
        </w:numPr>
      </w:pPr>
      <w:ins w:id="887" w:author="SCHECK Oliver" w:date="2026-09-14T13:55:00Z">
        <w:r w:rsidRPr="00D2471B">
          <w:t>Raise requests for prototype, test equipment, compliance assessment, obsolescence analysis, and other industrialisation support activities where required.</w:t>
        </w:r>
      </w:ins>
      <w:commentRangeStart w:id="888"/>
      <w:commentRangeStart w:id="889"/>
      <w:commentRangeEnd w:id="888"/>
      <w:r w:rsidR="005901AC" w:rsidRPr="00D2471B">
        <w:rPr>
          <w:rStyle w:val="CommentReference"/>
          <w:sz w:val="22"/>
          <w:szCs w:val="22"/>
        </w:rPr>
        <w:commentReference w:id="888"/>
      </w:r>
      <w:commentRangeEnd w:id="889"/>
      <w:r w:rsidR="002463E2" w:rsidRPr="00D2471B">
        <w:rPr>
          <w:rStyle w:val="CommentReference"/>
          <w:sz w:val="22"/>
          <w:szCs w:val="22"/>
        </w:rPr>
        <w:commentReference w:id="889"/>
      </w:r>
    </w:p>
    <w:p w14:paraId="14E1781F" w14:textId="13FF9FDB" w:rsidR="005901AC" w:rsidRPr="00D2471B" w:rsidRDefault="005901AC" w:rsidP="005901AC">
      <w:pPr>
        <w:pStyle w:val="ListParagraph"/>
        <w:numPr>
          <w:ilvl w:val="0"/>
          <w:numId w:val="72"/>
        </w:numPr>
      </w:pPr>
      <w:commentRangeStart w:id="890"/>
      <w:r w:rsidRPr="00D2471B">
        <w:t>Provide suppliers with the applicable Product Technical Specification and related technical inputs</w:t>
      </w:r>
      <w:ins w:id="891" w:author="Vannucchi Alessandro" w:date="2026-07-27T12:49:00Z">
        <w:r w:rsidR="00EA0883" w:rsidRPr="00D2471B">
          <w:t>, including the applicable circularity requirements (e.g. recycled and renewable content, material and substance declaration)</w:t>
        </w:r>
      </w:ins>
      <w:r w:rsidR="00EA0883" w:rsidRPr="00D2471B">
        <w:t>.</w:t>
      </w:r>
      <w:commentRangeEnd w:id="890"/>
      <w:r w:rsidRPr="00D2471B">
        <w:rPr>
          <w:rStyle w:val="CommentReference"/>
          <w:sz w:val="22"/>
          <w:szCs w:val="22"/>
        </w:rPr>
        <w:commentReference w:id="890"/>
      </w:r>
    </w:p>
    <w:p w14:paraId="28C9F78F" w14:textId="77777777" w:rsidR="005901AC" w:rsidRPr="00D2471B" w:rsidRDefault="005901AC" w:rsidP="005901AC">
      <w:pPr>
        <w:pStyle w:val="ListParagraph"/>
        <w:numPr>
          <w:ilvl w:val="0"/>
          <w:numId w:val="72"/>
        </w:numPr>
      </w:pPr>
      <w:r w:rsidRPr="00D2471B">
        <w:t>Ensure that externally procured items remain aligned with the Solution design and expected performance.</w:t>
      </w:r>
    </w:p>
    <w:p w14:paraId="672AE890" w14:textId="77777777" w:rsidR="005901AC" w:rsidRPr="00D2471B" w:rsidRDefault="005901AC" w:rsidP="005901AC">
      <w:pPr>
        <w:pStyle w:val="ListParagraph"/>
        <w:numPr>
          <w:ilvl w:val="0"/>
          <w:numId w:val="72"/>
        </w:numPr>
      </w:pPr>
      <w:r w:rsidRPr="00D2471B">
        <w:t>Manage supplier technical interactions and monitor supplier deliverables.</w:t>
      </w:r>
    </w:p>
    <w:p w14:paraId="7428BE51" w14:textId="77777777" w:rsidR="005901AC" w:rsidRPr="00D2471B" w:rsidRDefault="005901AC" w:rsidP="005901AC">
      <w:pPr>
        <w:pStyle w:val="ListParagraph"/>
        <w:numPr>
          <w:ilvl w:val="0"/>
          <w:numId w:val="72"/>
        </w:numPr>
      </w:pPr>
      <w:r w:rsidRPr="00D2471B">
        <w:t>Verify compliance of developed and procured items with requirements and specifications.</w:t>
      </w:r>
    </w:p>
    <w:p w14:paraId="6A3F496E" w14:textId="365A72A7" w:rsidR="00D93E64" w:rsidRPr="00D2471B" w:rsidRDefault="005901AC" w:rsidP="005901AC">
      <w:pPr>
        <w:pStyle w:val="ListParagraph"/>
        <w:numPr>
          <w:ilvl w:val="0"/>
          <w:numId w:val="72"/>
        </w:numPr>
      </w:pPr>
      <w:commentRangeStart w:id="892"/>
      <w:commentRangeStart w:id="893"/>
      <w:r w:rsidRPr="00D2471B">
        <w:t>Support integration of Solution Items into the overall Solution</w:t>
      </w:r>
      <w:commentRangeEnd w:id="892"/>
      <w:r w:rsidR="00360E97" w:rsidRPr="00D2471B">
        <w:rPr>
          <w:rStyle w:val="CommentReference"/>
          <w:sz w:val="22"/>
          <w:szCs w:val="22"/>
        </w:rPr>
        <w:commentReference w:id="892"/>
      </w:r>
      <w:commentRangeEnd w:id="893"/>
      <w:r w:rsidR="008440BE" w:rsidRPr="00D2471B">
        <w:rPr>
          <w:rStyle w:val="CommentReference"/>
          <w:sz w:val="22"/>
          <w:szCs w:val="22"/>
        </w:rPr>
        <w:commentReference w:id="893"/>
      </w:r>
      <w:r w:rsidRPr="00D2471B">
        <w:t>.</w:t>
      </w:r>
    </w:p>
    <w:p w14:paraId="65E0D35C" w14:textId="757B523B" w:rsidR="00AB7E9B" w:rsidRPr="00D2471B" w:rsidRDefault="00061E52" w:rsidP="00A37841">
      <w:pPr>
        <w:pStyle w:val="Heading2"/>
      </w:pPr>
      <w:bookmarkStart w:id="894" w:name="_Toc240452073"/>
      <w:r w:rsidRPr="00D2471B">
        <w:t xml:space="preserve">Integrate, </w:t>
      </w:r>
      <w:r w:rsidR="00AB7E9B" w:rsidRPr="00D2471B">
        <w:t>Verify &amp; Validate Solution (DD</w:t>
      </w:r>
      <w:r w:rsidR="004734CA" w:rsidRPr="00D2471B">
        <w:t>Q</w:t>
      </w:r>
      <w:r w:rsidR="00AB7E9B" w:rsidRPr="00D2471B">
        <w:t>-0</w:t>
      </w:r>
      <w:r w:rsidR="00E94EBA" w:rsidRPr="00D2471B">
        <w:t>7</w:t>
      </w:r>
      <w:r w:rsidR="00AB7E9B" w:rsidRPr="00D2471B">
        <w:t>)</w:t>
      </w:r>
      <w:bookmarkEnd w:id="894"/>
    </w:p>
    <w:p w14:paraId="7D195CD7" w14:textId="4C76499C" w:rsidR="00AB7E9B" w:rsidRPr="00D2471B" w:rsidRDefault="00AB7E9B" w:rsidP="00AB7E9B">
      <w:pPr>
        <w:pStyle w:val="Guidance"/>
        <w:ind w:left="720"/>
        <w:rPr>
          <w:i w:val="0"/>
          <w:color w:val="000000" w:themeColor="text1"/>
        </w:rPr>
      </w:pPr>
      <w:r w:rsidRPr="00D2471B">
        <w:rPr>
          <w:i w:val="0"/>
          <w:color w:val="000000" w:themeColor="text1"/>
        </w:rPr>
        <w:t xml:space="preserve">(Reference L2 docs: </w:t>
      </w:r>
      <w:ins w:id="895" w:author="SCHECK Oliver" w:date="2026-09-14T11:38:00Z" w16du:dateUtc="2026-09-14T09:38:00Z">
        <w:r w:rsidR="008F654B" w:rsidRPr="00D2471B">
          <w:rPr>
            <w:i w:val="0"/>
            <w:color w:val="000000" w:themeColor="text1"/>
          </w:rPr>
          <w:t>to be assigned</w:t>
        </w:r>
      </w:ins>
      <w:del w:id="896" w:author="SCHECK Oliver" w:date="2026-09-14T11:38:00Z" w16du:dateUtc="2026-09-14T09:38:00Z">
        <w:r w:rsidRPr="00D2471B" w:rsidDel="008F654B">
          <w:rPr>
            <w:i w:val="0"/>
            <w:color w:val="000000" w:themeColor="text1"/>
          </w:rPr>
          <w:delText>{</w:delText>
        </w:r>
        <w:r w:rsidRPr="00D2471B" w:rsidDel="008F654B">
          <w:rPr>
            <w:b/>
            <w:i w:val="0"/>
            <w:color w:val="000000" w:themeColor="text1"/>
          </w:rPr>
          <w:delText>Document code</w:delText>
        </w:r>
        <w:r w:rsidRPr="00D2471B" w:rsidDel="008F654B">
          <w:rPr>
            <w:i w:val="0"/>
            <w:color w:val="000000" w:themeColor="text1"/>
          </w:rPr>
          <w:delText>}</w:delText>
        </w:r>
      </w:del>
      <w:r w:rsidRPr="00D2471B">
        <w:rPr>
          <w:i w:val="0"/>
          <w:color w:val="000000" w:themeColor="text1"/>
        </w:rPr>
        <w:t>)</w:t>
      </w:r>
    </w:p>
    <w:p w14:paraId="52468D54" w14:textId="2DFF1950" w:rsidR="00D93E64" w:rsidRPr="00D2471B" w:rsidRDefault="00535364" w:rsidP="00D93E64">
      <w:commentRangeStart w:id="897"/>
      <w:commentRangeStart w:id="898"/>
      <w:r w:rsidRPr="00D2471B">
        <w:t xml:space="preserve">Throughout the </w:t>
      </w:r>
      <w:commentRangeStart w:id="899"/>
      <w:commentRangeStart w:id="900"/>
      <w:r w:rsidRPr="00D2471B">
        <w:t xml:space="preserve">Solution </w:t>
      </w:r>
      <w:ins w:id="901" w:author="SCHECK Oliver" w:date="2026-08-28T14:56:00Z" w16du:dateUtc="2026-08-28T12:56:00Z">
        <w:r w:rsidR="00932488" w:rsidRPr="00D2471B">
          <w:t xml:space="preserve">development </w:t>
        </w:r>
      </w:ins>
      <w:r w:rsidRPr="00D2471B">
        <w:t>lifecycle</w:t>
      </w:r>
      <w:commentRangeEnd w:id="899"/>
      <w:r w:rsidR="00E52959" w:rsidRPr="00D2471B">
        <w:rPr>
          <w:rStyle w:val="CommentReference"/>
          <w:sz w:val="22"/>
          <w:szCs w:val="22"/>
        </w:rPr>
        <w:commentReference w:id="899"/>
      </w:r>
      <w:commentRangeEnd w:id="900"/>
      <w:r w:rsidR="008C20AB" w:rsidRPr="00D2471B">
        <w:rPr>
          <w:rStyle w:val="CommentReference"/>
          <w:sz w:val="22"/>
          <w:szCs w:val="22"/>
        </w:rPr>
        <w:commentReference w:id="900"/>
      </w:r>
      <w:r w:rsidRPr="00D2471B">
        <w:t xml:space="preserve">, </w:t>
      </w:r>
      <w:r w:rsidR="00061E52" w:rsidRPr="00D2471B">
        <w:t xml:space="preserve">integration, </w:t>
      </w:r>
      <w:r w:rsidR="000251FD" w:rsidRPr="00D2471B">
        <w:t>v</w:t>
      </w:r>
      <w:r w:rsidRPr="00D2471B">
        <w:t>erification and validation activities are performed to demonstrate that the Solution meets applicable requirements and fulfils its intended use, providing the basis for acceptance</w:t>
      </w:r>
      <w:r w:rsidR="00D93E64" w:rsidRPr="00D2471B">
        <w:t>.</w:t>
      </w:r>
      <w:commentRangeEnd w:id="897"/>
      <w:r w:rsidR="00C91A3E" w:rsidRPr="00D2471B">
        <w:rPr>
          <w:rStyle w:val="CommentReference"/>
          <w:sz w:val="22"/>
          <w:szCs w:val="22"/>
        </w:rPr>
        <w:commentReference w:id="897"/>
      </w:r>
      <w:commentRangeEnd w:id="898"/>
      <w:r w:rsidR="00F25945" w:rsidRPr="00D2471B">
        <w:rPr>
          <w:rStyle w:val="CommentReference"/>
          <w:sz w:val="22"/>
          <w:szCs w:val="22"/>
        </w:rPr>
        <w:commentReference w:id="898"/>
      </w:r>
    </w:p>
    <w:p w14:paraId="3740A53A" w14:textId="6CFAEBFB" w:rsidR="00D93E64" w:rsidRPr="00D2471B" w:rsidRDefault="00D93E64" w:rsidP="00F5628D">
      <w:pPr>
        <w:keepNext/>
      </w:pPr>
      <w:r w:rsidRPr="00D2471B">
        <w:t xml:space="preserve">The Solution </w:t>
      </w:r>
      <w:ins w:id="902" w:author="SCHECK Oliver" w:date="2026-08-28T14:31:00Z" w16du:dateUtc="2026-08-28T12:31:00Z">
        <w:r w:rsidR="00424DE4" w:rsidRPr="00D2471B">
          <w:t xml:space="preserve">Development </w:t>
        </w:r>
      </w:ins>
      <w:r w:rsidRPr="00D2471B">
        <w:t xml:space="preserve">Team shall perform the </w:t>
      </w:r>
      <w:commentRangeStart w:id="903"/>
      <w:commentRangeStart w:id="904"/>
      <w:r w:rsidRPr="00D2471B">
        <w:t>following activities</w:t>
      </w:r>
      <w:commentRangeEnd w:id="903"/>
      <w:r w:rsidR="00E52959" w:rsidRPr="00D2471B">
        <w:rPr>
          <w:rStyle w:val="CommentReference"/>
          <w:sz w:val="22"/>
          <w:szCs w:val="22"/>
        </w:rPr>
        <w:commentReference w:id="903"/>
      </w:r>
      <w:commentRangeEnd w:id="904"/>
      <w:r w:rsidR="002977F3" w:rsidRPr="00D2471B">
        <w:rPr>
          <w:rStyle w:val="CommentReference"/>
          <w:sz w:val="22"/>
          <w:szCs w:val="22"/>
        </w:rPr>
        <w:commentReference w:id="904"/>
      </w:r>
      <w:r w:rsidRPr="00D2471B">
        <w:t>:</w:t>
      </w:r>
    </w:p>
    <w:p w14:paraId="3B36EA5C" w14:textId="0BE36DA2" w:rsidR="00535364" w:rsidRPr="00D2471B" w:rsidRDefault="7C070E9F" w:rsidP="02F0E3EF">
      <w:pPr>
        <w:pStyle w:val="ListParagraph"/>
        <w:numPr>
          <w:ilvl w:val="0"/>
          <w:numId w:val="72"/>
        </w:numPr>
      </w:pPr>
      <w:r w:rsidRPr="00D2471B">
        <w:t xml:space="preserve">Perform requirements review to define </w:t>
      </w:r>
      <w:r w:rsidR="00AB564D" w:rsidRPr="00D2471B">
        <w:t xml:space="preserve">integration, </w:t>
      </w:r>
      <w:r w:rsidRPr="00D2471B">
        <w:t>verification and validation strategy.</w:t>
      </w:r>
    </w:p>
    <w:p w14:paraId="15008BC8" w14:textId="3474B2AC" w:rsidR="00535364" w:rsidRPr="00D2471B" w:rsidRDefault="7C070E9F" w:rsidP="02F0E3EF">
      <w:pPr>
        <w:pStyle w:val="ListParagraph"/>
        <w:numPr>
          <w:ilvl w:val="0"/>
          <w:numId w:val="72"/>
        </w:numPr>
      </w:pPr>
      <w:r w:rsidRPr="00D2471B">
        <w:t>Perform verification method analysis and complete Requirements Traceability Mat</w:t>
      </w:r>
      <w:r w:rsidR="00DB60F9" w:rsidRPr="00D2471B">
        <w:t>r</w:t>
      </w:r>
      <w:r w:rsidRPr="00D2471B">
        <w:t>i</w:t>
      </w:r>
      <w:del w:id="905" w:author="SCHECK Oliver" w:date="2026-09-09T10:49:00Z" w16du:dateUtc="2026-09-09T08:49:00Z">
        <w:r w:rsidRPr="00D2471B" w:rsidDel="00D75982">
          <w:delText>x</w:delText>
        </w:r>
      </w:del>
      <w:r w:rsidRPr="00D2471B">
        <w:t xml:space="preserve"> (RTM) with evidence of compliance</w:t>
      </w:r>
      <w:r w:rsidR="00DB60F9" w:rsidRPr="00D2471B">
        <w:t>.</w:t>
      </w:r>
    </w:p>
    <w:p w14:paraId="2DC85E5A" w14:textId="3DFF80A1" w:rsidR="00535364" w:rsidRPr="00D2471B" w:rsidRDefault="453D68A3" w:rsidP="000251FD">
      <w:pPr>
        <w:pStyle w:val="ListParagraph"/>
        <w:numPr>
          <w:ilvl w:val="0"/>
          <w:numId w:val="72"/>
        </w:numPr>
      </w:pPr>
      <w:commentRangeStart w:id="906"/>
      <w:commentRangeStart w:id="907"/>
      <w:commentRangeStart w:id="908"/>
      <w:commentRangeStart w:id="909"/>
      <w:r w:rsidRPr="00D2471B">
        <w:t xml:space="preserve">Perform </w:t>
      </w:r>
      <w:r w:rsidR="00AB564D" w:rsidRPr="00D2471B">
        <w:t xml:space="preserve">integration, </w:t>
      </w:r>
      <w:r w:rsidRPr="00D2471B">
        <w:t>verification</w:t>
      </w:r>
      <w:ins w:id="910" w:author="SCHECK Oliver" w:date="2026-09-14T13:56:00Z" w16du:dateUtc="2026-09-14T11:56:00Z">
        <w:r w:rsidR="00BF56FE" w:rsidRPr="00D2471B">
          <w:t xml:space="preserve">, </w:t>
        </w:r>
      </w:ins>
      <w:ins w:id="911" w:author="SCHECK Oliver" w:date="2026-09-14T13:56:00Z">
        <w:r w:rsidR="00BF56FE" w:rsidRPr="00D2471B">
          <w:t>qualification</w:t>
        </w:r>
      </w:ins>
      <w:r w:rsidRPr="00D2471B">
        <w:t xml:space="preserve"> and validation activities across the Solution </w:t>
      </w:r>
      <w:ins w:id="912" w:author="SCHECK Oliver" w:date="2026-08-28T14:57:00Z" w16du:dateUtc="2026-08-28T12:57:00Z">
        <w:r w:rsidR="00932488" w:rsidRPr="00D2471B">
          <w:t xml:space="preserve">development </w:t>
        </w:r>
      </w:ins>
      <w:r w:rsidRPr="00D2471B">
        <w:t>lifecycle</w:t>
      </w:r>
      <w:ins w:id="913" w:author="SCHECK Oliver" w:date="2026-09-14T13:56:00Z" w16du:dateUtc="2026-09-14T11:56:00Z">
        <w:r w:rsidR="00243040" w:rsidRPr="00D2471B">
          <w:t xml:space="preserve"> to demonstrate compliance with </w:t>
        </w:r>
        <w:r w:rsidR="009C58BE" w:rsidRPr="00D2471B">
          <w:t>the S</w:t>
        </w:r>
        <w:r w:rsidR="00243040" w:rsidRPr="00D2471B">
          <w:t>olution requirements</w:t>
        </w:r>
      </w:ins>
      <w:r w:rsidRPr="00D2471B">
        <w:t>.</w:t>
      </w:r>
      <w:commentRangeEnd w:id="908"/>
      <w:r w:rsidR="00007DA2" w:rsidRPr="00D2471B">
        <w:rPr>
          <w:rStyle w:val="CommentReference"/>
          <w:sz w:val="22"/>
          <w:szCs w:val="22"/>
        </w:rPr>
        <w:commentReference w:id="908"/>
      </w:r>
      <w:commentRangeEnd w:id="909"/>
      <w:r w:rsidR="00EA52E4" w:rsidRPr="00D2471B">
        <w:rPr>
          <w:rStyle w:val="CommentReference"/>
          <w:sz w:val="22"/>
          <w:szCs w:val="22"/>
        </w:rPr>
        <w:commentReference w:id="909"/>
      </w:r>
      <w:commentRangeEnd w:id="906"/>
      <w:r w:rsidRPr="00D2471B">
        <w:rPr>
          <w:rStyle w:val="CommentReference"/>
          <w:sz w:val="22"/>
          <w:szCs w:val="22"/>
        </w:rPr>
        <w:commentReference w:id="906"/>
      </w:r>
      <w:commentRangeEnd w:id="907"/>
      <w:r w:rsidR="00561EB2" w:rsidRPr="00D2471B">
        <w:rPr>
          <w:rStyle w:val="CommentReference"/>
          <w:sz w:val="22"/>
          <w:szCs w:val="22"/>
        </w:rPr>
        <w:commentReference w:id="907"/>
      </w:r>
    </w:p>
    <w:p w14:paraId="7AD87FD4" w14:textId="77777777" w:rsidR="00535364" w:rsidRPr="00D2471B" w:rsidRDefault="00535364" w:rsidP="000251FD">
      <w:pPr>
        <w:pStyle w:val="ListParagraph"/>
        <w:numPr>
          <w:ilvl w:val="0"/>
          <w:numId w:val="72"/>
        </w:numPr>
      </w:pPr>
      <w:r w:rsidRPr="00D2471B">
        <w:t>Confirm that the Solution definition, work products, and realised Solution meet applicable requirements.</w:t>
      </w:r>
    </w:p>
    <w:p w14:paraId="5EACDFC0" w14:textId="77777777" w:rsidR="00535364" w:rsidRPr="00D2471B" w:rsidRDefault="00535364" w:rsidP="000251FD">
      <w:pPr>
        <w:pStyle w:val="ListParagraph"/>
        <w:numPr>
          <w:ilvl w:val="0"/>
          <w:numId w:val="72"/>
        </w:numPr>
      </w:pPr>
      <w:r w:rsidRPr="00D2471B">
        <w:t>Confirm that the Solution is fit for its intended use.</w:t>
      </w:r>
    </w:p>
    <w:p w14:paraId="2910ACC8" w14:textId="77777777" w:rsidR="00535364" w:rsidRPr="00D2471B" w:rsidRDefault="00535364" w:rsidP="000251FD">
      <w:pPr>
        <w:pStyle w:val="ListParagraph"/>
        <w:numPr>
          <w:ilvl w:val="0"/>
          <w:numId w:val="72"/>
        </w:numPr>
      </w:pPr>
      <w:r w:rsidRPr="00D2471B">
        <w:t>Plan and execute review, analysis, inspection, demonstration, and test activities.</w:t>
      </w:r>
    </w:p>
    <w:p w14:paraId="7FC13AEF" w14:textId="77777777" w:rsidR="00535364" w:rsidRPr="00D2471B" w:rsidRDefault="00535364" w:rsidP="000251FD">
      <w:pPr>
        <w:pStyle w:val="ListParagraph"/>
        <w:numPr>
          <w:ilvl w:val="0"/>
          <w:numId w:val="72"/>
        </w:numPr>
      </w:pPr>
      <w:r w:rsidRPr="00D2471B">
        <w:t>Perform integration activities supporting verification and validation.</w:t>
      </w:r>
    </w:p>
    <w:p w14:paraId="32FEF190" w14:textId="7F3C3565" w:rsidR="00535364" w:rsidRPr="00D2471B" w:rsidRDefault="00535364" w:rsidP="000251FD">
      <w:pPr>
        <w:pStyle w:val="ListParagraph"/>
        <w:numPr>
          <w:ilvl w:val="0"/>
          <w:numId w:val="72"/>
        </w:numPr>
      </w:pPr>
      <w:r w:rsidRPr="00D2471B">
        <w:t>Collect and maintain evidence</w:t>
      </w:r>
      <w:ins w:id="914" w:author="Gerhard BRUHNS" w:date="2026-07-31T16:39:00Z">
        <w:r w:rsidR="00AE369A" w:rsidRPr="00D2471B">
          <w:t>s</w:t>
        </w:r>
      </w:ins>
      <w:r w:rsidRPr="00D2471B">
        <w:t xml:space="preserve"> supporting compliance, completeness, and acceptance.</w:t>
      </w:r>
    </w:p>
    <w:p w14:paraId="7985FC33" w14:textId="67E83097" w:rsidR="00535364" w:rsidRPr="00D2471B" w:rsidRDefault="00535364" w:rsidP="000251FD">
      <w:pPr>
        <w:pStyle w:val="ListParagraph"/>
        <w:numPr>
          <w:ilvl w:val="0"/>
          <w:numId w:val="72"/>
        </w:numPr>
      </w:pPr>
      <w:r w:rsidRPr="00D2471B">
        <w:t>Ensure traceability between requirements, verification activities, and results.</w:t>
      </w:r>
    </w:p>
    <w:p w14:paraId="24291708" w14:textId="25655BE9" w:rsidR="00535364" w:rsidRPr="00D2471B" w:rsidRDefault="00535364" w:rsidP="000251FD">
      <w:pPr>
        <w:pStyle w:val="ListParagraph"/>
        <w:numPr>
          <w:ilvl w:val="0"/>
          <w:numId w:val="72"/>
        </w:numPr>
      </w:pPr>
      <w:commentRangeStart w:id="915"/>
      <w:commentRangeStart w:id="916"/>
      <w:r w:rsidRPr="00D2471B">
        <w:t xml:space="preserve">Identify issues during </w:t>
      </w:r>
      <w:ins w:id="917" w:author="SCHECK Oliver" w:date="2026-09-08T14:28:00Z" w16du:dateUtc="2026-09-08T12:28:00Z">
        <w:r w:rsidR="0016266F" w:rsidRPr="00D2471B">
          <w:t xml:space="preserve">integration, </w:t>
        </w:r>
      </w:ins>
      <w:r w:rsidRPr="00D2471B">
        <w:t>pre-verification, verification, and validation activities.</w:t>
      </w:r>
      <w:commentRangeEnd w:id="915"/>
      <w:r w:rsidR="00E52959" w:rsidRPr="00D2471B">
        <w:rPr>
          <w:rStyle w:val="CommentReference"/>
          <w:sz w:val="22"/>
          <w:szCs w:val="22"/>
        </w:rPr>
        <w:commentReference w:id="915"/>
      </w:r>
      <w:commentRangeEnd w:id="916"/>
      <w:r w:rsidR="00FB1FF6" w:rsidRPr="00D2471B">
        <w:rPr>
          <w:rStyle w:val="CommentReference"/>
          <w:sz w:val="22"/>
          <w:szCs w:val="22"/>
        </w:rPr>
        <w:commentReference w:id="916"/>
      </w:r>
    </w:p>
    <w:p w14:paraId="576553F7" w14:textId="77777777" w:rsidR="00535364" w:rsidRPr="00D2471B" w:rsidRDefault="00535364" w:rsidP="000251FD">
      <w:pPr>
        <w:pStyle w:val="ListParagraph"/>
        <w:numPr>
          <w:ilvl w:val="0"/>
          <w:numId w:val="72"/>
        </w:numPr>
      </w:pPr>
      <w:r w:rsidRPr="00D2471B">
        <w:t>Address identified issues and perform re-assessment as necessary.</w:t>
      </w:r>
    </w:p>
    <w:p w14:paraId="6E2B6075" w14:textId="780BC17E" w:rsidR="00D93E64" w:rsidRPr="00D2471B" w:rsidRDefault="00535364" w:rsidP="000251FD">
      <w:pPr>
        <w:pStyle w:val="ListParagraph"/>
        <w:numPr>
          <w:ilvl w:val="0"/>
          <w:numId w:val="72"/>
        </w:numPr>
      </w:pPr>
      <w:r w:rsidRPr="00D2471B">
        <w:t xml:space="preserve">Consolidate results into a </w:t>
      </w:r>
      <w:r w:rsidR="00420F86" w:rsidRPr="00D2471B">
        <w:t xml:space="preserve">complete, </w:t>
      </w:r>
      <w:r w:rsidRPr="00D2471B">
        <w:t>consistent and traceable body of evidence</w:t>
      </w:r>
      <w:r w:rsidR="00BF17DA" w:rsidRPr="00D2471B">
        <w:t xml:space="preserve"> supporting Solution </w:t>
      </w:r>
      <w:commentRangeStart w:id="918"/>
      <w:commentRangeStart w:id="919"/>
      <w:r w:rsidR="00BF17DA" w:rsidRPr="00D2471B">
        <w:t>acceptance</w:t>
      </w:r>
      <w:commentRangeEnd w:id="918"/>
      <w:r w:rsidR="006425A3" w:rsidRPr="00D2471B">
        <w:rPr>
          <w:rStyle w:val="CommentReference"/>
          <w:sz w:val="22"/>
          <w:szCs w:val="22"/>
        </w:rPr>
        <w:commentReference w:id="918"/>
      </w:r>
      <w:commentRangeEnd w:id="919"/>
      <w:r w:rsidR="00D75982" w:rsidRPr="00D2471B">
        <w:rPr>
          <w:rStyle w:val="CommentReference"/>
          <w:sz w:val="22"/>
          <w:szCs w:val="22"/>
        </w:rPr>
        <w:commentReference w:id="919"/>
      </w:r>
      <w:r w:rsidRPr="00D2471B">
        <w:t>.</w:t>
      </w:r>
    </w:p>
    <w:p w14:paraId="28DE5996" w14:textId="72BBC630" w:rsidR="00AB7E9B" w:rsidRPr="00D2471B" w:rsidRDefault="00AB7E9B" w:rsidP="00A37841">
      <w:pPr>
        <w:pStyle w:val="Heading2"/>
      </w:pPr>
      <w:bookmarkStart w:id="920" w:name="_Toc240452074"/>
      <w:r w:rsidRPr="00D2471B">
        <w:t>CyberSecure Solution (DD</w:t>
      </w:r>
      <w:r w:rsidR="004734CA" w:rsidRPr="00D2471B">
        <w:t>Q</w:t>
      </w:r>
      <w:r w:rsidRPr="00D2471B">
        <w:t>-0</w:t>
      </w:r>
      <w:r w:rsidR="00E94EBA" w:rsidRPr="00D2471B">
        <w:t>8</w:t>
      </w:r>
      <w:r w:rsidRPr="00D2471B">
        <w:t>)</w:t>
      </w:r>
      <w:bookmarkEnd w:id="920"/>
    </w:p>
    <w:p w14:paraId="751F855D" w14:textId="15CF5308" w:rsidR="00AB7E9B" w:rsidRPr="00D2471B" w:rsidRDefault="00AB7E9B" w:rsidP="00AB7E9B">
      <w:pPr>
        <w:pStyle w:val="Guidance"/>
        <w:ind w:left="720"/>
        <w:rPr>
          <w:i w:val="0"/>
          <w:color w:val="000000" w:themeColor="text1"/>
        </w:rPr>
      </w:pPr>
      <w:commentRangeStart w:id="921"/>
      <w:commentRangeStart w:id="922"/>
      <w:r w:rsidRPr="00D2471B">
        <w:rPr>
          <w:i w:val="0"/>
          <w:color w:val="000000" w:themeColor="text1"/>
        </w:rPr>
        <w:t xml:space="preserve">(Reference L2 docs: </w:t>
      </w:r>
      <w:ins w:id="923" w:author="SCHECK Oliver" w:date="2026-09-14T11:39:00Z" w16du:dateUtc="2026-09-14T09:39:00Z">
        <w:r w:rsidR="008F654B" w:rsidRPr="00D2471B">
          <w:rPr>
            <w:i w:val="0"/>
            <w:color w:val="000000" w:themeColor="text1"/>
          </w:rPr>
          <w:t>to be assigned</w:t>
        </w:r>
      </w:ins>
      <w:del w:id="924" w:author="SCHECK Oliver" w:date="2026-09-14T11:39:00Z" w16du:dateUtc="2026-09-14T09:39:00Z">
        <w:r w:rsidRPr="00D2471B" w:rsidDel="008F654B">
          <w:rPr>
            <w:i w:val="0"/>
            <w:color w:val="000000" w:themeColor="text1"/>
          </w:rPr>
          <w:delText>{</w:delText>
        </w:r>
        <w:r w:rsidRPr="00D2471B" w:rsidDel="008F654B">
          <w:rPr>
            <w:b/>
            <w:i w:val="0"/>
            <w:color w:val="000000" w:themeColor="text1"/>
          </w:rPr>
          <w:delText>Document code</w:delText>
        </w:r>
        <w:r w:rsidRPr="00D2471B" w:rsidDel="008F654B">
          <w:rPr>
            <w:i w:val="0"/>
            <w:color w:val="000000" w:themeColor="text1"/>
          </w:rPr>
          <w:delText>}</w:delText>
        </w:r>
      </w:del>
      <w:r w:rsidRPr="00D2471B">
        <w:rPr>
          <w:i w:val="0"/>
          <w:color w:val="000000" w:themeColor="text1"/>
        </w:rPr>
        <w:t>)</w:t>
      </w:r>
      <w:commentRangeEnd w:id="921"/>
      <w:r w:rsidR="00F526E0" w:rsidRPr="00D2471B">
        <w:rPr>
          <w:rStyle w:val="CommentReference"/>
          <w:i w:val="0"/>
          <w:color w:val="000000" w:themeColor="text1"/>
          <w:sz w:val="22"/>
          <w:szCs w:val="22"/>
        </w:rPr>
        <w:commentReference w:id="921"/>
      </w:r>
      <w:commentRangeEnd w:id="922"/>
      <w:r w:rsidR="002318A2" w:rsidRPr="00D2471B">
        <w:rPr>
          <w:rStyle w:val="CommentReference"/>
          <w:i w:val="0"/>
          <w:color w:val="000000" w:themeColor="text1"/>
          <w:sz w:val="22"/>
          <w:szCs w:val="22"/>
        </w:rPr>
        <w:commentReference w:id="922"/>
      </w:r>
    </w:p>
    <w:p w14:paraId="4E40965D" w14:textId="2E59FB4A" w:rsidR="00D93E64" w:rsidRPr="00D2471B" w:rsidRDefault="00C502EB" w:rsidP="00D93E64">
      <w:commentRangeStart w:id="925"/>
      <w:commentRangeStart w:id="926"/>
      <w:r w:rsidRPr="00D2471B">
        <w:t xml:space="preserve">Throughout the Solution </w:t>
      </w:r>
      <w:ins w:id="927" w:author="SCHECK Oliver" w:date="2026-08-28T14:57:00Z" w16du:dateUtc="2026-08-28T12:57:00Z">
        <w:r w:rsidR="00932488" w:rsidRPr="00D2471B">
          <w:t xml:space="preserve">development </w:t>
        </w:r>
      </w:ins>
      <w:r w:rsidRPr="00D2471B">
        <w:t xml:space="preserve">lifecycle, </w:t>
      </w:r>
      <w:r w:rsidR="0028550D" w:rsidRPr="00D2471B">
        <w:t>c</w:t>
      </w:r>
      <w:r w:rsidRPr="00D2471B">
        <w:t>ybersecurity activities are defined and implemented to ensure that the Solution is developed, maintained, and accepted in accordance with applicable cybersecurity requirements, constraints, and standards</w:t>
      </w:r>
      <w:r w:rsidR="00D93E64" w:rsidRPr="00D2471B">
        <w:t>.</w:t>
      </w:r>
      <w:commentRangeEnd w:id="925"/>
      <w:r w:rsidR="009A713E" w:rsidRPr="00D2471B">
        <w:rPr>
          <w:rStyle w:val="CommentReference"/>
          <w:sz w:val="22"/>
          <w:szCs w:val="22"/>
        </w:rPr>
        <w:commentReference w:id="925"/>
      </w:r>
      <w:commentRangeEnd w:id="926"/>
      <w:r w:rsidR="005C3863" w:rsidRPr="00D2471B">
        <w:rPr>
          <w:rStyle w:val="CommentReference"/>
          <w:sz w:val="22"/>
          <w:szCs w:val="22"/>
        </w:rPr>
        <w:commentReference w:id="926"/>
      </w:r>
      <w:ins w:id="928" w:author="SCHECK Oliver" w:date="2026-08-28T15:31:00Z" w16du:dateUtc="2026-08-28T13:31:00Z">
        <w:r w:rsidR="00584ABE" w:rsidRPr="00D2471B">
          <w:t xml:space="preserve"> </w:t>
        </w:r>
      </w:ins>
      <w:ins w:id="929" w:author="SCHECK Oliver" w:date="2026-08-28T15:32:00Z" w16du:dateUtc="2026-08-28T13:32:00Z">
        <w:r w:rsidR="00584ABE" w:rsidRPr="00D2471B">
          <w:t>Cybersecurity shall be implemented in compliance with the applicable Solution Design Policy.</w:t>
        </w:r>
      </w:ins>
    </w:p>
    <w:p w14:paraId="2115F24C" w14:textId="6B06147A" w:rsidR="0028550D" w:rsidRPr="00D2471B" w:rsidRDefault="0028550D" w:rsidP="006A1583">
      <w:pPr>
        <w:keepNext/>
      </w:pPr>
      <w:r w:rsidRPr="00D2471B">
        <w:t xml:space="preserve">The </w:t>
      </w:r>
      <w:commentRangeStart w:id="930"/>
      <w:commentRangeStart w:id="931"/>
      <w:r w:rsidRPr="00D2471B">
        <w:t xml:space="preserve">Solution </w:t>
      </w:r>
      <w:ins w:id="932" w:author="SCHECK Oliver" w:date="2026-08-28T14:31:00Z" w16du:dateUtc="2026-08-28T12:31:00Z">
        <w:r w:rsidR="00424DE4" w:rsidRPr="00D2471B">
          <w:t xml:space="preserve">Development </w:t>
        </w:r>
      </w:ins>
      <w:r w:rsidRPr="00D2471B">
        <w:t xml:space="preserve">Team </w:t>
      </w:r>
      <w:commentRangeEnd w:id="930"/>
      <w:r w:rsidR="007F2A69" w:rsidRPr="00D2471B">
        <w:rPr>
          <w:rStyle w:val="CommentReference"/>
          <w:sz w:val="22"/>
          <w:szCs w:val="22"/>
        </w:rPr>
        <w:commentReference w:id="930"/>
      </w:r>
      <w:commentRangeEnd w:id="931"/>
      <w:r w:rsidR="00B62CD9" w:rsidRPr="00D2471B">
        <w:rPr>
          <w:rStyle w:val="CommentReference"/>
          <w:sz w:val="22"/>
          <w:szCs w:val="22"/>
        </w:rPr>
        <w:commentReference w:id="931"/>
      </w:r>
      <w:r w:rsidRPr="00D2471B">
        <w:t>shall perform the following activities:</w:t>
      </w:r>
    </w:p>
    <w:p w14:paraId="27E526E7" w14:textId="4C732E2E" w:rsidR="000414F6" w:rsidRPr="00D2471B" w:rsidRDefault="00352255" w:rsidP="000414F6">
      <w:pPr>
        <w:pStyle w:val="ListParagraph"/>
        <w:numPr>
          <w:ilvl w:val="0"/>
          <w:numId w:val="72"/>
        </w:numPr>
      </w:pPr>
      <w:r w:rsidRPr="00D2471B">
        <w:t>Define</w:t>
      </w:r>
      <w:r w:rsidR="003D793F" w:rsidRPr="00D2471B">
        <w:t>, plan,</w:t>
      </w:r>
      <w:r w:rsidRPr="00D2471B">
        <w:t xml:space="preserve"> and i</w:t>
      </w:r>
      <w:r w:rsidR="000414F6" w:rsidRPr="00D2471B">
        <w:t xml:space="preserve">mplement cybersecurity activities throughout the Solution </w:t>
      </w:r>
      <w:ins w:id="933" w:author="SCHECK Oliver" w:date="2026-08-28T14:57:00Z" w16du:dateUtc="2026-08-28T12:57:00Z">
        <w:r w:rsidR="00932488" w:rsidRPr="00D2471B">
          <w:t xml:space="preserve">development </w:t>
        </w:r>
      </w:ins>
      <w:r w:rsidR="000414F6" w:rsidRPr="00D2471B">
        <w:t>lifecycle.</w:t>
      </w:r>
    </w:p>
    <w:p w14:paraId="5BE0ACF8" w14:textId="0B551F93" w:rsidR="0028550D" w:rsidRPr="00D2471B" w:rsidRDefault="0028550D" w:rsidP="0028550D">
      <w:pPr>
        <w:pStyle w:val="ListParagraph"/>
        <w:numPr>
          <w:ilvl w:val="0"/>
          <w:numId w:val="72"/>
        </w:numPr>
      </w:pPr>
      <w:r w:rsidRPr="00D2471B">
        <w:t>Ensure that the Solution is developed and maintained in accordance with the applicable cybersecurity context, requirements, constraints, and recognised standards</w:t>
      </w:r>
      <w:ins w:id="934" w:author="SCHECK Oliver" w:date="2026-08-28T15:32:00Z" w16du:dateUtc="2026-08-28T13:32:00Z">
        <w:r w:rsidR="00B13B1D" w:rsidRPr="00D2471B">
          <w:t xml:space="preserve"> (e.g. CRA)</w:t>
        </w:r>
      </w:ins>
      <w:r w:rsidRPr="00D2471B">
        <w:t>.</w:t>
      </w:r>
    </w:p>
    <w:p w14:paraId="55588A4F" w14:textId="77777777" w:rsidR="0028550D" w:rsidRPr="00D2471B" w:rsidRDefault="0028550D" w:rsidP="0028550D">
      <w:pPr>
        <w:pStyle w:val="ListParagraph"/>
        <w:numPr>
          <w:ilvl w:val="0"/>
          <w:numId w:val="72"/>
        </w:numPr>
      </w:pPr>
      <w:r w:rsidRPr="00D2471B">
        <w:t>Perform cybersecurity assessments across the relevant levels of the Solution.</w:t>
      </w:r>
    </w:p>
    <w:p w14:paraId="40BEE38C" w14:textId="77777777" w:rsidR="0028550D" w:rsidRPr="00D2471B" w:rsidRDefault="0028550D" w:rsidP="0028550D">
      <w:pPr>
        <w:pStyle w:val="ListParagraph"/>
        <w:numPr>
          <w:ilvl w:val="0"/>
          <w:numId w:val="72"/>
        </w:numPr>
      </w:pPr>
      <w:r w:rsidRPr="00D2471B">
        <w:t>Identify, evaluate, and manage cybersecurity risks.</w:t>
      </w:r>
    </w:p>
    <w:p w14:paraId="762C4C72" w14:textId="65EC0A78" w:rsidR="0028550D" w:rsidRPr="00D2471B" w:rsidRDefault="0028425F" w:rsidP="0028550D">
      <w:pPr>
        <w:pStyle w:val="ListParagraph"/>
        <w:numPr>
          <w:ilvl w:val="0"/>
          <w:numId w:val="72"/>
        </w:numPr>
      </w:pPr>
      <w:r w:rsidRPr="00D2471B">
        <w:t>Prepare</w:t>
      </w:r>
      <w:r w:rsidR="0028550D" w:rsidRPr="00D2471B">
        <w:t xml:space="preserve"> and maintain the cybersecurity management </w:t>
      </w:r>
      <w:r w:rsidR="00D301C6" w:rsidRPr="00D2471B">
        <w:t xml:space="preserve">reporting </w:t>
      </w:r>
      <w:r w:rsidR="0028550D" w:rsidRPr="00D2471B">
        <w:t>as the Solution definition matures.</w:t>
      </w:r>
    </w:p>
    <w:p w14:paraId="1C7DA269" w14:textId="77777777" w:rsidR="0028550D" w:rsidRPr="00D2471B" w:rsidRDefault="0028550D" w:rsidP="0028550D">
      <w:pPr>
        <w:pStyle w:val="ListParagraph"/>
        <w:numPr>
          <w:ilvl w:val="0"/>
          <w:numId w:val="72"/>
        </w:numPr>
      </w:pPr>
      <w:r w:rsidRPr="00D2471B">
        <w:t>Produce outputs required to demonstrate that cybersecurity risks are controlled and aligned with acceptance criteria.</w:t>
      </w:r>
    </w:p>
    <w:p w14:paraId="78D4BF75" w14:textId="1FA980AD" w:rsidR="00D93E64" w:rsidRPr="00D2471B" w:rsidRDefault="0028550D" w:rsidP="0028550D">
      <w:pPr>
        <w:pStyle w:val="ListParagraph"/>
        <w:numPr>
          <w:ilvl w:val="0"/>
          <w:numId w:val="72"/>
        </w:numPr>
      </w:pPr>
      <w:r w:rsidRPr="00D2471B">
        <w:t>Support integration of cybersecurity considerations into design, development, and verification activities.</w:t>
      </w:r>
    </w:p>
    <w:p w14:paraId="35E46584" w14:textId="155224D1" w:rsidR="00AB7E9B" w:rsidRPr="00D2471B" w:rsidRDefault="0062430B" w:rsidP="00A37841">
      <w:pPr>
        <w:pStyle w:val="Heading2"/>
      </w:pPr>
      <w:bookmarkStart w:id="935" w:name="_Toc240452075"/>
      <w:commentRangeStart w:id="936"/>
      <w:commentRangeStart w:id="937"/>
      <w:r w:rsidRPr="00D2471B">
        <w:rPr>
          <w:highlight w:val="yellow"/>
          <w:rPrChange w:id="938" w:author="SCHECK Oliver" w:date="2026-09-15T08:53:00Z" w16du:dateUtc="2026-09-15T06:53:00Z">
            <w:rPr/>
          </w:rPrChange>
        </w:rPr>
        <w:t>Manage</w:t>
      </w:r>
      <w:commentRangeEnd w:id="936"/>
      <w:r w:rsidR="000254E4" w:rsidRPr="00D2471B">
        <w:rPr>
          <w:rStyle w:val="CommentReference"/>
          <w:sz w:val="24"/>
          <w:szCs w:val="24"/>
        </w:rPr>
        <w:commentReference w:id="936"/>
      </w:r>
      <w:commentRangeEnd w:id="937"/>
      <w:r w:rsidRPr="00D2471B">
        <w:rPr>
          <w:rStyle w:val="CommentReference"/>
          <w:sz w:val="24"/>
          <w:szCs w:val="24"/>
        </w:rPr>
        <w:commentReference w:id="937"/>
      </w:r>
      <w:r w:rsidRPr="00D2471B">
        <w:t xml:space="preserve"> Solution </w:t>
      </w:r>
      <w:r w:rsidR="00AB7E9B" w:rsidRPr="00D2471B">
        <w:t>Obsolescence</w:t>
      </w:r>
      <w:r w:rsidR="00703A58" w:rsidRPr="00D2471B">
        <w:t xml:space="preserve"> </w:t>
      </w:r>
      <w:r w:rsidR="00AB7E9B" w:rsidRPr="00D2471B">
        <w:t>(DD</w:t>
      </w:r>
      <w:r w:rsidR="004734CA" w:rsidRPr="00D2471B">
        <w:t>Q</w:t>
      </w:r>
      <w:r w:rsidR="00AB7E9B" w:rsidRPr="00D2471B">
        <w:t>-</w:t>
      </w:r>
      <w:r w:rsidR="00E94EBA" w:rsidRPr="00D2471B">
        <w:t>09</w:t>
      </w:r>
      <w:r w:rsidR="00AB7E9B" w:rsidRPr="00D2471B">
        <w:t>)</w:t>
      </w:r>
      <w:bookmarkEnd w:id="935"/>
    </w:p>
    <w:p w14:paraId="16175006" w14:textId="61B5DA2E" w:rsidR="00AB7E9B" w:rsidRPr="00D07445" w:rsidRDefault="00AB7E9B" w:rsidP="00AB7E9B">
      <w:pPr>
        <w:pStyle w:val="Guidance"/>
        <w:ind w:left="720"/>
        <w:rPr>
          <w:i w:val="0"/>
          <w:color w:val="000000" w:themeColor="text1"/>
        </w:rPr>
      </w:pPr>
      <w:r w:rsidRPr="00D07445">
        <w:rPr>
          <w:i w:val="0"/>
          <w:color w:val="000000" w:themeColor="text1"/>
        </w:rPr>
        <w:t xml:space="preserve">(Reference L2 docs: </w:t>
      </w:r>
      <w:ins w:id="939" w:author="SCHECK Oliver" w:date="2026-09-14T11:39:00Z" w16du:dateUtc="2026-09-14T09:39:00Z">
        <w:r w:rsidR="00CA365B" w:rsidRPr="00D07445">
          <w:rPr>
            <w:i w:val="0"/>
            <w:color w:val="000000" w:themeColor="text1"/>
          </w:rPr>
          <w:t>to be assigned</w:t>
        </w:r>
      </w:ins>
      <w:del w:id="940" w:author="SCHECK Oliver" w:date="2026-09-14T11:39:00Z" w16du:dateUtc="2026-09-14T09:39:00Z">
        <w:r w:rsidRPr="00D07445" w:rsidDel="00CA365B">
          <w:rPr>
            <w:i w:val="0"/>
            <w:color w:val="000000" w:themeColor="text1"/>
          </w:rPr>
          <w:delText>{</w:delText>
        </w:r>
        <w:r w:rsidRPr="00D07445" w:rsidDel="00CA365B">
          <w:rPr>
            <w:b/>
            <w:i w:val="0"/>
            <w:color w:val="000000" w:themeColor="text1"/>
          </w:rPr>
          <w:delText>Document code</w:delText>
        </w:r>
        <w:r w:rsidRPr="00D07445" w:rsidDel="00CA365B">
          <w:rPr>
            <w:i w:val="0"/>
            <w:color w:val="000000" w:themeColor="text1"/>
          </w:rPr>
          <w:delText>}</w:delText>
        </w:r>
      </w:del>
      <w:r w:rsidRPr="00D07445">
        <w:rPr>
          <w:i w:val="0"/>
          <w:color w:val="000000" w:themeColor="text1"/>
        </w:rPr>
        <w:t>)</w:t>
      </w:r>
    </w:p>
    <w:p w14:paraId="58F1B1C8" w14:textId="7EF1F134" w:rsidR="00D93E64" w:rsidRPr="00D2471B" w:rsidRDefault="000347EB" w:rsidP="00D93E64">
      <w:r w:rsidRPr="00D2471B">
        <w:t xml:space="preserve">Throughout the Solution </w:t>
      </w:r>
      <w:ins w:id="941" w:author="SCHECK Oliver" w:date="2026-08-28T14:57:00Z" w16du:dateUtc="2026-08-28T12:57:00Z">
        <w:r w:rsidR="00932488" w:rsidRPr="00D2471B">
          <w:t xml:space="preserve">development </w:t>
        </w:r>
      </w:ins>
      <w:r w:rsidRPr="00D2471B">
        <w:t xml:space="preserve">lifecycle, obsolescence is managed to ensure continuity, maintainability, and long-term availability of the Solution and its constituent </w:t>
      </w:r>
      <w:r w:rsidR="00011EC9" w:rsidRPr="00D2471B">
        <w:t>Solution Items</w:t>
      </w:r>
      <w:r w:rsidR="00D93E64" w:rsidRPr="00D2471B">
        <w:t>.</w:t>
      </w:r>
    </w:p>
    <w:p w14:paraId="4376F06B" w14:textId="2665B1EE" w:rsidR="00D93E64" w:rsidRPr="00D2471B" w:rsidRDefault="00D93E64" w:rsidP="006A1583">
      <w:pPr>
        <w:keepNext/>
      </w:pPr>
      <w:r w:rsidRPr="00D2471B">
        <w:t xml:space="preserve">The </w:t>
      </w:r>
      <w:commentRangeStart w:id="942"/>
      <w:commentRangeStart w:id="943"/>
      <w:r w:rsidRPr="00D2471B">
        <w:t xml:space="preserve">Solution </w:t>
      </w:r>
      <w:ins w:id="944" w:author="SCHECK Oliver" w:date="2026-08-28T14:32:00Z" w16du:dateUtc="2026-08-28T12:32:00Z">
        <w:r w:rsidR="00424DE4" w:rsidRPr="00D2471B">
          <w:t xml:space="preserve">Development </w:t>
        </w:r>
      </w:ins>
      <w:r w:rsidRPr="00D2471B">
        <w:t xml:space="preserve">Team </w:t>
      </w:r>
      <w:commentRangeEnd w:id="942"/>
      <w:r w:rsidR="00E13311" w:rsidRPr="00D2471B">
        <w:rPr>
          <w:rStyle w:val="CommentReference"/>
          <w:sz w:val="22"/>
          <w:szCs w:val="22"/>
        </w:rPr>
        <w:commentReference w:id="942"/>
      </w:r>
      <w:commentRangeEnd w:id="943"/>
      <w:r w:rsidR="00832206" w:rsidRPr="00D2471B">
        <w:rPr>
          <w:rStyle w:val="CommentReference"/>
          <w:sz w:val="22"/>
          <w:szCs w:val="22"/>
        </w:rPr>
        <w:commentReference w:id="943"/>
      </w:r>
      <w:r w:rsidRPr="00D2471B">
        <w:t xml:space="preserve">shall perform the following </w:t>
      </w:r>
      <w:commentRangeStart w:id="945"/>
      <w:commentRangeStart w:id="946"/>
      <w:r w:rsidRPr="00D2471B">
        <w:t>activities</w:t>
      </w:r>
      <w:commentRangeEnd w:id="945"/>
      <w:r w:rsidR="00EA5BD4" w:rsidRPr="00D2471B">
        <w:rPr>
          <w:rStyle w:val="CommentReference"/>
          <w:sz w:val="22"/>
          <w:szCs w:val="22"/>
        </w:rPr>
        <w:commentReference w:id="945"/>
      </w:r>
      <w:commentRangeEnd w:id="946"/>
      <w:r w:rsidR="00DF6635" w:rsidRPr="00D2471B">
        <w:rPr>
          <w:rStyle w:val="CommentReference"/>
          <w:sz w:val="22"/>
          <w:szCs w:val="22"/>
        </w:rPr>
        <w:commentReference w:id="946"/>
      </w:r>
      <w:r w:rsidRPr="00D2471B">
        <w:t>:</w:t>
      </w:r>
    </w:p>
    <w:p w14:paraId="35AF0432" w14:textId="70BB0269" w:rsidR="000B4E8D" w:rsidRPr="00D2471B" w:rsidRDefault="00096119" w:rsidP="000B4E8D">
      <w:pPr>
        <w:pStyle w:val="ListParagraph"/>
        <w:numPr>
          <w:ilvl w:val="0"/>
          <w:numId w:val="72"/>
        </w:numPr>
      </w:pPr>
      <w:ins w:id="947" w:author="SCHECK Oliver" w:date="2026-09-11T15:53:00Z" w16du:dateUtc="2026-09-11T13:53:00Z">
        <w:r w:rsidRPr="00D2471B">
          <w:t>Request</w:t>
        </w:r>
      </w:ins>
      <w:ins w:id="948" w:author="SCHECK Oliver" w:date="2026-09-11T15:52:00Z" w16du:dateUtc="2026-09-11T13:52:00Z">
        <w:r w:rsidR="00E76004" w:rsidRPr="00D2471B">
          <w:t>, c</w:t>
        </w:r>
      </w:ins>
      <w:commentRangeStart w:id="949"/>
      <w:commentRangeStart w:id="950"/>
      <w:del w:id="951" w:author="SCHECK Oliver" w:date="2026-09-11T15:52:00Z" w16du:dateUtc="2026-09-11T13:52:00Z">
        <w:r w:rsidR="00F86E3D" w:rsidRPr="00D2471B" w:rsidDel="00E76004">
          <w:delText>C</w:delText>
        </w:r>
      </w:del>
      <w:r w:rsidR="00F86E3D" w:rsidRPr="00D2471B">
        <w:t>ollect and review obsolescence analysis from Obsolescence Management Teams</w:t>
      </w:r>
      <w:r w:rsidR="00F86E3D" w:rsidRPr="00D2471B" w:rsidDel="00F86E3D">
        <w:t xml:space="preserve"> </w:t>
      </w:r>
      <w:commentRangeEnd w:id="949"/>
      <w:r w:rsidR="009E09D5" w:rsidRPr="00D2471B">
        <w:rPr>
          <w:rStyle w:val="CommentReference"/>
          <w:sz w:val="22"/>
          <w:szCs w:val="22"/>
        </w:rPr>
        <w:commentReference w:id="949"/>
      </w:r>
      <w:commentRangeEnd w:id="950"/>
      <w:r w:rsidR="00F66E73" w:rsidRPr="00D2471B">
        <w:rPr>
          <w:rStyle w:val="CommentReference"/>
          <w:sz w:val="22"/>
          <w:szCs w:val="22"/>
        </w:rPr>
        <w:commentReference w:id="950"/>
      </w:r>
      <w:ins w:id="952" w:author="SCHECK Oliver" w:date="2026-09-14T10:50:00Z" w16du:dateUtc="2026-09-14T08:50:00Z">
        <w:r w:rsidR="00B93AFF" w:rsidRPr="00D2471B">
          <w:t xml:space="preserve">involved in </w:t>
        </w:r>
      </w:ins>
      <w:del w:id="953" w:author="SCHECK Oliver" w:date="2026-09-14T10:50:00Z" w16du:dateUtc="2026-09-14T08:50:00Z">
        <w:r w:rsidR="000B4E8D" w:rsidRPr="00D2471B" w:rsidDel="00712094">
          <w:delText>(</w:delText>
        </w:r>
      </w:del>
      <w:ins w:id="954" w:author="SCHECK Oliver" w:date="2026-09-08T14:32:00Z" w16du:dateUtc="2026-09-08T12:32:00Z">
        <w:r w:rsidR="00702BA3" w:rsidRPr="00D2471B">
          <w:t xml:space="preserve">Commercial </w:t>
        </w:r>
      </w:ins>
      <w:r w:rsidR="000B4E8D" w:rsidRPr="00D2471B">
        <w:t xml:space="preserve">Component Management, </w:t>
      </w:r>
      <w:del w:id="955" w:author="SCHECK Oliver" w:date="2026-09-08T17:40:00Z" w16du:dateUtc="2026-09-08T15:40:00Z">
        <w:r w:rsidR="2B451C2F" w:rsidRPr="00D2471B" w:rsidDel="00237D85">
          <w:delText>Obsolescence Monitoring and Maintenance</w:delText>
        </w:r>
      </w:del>
      <w:del w:id="956" w:author="SCHECK Oliver" w:date="2026-09-08T17:41:00Z" w16du:dateUtc="2026-09-08T15:41:00Z">
        <w:r w:rsidR="2B451C2F" w:rsidRPr="00D2471B" w:rsidDel="00131F4B">
          <w:delText xml:space="preserve">, </w:delText>
        </w:r>
      </w:del>
      <w:r w:rsidR="000B4E8D" w:rsidRPr="00D2471B">
        <w:t>SRS Industr</w:t>
      </w:r>
      <w:r w:rsidR="2F39B5BC" w:rsidRPr="00D2471B">
        <w:t>iali</w:t>
      </w:r>
      <w:r w:rsidR="005F31A3" w:rsidRPr="00D2471B">
        <w:t>s</w:t>
      </w:r>
      <w:r w:rsidR="2F39B5BC" w:rsidRPr="00D2471B">
        <w:t>ation</w:t>
      </w:r>
      <w:r w:rsidR="000B4E8D" w:rsidRPr="00D2471B">
        <w:t xml:space="preserve">, </w:t>
      </w:r>
      <w:ins w:id="957" w:author="SCHECK Oliver" w:date="2026-09-14T10:50:00Z" w16du:dateUtc="2026-09-14T08:50:00Z">
        <w:r w:rsidR="00712094" w:rsidRPr="00D2471B">
          <w:t xml:space="preserve">and </w:t>
        </w:r>
      </w:ins>
      <w:r w:rsidR="002A7340" w:rsidRPr="00D2471B">
        <w:t>RS</w:t>
      </w:r>
      <w:r w:rsidR="000B4E8D" w:rsidRPr="00D2471B">
        <w:t xml:space="preserve"> Obsolescence Management</w:t>
      </w:r>
      <w:del w:id="958" w:author="SCHECK Oliver" w:date="2026-09-14T10:50:00Z" w16du:dateUtc="2026-09-14T08:50:00Z">
        <w:r w:rsidR="000B4E8D" w:rsidRPr="00D2471B" w:rsidDel="00712094">
          <w:delText>)</w:delText>
        </w:r>
      </w:del>
      <w:ins w:id="959" w:author="SCHECK Oliver" w:date="2026-09-14T10:50:00Z" w16du:dateUtc="2026-09-14T08:50:00Z">
        <w:r w:rsidR="00712094" w:rsidRPr="00D2471B">
          <w:t xml:space="preserve"> activities</w:t>
        </w:r>
      </w:ins>
      <w:r w:rsidR="000B4E8D" w:rsidRPr="00D2471B">
        <w:t>.</w:t>
      </w:r>
    </w:p>
    <w:p w14:paraId="3E5D7EA1" w14:textId="73C1ABCE" w:rsidR="00F86E3D" w:rsidRPr="00D2471B" w:rsidRDefault="00F86E3D" w:rsidP="000B4E8D">
      <w:pPr>
        <w:pStyle w:val="ListParagraph"/>
        <w:numPr>
          <w:ilvl w:val="0"/>
          <w:numId w:val="72"/>
        </w:numPr>
      </w:pPr>
      <w:r w:rsidRPr="00D2471B">
        <w:t>Ensure availability of relevant lifecycle and obsolescence data for Solution Items.</w:t>
      </w:r>
    </w:p>
    <w:p w14:paraId="1640C94F" w14:textId="4C80A7F6" w:rsidR="000B4E8D" w:rsidRPr="00D2471B" w:rsidRDefault="00D51B7A" w:rsidP="000B4E8D">
      <w:pPr>
        <w:pStyle w:val="ListParagraph"/>
        <w:numPr>
          <w:ilvl w:val="0"/>
          <w:numId w:val="72"/>
        </w:numPr>
      </w:pPr>
      <w:commentRangeStart w:id="960"/>
      <w:commentRangeStart w:id="961"/>
      <w:commentRangeStart w:id="962"/>
      <w:commentRangeStart w:id="963"/>
      <w:ins w:id="964" w:author="PAOLELLA, Raimondo" w:date="2026-06-30T19:17:00Z">
        <w:r w:rsidRPr="00D2471B">
          <w:t xml:space="preserve">Submit </w:t>
        </w:r>
      </w:ins>
      <w:commentRangeEnd w:id="962"/>
      <w:r w:rsidRPr="00D2471B">
        <w:rPr>
          <w:rStyle w:val="CommentReference"/>
          <w:sz w:val="22"/>
          <w:szCs w:val="22"/>
        </w:rPr>
        <w:commentReference w:id="962"/>
      </w:r>
      <w:commentRangeEnd w:id="963"/>
      <w:r w:rsidR="00237D85" w:rsidRPr="00D2471B">
        <w:rPr>
          <w:rStyle w:val="CommentReference"/>
          <w:sz w:val="22"/>
          <w:szCs w:val="22"/>
        </w:rPr>
        <w:commentReference w:id="963"/>
      </w:r>
      <w:del w:id="965" w:author="PAOLELLA, Raimondo" w:date="2026-06-30T19:17:00Z">
        <w:r w:rsidR="0FA32A31" w:rsidRPr="00D2471B" w:rsidDel="00D51B7A">
          <w:delText xml:space="preserve">Provide </w:delText>
        </w:r>
      </w:del>
      <w:r w:rsidR="0FA32A31" w:rsidRPr="00D2471B">
        <w:t>component requests</w:t>
      </w:r>
      <w:commentRangeEnd w:id="960"/>
      <w:r w:rsidR="00360E97" w:rsidRPr="00D2471B">
        <w:rPr>
          <w:rStyle w:val="CommentReference"/>
          <w:sz w:val="22"/>
          <w:szCs w:val="22"/>
        </w:rPr>
        <w:commentReference w:id="960"/>
      </w:r>
      <w:commentRangeEnd w:id="961"/>
      <w:r w:rsidR="00697D70" w:rsidRPr="00D2471B">
        <w:rPr>
          <w:rStyle w:val="CommentReference"/>
          <w:sz w:val="22"/>
          <w:szCs w:val="22"/>
        </w:rPr>
        <w:commentReference w:id="961"/>
      </w:r>
      <w:r w:rsidR="0FA32A31" w:rsidRPr="00D2471B">
        <w:t xml:space="preserve">, updates, and associated specifications </w:t>
      </w:r>
      <w:commentRangeStart w:id="966"/>
      <w:r w:rsidR="0FA32A31" w:rsidRPr="00D2471B">
        <w:t>required</w:t>
      </w:r>
      <w:commentRangeEnd w:id="966"/>
      <w:r w:rsidRPr="00D2471B">
        <w:rPr>
          <w:rStyle w:val="CommentReference"/>
          <w:sz w:val="22"/>
          <w:szCs w:val="22"/>
        </w:rPr>
        <w:commentReference w:id="966"/>
      </w:r>
      <w:r w:rsidR="0FA32A31" w:rsidRPr="00D2471B">
        <w:t xml:space="preserve"> to define and maintain Solution components</w:t>
      </w:r>
      <w:ins w:id="967" w:author="PAOLELLA, Raimondo" w:date="2026-06-30T19:18:00Z">
        <w:r w:rsidR="001C495A" w:rsidRPr="00D2471B">
          <w:t xml:space="preserve"> to Obsolescence Management Teams</w:t>
        </w:r>
        <w:del w:id="968" w:author="SCHECK Oliver" w:date="2026-09-08T17:39:00Z" w16du:dateUtc="2026-09-08T15:39:00Z">
          <w:r w:rsidR="001C495A" w:rsidRPr="00D2471B" w:rsidDel="005E3321">
            <w:delText xml:space="preserve"> (Component Management, SRS Industrialisation, RS Obsolescence Management)</w:delText>
          </w:r>
        </w:del>
      </w:ins>
      <w:r w:rsidR="0FA32A31" w:rsidRPr="00D2471B">
        <w:t>.</w:t>
      </w:r>
    </w:p>
    <w:p w14:paraId="4E7798B1" w14:textId="6A149E56" w:rsidR="000B4E8D" w:rsidRPr="00D2471B" w:rsidRDefault="000B4E8D" w:rsidP="000B4E8D">
      <w:pPr>
        <w:pStyle w:val="ListParagraph"/>
        <w:numPr>
          <w:ilvl w:val="0"/>
          <w:numId w:val="72"/>
        </w:numPr>
      </w:pPr>
      <w:r w:rsidRPr="00D2471B">
        <w:t xml:space="preserve">Receive codified components and associated component status </w:t>
      </w:r>
      <w:commentRangeStart w:id="969"/>
      <w:r w:rsidRPr="00D2471B">
        <w:t>information</w:t>
      </w:r>
      <w:commentRangeEnd w:id="969"/>
      <w:r w:rsidRPr="00D2471B">
        <w:rPr>
          <w:rStyle w:val="CommentReference"/>
          <w:sz w:val="22"/>
          <w:szCs w:val="22"/>
        </w:rPr>
        <w:commentReference w:id="969"/>
      </w:r>
      <w:r w:rsidRPr="00D2471B">
        <w:t>, including lifecycle data and obsolescence notifications</w:t>
      </w:r>
      <w:ins w:id="970" w:author="PAOLELLA, Raimondo" w:date="2026-06-30T19:18:00Z">
        <w:r w:rsidR="005B1CF5" w:rsidRPr="00D2471B">
          <w:t xml:space="preserve"> from Obsolescence Management Teams</w:t>
        </w:r>
        <w:del w:id="971" w:author="SCHECK Oliver" w:date="2026-09-08T17:39:00Z" w16du:dateUtc="2026-09-08T15:39:00Z">
          <w:r w:rsidR="005B1CF5" w:rsidRPr="00D2471B" w:rsidDel="00923A6F">
            <w:delText xml:space="preserve"> (Component Management, SRS Industrialisation, RS Obsolescence Management</w:delText>
          </w:r>
          <w:r w:rsidR="005B1CF5" w:rsidRPr="00D2471B" w:rsidDel="00971338">
            <w:delText>)</w:delText>
          </w:r>
        </w:del>
      </w:ins>
      <w:r w:rsidRPr="00D2471B">
        <w:t>.</w:t>
      </w:r>
    </w:p>
    <w:p w14:paraId="1EE9B853" w14:textId="75054464" w:rsidR="000B4E8D" w:rsidRPr="00D2471B" w:rsidRDefault="000B4E8D" w:rsidP="000B4E8D">
      <w:pPr>
        <w:pStyle w:val="ListParagraph"/>
        <w:numPr>
          <w:ilvl w:val="0"/>
          <w:numId w:val="72"/>
        </w:numPr>
      </w:pPr>
      <w:r w:rsidRPr="00D2471B">
        <w:t>Integrate obsolescence-related inputs into the Solution definition and baseline.</w:t>
      </w:r>
    </w:p>
    <w:p w14:paraId="1D507AC0" w14:textId="62C7545F" w:rsidR="00D93E64" w:rsidRPr="00D2471B" w:rsidRDefault="000B4E8D" w:rsidP="000B4E8D">
      <w:pPr>
        <w:pStyle w:val="ListParagraph"/>
        <w:numPr>
          <w:ilvl w:val="0"/>
          <w:numId w:val="72"/>
        </w:numPr>
        <w:rPr>
          <w:ins w:id="972" w:author="Vannucchi Alessandro" w:date="2026-07-27T12:51:00Z"/>
        </w:rPr>
      </w:pPr>
      <w:r w:rsidRPr="00D2471B">
        <w:t xml:space="preserve">Assess </w:t>
      </w:r>
      <w:r w:rsidR="00333A10" w:rsidRPr="00D2471B">
        <w:t xml:space="preserve">and manage </w:t>
      </w:r>
      <w:r w:rsidRPr="00D2471B">
        <w:t>impacts of component lifecycle status on design, integration, and maintainability</w:t>
      </w:r>
      <w:r w:rsidR="00816391" w:rsidRPr="00D2471B">
        <w:t xml:space="preserve">, including risks related to component availability and </w:t>
      </w:r>
      <w:ins w:id="973" w:author="SCHECK Oliver" w:date="2026-08-28T14:58:00Z" w16du:dateUtc="2026-08-28T12:58:00Z">
        <w:r w:rsidR="00932488" w:rsidRPr="00D2471B">
          <w:t xml:space="preserve">component </w:t>
        </w:r>
      </w:ins>
      <w:r w:rsidR="00816391" w:rsidRPr="00D2471B">
        <w:t>lifecycle constraints</w:t>
      </w:r>
      <w:r w:rsidRPr="00D2471B">
        <w:t>.</w:t>
      </w:r>
    </w:p>
    <w:p w14:paraId="36B34B93" w14:textId="0C7C3C36" w:rsidR="00C742B4" w:rsidRPr="00D2471B" w:rsidRDefault="00C742B4" w:rsidP="000B4E8D">
      <w:pPr>
        <w:pStyle w:val="ListParagraph"/>
        <w:numPr>
          <w:ilvl w:val="0"/>
          <w:numId w:val="72"/>
        </w:numPr>
      </w:pPr>
      <w:ins w:id="974" w:author="Vannucchi Alessandro" w:date="2026-07-27T12:51:00Z">
        <w:r w:rsidRPr="00D2471B">
          <w:t>Consider reuse, refurbishment and remanufacturing of components, and lifetime extension, among the obsolescence mitigation options, and make the resulting lifetime data available for circularity performance assessment.</w:t>
        </w:r>
      </w:ins>
    </w:p>
    <w:p w14:paraId="3F9961E2" w14:textId="426BCA2C" w:rsidR="00E94EBA" w:rsidRPr="00D2471B" w:rsidRDefault="00E94EBA" w:rsidP="00A37841">
      <w:pPr>
        <w:pStyle w:val="Heading2"/>
      </w:pPr>
      <w:bookmarkStart w:id="975" w:name="_Toc240452076"/>
      <w:del w:id="976" w:author="SCHECK Oliver" w:date="2026-09-16T11:51:00Z" w16du:dateUtc="2026-09-16T09:51:00Z">
        <w:r w:rsidRPr="00D2471B" w:rsidDel="000870AD">
          <w:delText xml:space="preserve">Ensure </w:delText>
        </w:r>
      </w:del>
      <w:ins w:id="977" w:author="SCHECK Oliver" w:date="2026-09-16T11:51:00Z" w16du:dateUtc="2026-09-16T09:51:00Z">
        <w:r w:rsidR="000870AD">
          <w:t xml:space="preserve">Design for </w:t>
        </w:r>
      </w:ins>
      <w:r w:rsidRPr="00D2471B">
        <w:t>Sustainability (DDQ-10)</w:t>
      </w:r>
      <w:bookmarkEnd w:id="975"/>
      <w:commentRangeStart w:id="978"/>
      <w:commentRangeStart w:id="979"/>
      <w:commentRangeEnd w:id="979"/>
      <w:r w:rsidRPr="00D2471B">
        <w:rPr>
          <w:rStyle w:val="CommentReference"/>
          <w:sz w:val="24"/>
          <w:szCs w:val="24"/>
        </w:rPr>
        <w:commentReference w:id="979"/>
      </w:r>
      <w:commentRangeEnd w:id="978"/>
      <w:r w:rsidRPr="00D2471B">
        <w:rPr>
          <w:rStyle w:val="CommentReference"/>
          <w:sz w:val="24"/>
          <w:szCs w:val="24"/>
        </w:rPr>
        <w:commentReference w:id="978"/>
      </w:r>
    </w:p>
    <w:p w14:paraId="192512BF" w14:textId="248C4BAC" w:rsidR="00E94EBA" w:rsidRPr="00D07445" w:rsidRDefault="00E94EBA" w:rsidP="00E94EBA">
      <w:pPr>
        <w:pStyle w:val="Guidance"/>
        <w:ind w:left="720"/>
        <w:rPr>
          <w:i w:val="0"/>
          <w:color w:val="000000" w:themeColor="text1"/>
        </w:rPr>
      </w:pPr>
      <w:r w:rsidRPr="00D07445">
        <w:rPr>
          <w:i w:val="0"/>
          <w:color w:val="000000" w:themeColor="text1"/>
        </w:rPr>
        <w:t xml:space="preserve">(Reference L2 docs: </w:t>
      </w:r>
      <w:ins w:id="980" w:author="SCHECK Oliver" w:date="2026-09-14T11:40:00Z" w16du:dateUtc="2026-09-14T09:40:00Z">
        <w:r w:rsidR="00FA2DCE" w:rsidRPr="00D07445">
          <w:rPr>
            <w:i w:val="0"/>
            <w:color w:val="000000" w:themeColor="text1"/>
          </w:rPr>
          <w:t>to be assigned</w:t>
        </w:r>
      </w:ins>
      <w:del w:id="981" w:author="SCHECK Oliver" w:date="2026-09-14T11:40:00Z" w16du:dateUtc="2026-09-14T09:40:00Z">
        <w:r w:rsidRPr="00D07445" w:rsidDel="00FA2DCE">
          <w:rPr>
            <w:i w:val="0"/>
            <w:color w:val="000000" w:themeColor="text1"/>
          </w:rPr>
          <w:delText>{</w:delText>
        </w:r>
        <w:r w:rsidRPr="00D07445" w:rsidDel="00FA2DCE">
          <w:rPr>
            <w:b/>
            <w:i w:val="0"/>
            <w:color w:val="000000" w:themeColor="text1"/>
          </w:rPr>
          <w:delText>Document code</w:delText>
        </w:r>
        <w:r w:rsidRPr="00D07445" w:rsidDel="00FA2DCE">
          <w:rPr>
            <w:i w:val="0"/>
            <w:color w:val="000000" w:themeColor="text1"/>
          </w:rPr>
          <w:delText>}</w:delText>
        </w:r>
      </w:del>
      <w:r w:rsidRPr="00D07445">
        <w:rPr>
          <w:i w:val="0"/>
          <w:color w:val="000000" w:themeColor="text1"/>
        </w:rPr>
        <w:t>)</w:t>
      </w:r>
    </w:p>
    <w:p w14:paraId="3527692C" w14:textId="4AA15A3D" w:rsidR="008B1C4B" w:rsidRPr="00D2471B" w:rsidDel="00A2585F" w:rsidRDefault="008B1C4B" w:rsidP="008B1C4B">
      <w:pPr>
        <w:rPr>
          <w:del w:id="982" w:author="SCHECK Oliver" w:date="2026-08-28T15:33:00Z" w16du:dateUtc="2026-08-28T13:33:00Z"/>
        </w:rPr>
      </w:pPr>
      <w:commentRangeStart w:id="983"/>
      <w:commentRangeStart w:id="984"/>
      <w:commentRangeStart w:id="985"/>
      <w:r w:rsidRPr="00D2471B">
        <w:t>Throughout</w:t>
      </w:r>
      <w:commentRangeEnd w:id="985"/>
      <w:r w:rsidRPr="00D2471B">
        <w:rPr>
          <w:rStyle w:val="CommentReference"/>
          <w:sz w:val="22"/>
          <w:szCs w:val="22"/>
        </w:rPr>
        <w:commentReference w:id="985"/>
      </w:r>
      <w:r w:rsidRPr="00D2471B">
        <w:t xml:space="preserve"> the Solution </w:t>
      </w:r>
      <w:ins w:id="986" w:author="SCHECK Oliver" w:date="2026-08-28T14:59:00Z" w16du:dateUtc="2026-08-28T12:59:00Z">
        <w:r w:rsidR="00932488" w:rsidRPr="00D2471B">
          <w:t xml:space="preserve">development </w:t>
        </w:r>
      </w:ins>
      <w:r w:rsidRPr="00D2471B">
        <w:t xml:space="preserve">lifecycle, sustainability and circular economy principles are integrated into the design and development of the Solution and its constituent </w:t>
      </w:r>
      <w:r w:rsidR="00A935C1" w:rsidRPr="00D2471B">
        <w:t>p</w:t>
      </w:r>
      <w:r w:rsidRPr="00D2471B">
        <w:t>roducts to minimise environmental impact, optimise resource efficiency, and support long</w:t>
      </w:r>
      <w:r w:rsidRPr="00D2471B">
        <w:noBreakHyphen/>
        <w:t>term lifecycle performance.</w:t>
      </w:r>
      <w:commentRangeEnd w:id="983"/>
      <w:r w:rsidR="00E45659" w:rsidRPr="00D2471B">
        <w:rPr>
          <w:rStyle w:val="CommentReference"/>
          <w:sz w:val="22"/>
          <w:szCs w:val="22"/>
        </w:rPr>
        <w:commentReference w:id="983"/>
      </w:r>
      <w:commentRangeEnd w:id="984"/>
      <w:r w:rsidR="003C1A98" w:rsidRPr="00D2471B">
        <w:rPr>
          <w:rStyle w:val="CommentReference"/>
          <w:sz w:val="22"/>
          <w:szCs w:val="22"/>
        </w:rPr>
        <w:commentReference w:id="984"/>
      </w:r>
      <w:ins w:id="987" w:author="SCHECK Oliver" w:date="2026-08-28T15:33:00Z" w16du:dateUtc="2026-08-28T13:33:00Z">
        <w:r w:rsidR="00864E87" w:rsidRPr="00D2471B">
          <w:t xml:space="preserve"> Sustainability shall be implemented in compliance with the applicable Solution Design Policy</w:t>
        </w:r>
      </w:ins>
      <w:ins w:id="988" w:author="SCHECK Oliver" w:date="2026-09-09T16:08:00Z" w16du:dateUtc="2026-09-09T14:08:00Z">
        <w:r w:rsidR="00DA069E" w:rsidRPr="00D2471B">
          <w:t xml:space="preserve"> and </w:t>
        </w:r>
      </w:ins>
      <w:ins w:id="989" w:author="SCHECK Oliver" w:date="2026-09-09T16:09:00Z" w16du:dateUtc="2026-09-09T14:09:00Z">
        <w:r w:rsidR="00A2585F" w:rsidRPr="00D2471B">
          <w:t xml:space="preserve">the </w:t>
        </w:r>
      </w:ins>
      <w:ins w:id="990" w:author="SCHECK Oliver" w:date="2026-09-09T16:08:00Z" w16du:dateUtc="2026-09-09T14:08:00Z">
        <w:r w:rsidR="00DA069E" w:rsidRPr="00D2471B">
          <w:t>overall comp</w:t>
        </w:r>
        <w:r w:rsidR="00300B20" w:rsidRPr="00D2471B">
          <w:t>a</w:t>
        </w:r>
        <w:r w:rsidR="00DA069E" w:rsidRPr="00D2471B">
          <w:t xml:space="preserve">ny </w:t>
        </w:r>
        <w:r w:rsidR="00300B20" w:rsidRPr="00D2471B">
          <w:t>sustainability strategy</w:t>
        </w:r>
      </w:ins>
      <w:ins w:id="991" w:author="SCHECK Oliver" w:date="2026-09-09T16:09:00Z" w16du:dateUtc="2026-09-09T14:09:00Z">
        <w:r w:rsidR="00A2585F" w:rsidRPr="00D2471B">
          <w:t>.</w:t>
        </w:r>
      </w:ins>
    </w:p>
    <w:p w14:paraId="43FA90AE" w14:textId="7AA8AF6F" w:rsidR="008B1C4B" w:rsidRPr="00D2471B" w:rsidRDefault="008B1C4B" w:rsidP="00A935C1">
      <w:pPr>
        <w:rPr>
          <w:ins w:id="992" w:author="Vannucchi Alessandro" w:date="2026-07-27T12:52:00Z"/>
        </w:rPr>
      </w:pPr>
      <w:r w:rsidRPr="00D2471B">
        <w:t>This activity complements “Ensure Environmental Compliance” by focusing on proactive design optimisation rather than regulatory compliance.</w:t>
      </w:r>
    </w:p>
    <w:p w14:paraId="2446F8CC" w14:textId="77777777" w:rsidR="004C2F61" w:rsidRPr="00D2471B" w:rsidRDefault="004C2F61" w:rsidP="004C2F61">
      <w:pPr>
        <w:rPr>
          <w:ins w:id="993" w:author="Vannucchi Alessandro" w:date="2026-07-27T12:52:00Z"/>
        </w:rPr>
      </w:pPr>
      <w:ins w:id="994" w:author="Vannucchi Alessandro" w:date="2026-07-27T12:52:00Z">
        <w:r w:rsidRPr="00D2471B">
          <w:t>Circularity is managed as a continuous cycle and not as a measurement exercise: the definition of objectives and scope of analysis precedes the measurement of performance, which in turn informs the planning, implementation and monitoring of improvement actions, and the communication of results to interested parties. Terminology, circularity aspects and performance indicators are aligned with the international circularity frameworks (ISO 59004, ISO 59020, MCI, GCP).</w:t>
        </w:r>
      </w:ins>
    </w:p>
    <w:p w14:paraId="51C368AC" w14:textId="481F2459" w:rsidR="004C2F61" w:rsidRPr="00D2471B" w:rsidRDefault="004C2F61" w:rsidP="004C2F61">
      <w:pPr>
        <w:rPr>
          <w:ins w:id="995" w:author="Vannucchi Alessandro" w:date="2026-07-27T12:52:00Z"/>
        </w:rPr>
      </w:pPr>
      <w:ins w:id="996" w:author="Vannucchi Alessandro" w:date="2026-07-27T12:52:00Z">
        <w:r w:rsidRPr="00D2471B">
          <w:t xml:space="preserve">Indicator sets, calculation rules, data sources and reporting formats are defined in the applicable </w:t>
        </w:r>
        <w:r w:rsidR="002C6CD2" w:rsidRPr="00D2471B">
          <w:t>G</w:t>
        </w:r>
      </w:ins>
      <w:ins w:id="997" w:author="Vannucchi Alessandro" w:date="2026-07-27T12:53:00Z">
        <w:r w:rsidR="002C6CD2" w:rsidRPr="00D2471B">
          <w:t>-PRC</w:t>
        </w:r>
      </w:ins>
      <w:ins w:id="998" w:author="Vannucchi Alessandro" w:date="2026-07-27T12:52:00Z">
        <w:r w:rsidRPr="00D2471B">
          <w:t xml:space="preserve"> document.</w:t>
        </w:r>
      </w:ins>
    </w:p>
    <w:p w14:paraId="50EB301C" w14:textId="7B9CFD4D" w:rsidR="004C2F61" w:rsidRPr="00D2471B" w:rsidRDefault="004C2F61" w:rsidP="004C2F61">
      <w:ins w:id="999" w:author="Vannucchi Alessandro" w:date="2026-07-27T12:52:00Z">
        <w:r w:rsidRPr="00D2471B">
          <w:t>Where adopted at Company level, GCP applies as a voluntary reference framework for circularity management.</w:t>
        </w:r>
      </w:ins>
    </w:p>
    <w:p w14:paraId="7E8D38ED" w14:textId="15B3DFB2" w:rsidR="008B1C4B" w:rsidRPr="00D2471B" w:rsidRDefault="008B1C4B" w:rsidP="008B1C4B">
      <w:pPr>
        <w:keepNext/>
      </w:pPr>
      <w:r w:rsidRPr="00D2471B">
        <w:t xml:space="preserve">The </w:t>
      </w:r>
      <w:r w:rsidR="000257D8" w:rsidRPr="00D2471B">
        <w:t xml:space="preserve">Solution </w:t>
      </w:r>
      <w:ins w:id="1000" w:author="SCHECK Oliver" w:date="2026-08-28T14:32:00Z" w16du:dateUtc="2026-08-28T12:32:00Z">
        <w:r w:rsidR="00424DE4" w:rsidRPr="00D2471B">
          <w:t xml:space="preserve">Development </w:t>
        </w:r>
      </w:ins>
      <w:r w:rsidR="000257D8" w:rsidRPr="00D2471B">
        <w:t xml:space="preserve">Team shall perform the </w:t>
      </w:r>
      <w:r w:rsidRPr="00D2471B">
        <w:t>following activities:</w:t>
      </w:r>
    </w:p>
    <w:p w14:paraId="09A010AA" w14:textId="513D5F0D" w:rsidR="003F1F84" w:rsidRPr="00D2471B" w:rsidRDefault="003F1F84" w:rsidP="003F1F84">
      <w:pPr>
        <w:pStyle w:val="ListParagraph"/>
        <w:numPr>
          <w:ilvl w:val="0"/>
          <w:numId w:val="72"/>
        </w:numPr>
        <w:rPr>
          <w:ins w:id="1001" w:author="SCHECK Oliver" w:date="2026-08-28T15:36:00Z" w16du:dateUtc="2026-08-28T13:36:00Z"/>
        </w:rPr>
      </w:pPr>
      <w:ins w:id="1002" w:author="SCHECK Oliver" w:date="2026-08-28T15:36:00Z" w16du:dateUtc="2026-08-28T13:36:00Z">
        <w:r w:rsidRPr="00D2471B">
          <w:t>Assess Environmental requirements</w:t>
        </w:r>
      </w:ins>
    </w:p>
    <w:p w14:paraId="5CABF717" w14:textId="77777777" w:rsidR="003F1F84" w:rsidRPr="00D2471B" w:rsidRDefault="003F1F84" w:rsidP="003F1F84">
      <w:pPr>
        <w:pStyle w:val="ListParagraph"/>
        <w:numPr>
          <w:ilvl w:val="1"/>
          <w:numId w:val="72"/>
        </w:numPr>
        <w:rPr>
          <w:ins w:id="1003" w:author="SCHECK Oliver" w:date="2026-08-28T15:36:00Z" w16du:dateUtc="2026-08-28T13:36:00Z"/>
        </w:rPr>
      </w:pPr>
      <w:ins w:id="1004" w:author="SCHECK Oliver" w:date="2026-08-28T15:36:00Z" w16du:dateUtc="2026-08-28T13:36:00Z">
        <w:r w:rsidRPr="00D2471B">
          <w:t>Identification of applicable regulatory and customer environmental requirements</w:t>
        </w:r>
      </w:ins>
    </w:p>
    <w:p w14:paraId="4C330313" w14:textId="77777777" w:rsidR="003F1F84" w:rsidRPr="00D2471B" w:rsidRDefault="003F1F84" w:rsidP="003F1F84">
      <w:pPr>
        <w:pStyle w:val="ListParagraph"/>
        <w:numPr>
          <w:ilvl w:val="1"/>
          <w:numId w:val="72"/>
        </w:numPr>
        <w:rPr>
          <w:ins w:id="1005" w:author="SCHECK Oliver" w:date="2026-08-28T15:36:00Z" w16du:dateUtc="2026-08-28T13:36:00Z"/>
        </w:rPr>
      </w:pPr>
      <w:ins w:id="1006" w:author="SCHECK Oliver" w:date="2026-08-28T15:36:00Z" w16du:dateUtc="2026-08-28T13:36:00Z">
        <w:r w:rsidRPr="00D2471B">
          <w:t>In case of reuse, confirmation of compliance status</w:t>
        </w:r>
      </w:ins>
    </w:p>
    <w:p w14:paraId="153E5881" w14:textId="3B672424" w:rsidR="003F1F84" w:rsidRPr="00D2471B" w:rsidRDefault="003F1F84">
      <w:pPr>
        <w:pStyle w:val="ListParagraph"/>
        <w:numPr>
          <w:ilvl w:val="1"/>
          <w:numId w:val="72"/>
        </w:numPr>
        <w:rPr>
          <w:ins w:id="1007" w:author="SCHECK Oliver" w:date="2026-08-28T15:36:00Z" w16du:dateUtc="2026-08-28T13:36:00Z"/>
        </w:rPr>
        <w:pPrChange w:id="1008" w:author="SCHECK Oliver" w:date="2026-08-28T15:36:00Z" w16du:dateUtc="2026-08-28T13:36:00Z">
          <w:pPr>
            <w:pStyle w:val="ListParagraph"/>
            <w:numPr>
              <w:numId w:val="72"/>
            </w:numPr>
            <w:ind w:hanging="360"/>
          </w:pPr>
        </w:pPrChange>
      </w:pPr>
      <w:ins w:id="1009" w:author="SCHECK Oliver" w:date="2026-08-28T15:36:00Z" w16du:dateUtc="2026-08-28T13:36:00Z">
        <w:r w:rsidRPr="00D2471B">
          <w:t>Description of traceability and compliance management</w:t>
        </w:r>
      </w:ins>
    </w:p>
    <w:p w14:paraId="0ACDD483" w14:textId="27702B6A" w:rsidR="008B1C4B" w:rsidRPr="00D2471B" w:rsidRDefault="008B1C4B" w:rsidP="008B1C4B">
      <w:pPr>
        <w:pStyle w:val="ListParagraph"/>
        <w:numPr>
          <w:ilvl w:val="0"/>
          <w:numId w:val="72"/>
        </w:numPr>
      </w:pPr>
      <w:r w:rsidRPr="00D2471B">
        <w:t xml:space="preserve">Assess lifecycle environmental </w:t>
      </w:r>
      <w:commentRangeStart w:id="1010"/>
      <w:r w:rsidRPr="00D2471B">
        <w:t>impact (LCA) results</w:t>
      </w:r>
      <w:commentRangeEnd w:id="1010"/>
      <w:r w:rsidR="00AF59CA" w:rsidRPr="00D2471B">
        <w:rPr>
          <w:rStyle w:val="CommentReference"/>
          <w:sz w:val="22"/>
          <w:szCs w:val="22"/>
        </w:rPr>
        <w:commentReference w:id="1010"/>
      </w:r>
    </w:p>
    <w:p w14:paraId="0E6E7A2C" w14:textId="406CFFC6" w:rsidR="00E421C1" w:rsidRPr="00D2471B" w:rsidRDefault="00E421C1" w:rsidP="00E421C1">
      <w:pPr>
        <w:pStyle w:val="ListParagraph"/>
        <w:numPr>
          <w:ilvl w:val="1"/>
          <w:numId w:val="72"/>
        </w:numPr>
        <w:rPr>
          <w:ins w:id="1011" w:author="SCHECK Oliver" w:date="2026-08-28T15:34:00Z" w16du:dateUtc="2026-08-28T13:34:00Z"/>
        </w:rPr>
      </w:pPr>
      <w:ins w:id="1012" w:author="SCHECK Oliver" w:date="2026-08-28T15:34:00Z" w16du:dateUtc="2026-08-28T13:34:00Z">
        <w:r w:rsidRPr="00D2471B">
          <w:t xml:space="preserve">Establish and implement a comprehensive plan for conducting and maintaining a Life Cycle Assessment throughout the entire development lifecycle (Conceptual </w:t>
        </w:r>
        <w:r w:rsidRPr="00D2471B">
          <w:rPr>
            <w:rFonts w:ascii="Arial" w:hAnsi="Arial" w:cs="Arial"/>
          </w:rPr>
          <w:t>→</w:t>
        </w:r>
        <w:r w:rsidRPr="00D2471B">
          <w:t xml:space="preserve"> Preliminary </w:t>
        </w:r>
        <w:r w:rsidRPr="00D2471B">
          <w:rPr>
            <w:rFonts w:ascii="Arial" w:hAnsi="Arial" w:cs="Arial"/>
          </w:rPr>
          <w:t>→</w:t>
        </w:r>
        <w:r w:rsidRPr="00D2471B">
          <w:t xml:space="preserve"> Final)</w:t>
        </w:r>
      </w:ins>
      <w:ins w:id="1013" w:author="SCHECK Oliver" w:date="2026-08-28T15:35:00Z" w16du:dateUtc="2026-08-28T13:35:00Z">
        <w:r w:rsidRPr="00D2471B">
          <w:t>.</w:t>
        </w:r>
      </w:ins>
    </w:p>
    <w:p w14:paraId="155E552C" w14:textId="6CA76E17" w:rsidR="008B1C4B" w:rsidRPr="00D2471B" w:rsidRDefault="008B1C4B" w:rsidP="004971B4">
      <w:pPr>
        <w:pStyle w:val="ListParagraph"/>
        <w:numPr>
          <w:ilvl w:val="1"/>
          <w:numId w:val="72"/>
        </w:numPr>
      </w:pPr>
      <w:r w:rsidRPr="00D2471B">
        <w:t xml:space="preserve">Request </w:t>
      </w:r>
      <w:commentRangeStart w:id="1014"/>
      <w:commentRangeStart w:id="1015"/>
      <w:commentRangeStart w:id="1016"/>
      <w:del w:id="1017" w:author="PAOLELLA, Raimondo" w:date="2026-06-30T19:19:00Z">
        <w:r w:rsidRPr="00D2471B" w:rsidDel="0035259D">
          <w:delText xml:space="preserve">or </w:delText>
        </w:r>
        <w:r w:rsidR="006E5671" w:rsidRPr="00D2471B" w:rsidDel="0035259D">
          <w:delText>c</w:delText>
        </w:r>
        <w:r w:rsidRPr="00D2471B" w:rsidDel="0035259D">
          <w:delText xml:space="preserve">onduct </w:delText>
        </w:r>
      </w:del>
      <w:commentRangeEnd w:id="1014"/>
      <w:r w:rsidR="0035259D" w:rsidRPr="00D2471B">
        <w:rPr>
          <w:rStyle w:val="CommentReference"/>
          <w:sz w:val="22"/>
          <w:szCs w:val="22"/>
        </w:rPr>
        <w:commentReference w:id="1014"/>
      </w:r>
      <w:commentRangeEnd w:id="1015"/>
      <w:r w:rsidR="00C069D6" w:rsidRPr="00D2471B">
        <w:rPr>
          <w:rStyle w:val="CommentReference"/>
          <w:sz w:val="22"/>
          <w:szCs w:val="22"/>
        </w:rPr>
        <w:commentReference w:id="1015"/>
      </w:r>
      <w:commentRangeEnd w:id="1016"/>
      <w:r w:rsidR="00D05563" w:rsidRPr="00D2471B">
        <w:rPr>
          <w:rStyle w:val="CommentReference"/>
          <w:sz w:val="22"/>
          <w:szCs w:val="22"/>
        </w:rPr>
        <w:commentReference w:id="1016"/>
      </w:r>
      <w:r w:rsidRPr="00D2471B">
        <w:t xml:space="preserve">Life Cycle Assessment in accordance with ISO 14040 / ISO 14044 </w:t>
      </w:r>
      <w:ins w:id="1018" w:author="SCHECK Oliver" w:date="2026-09-09T16:13:00Z" w16du:dateUtc="2026-09-09T14:13:00Z">
        <w:r w:rsidR="00456124" w:rsidRPr="00D2471B">
          <w:t xml:space="preserve">from </w:t>
        </w:r>
        <w:r w:rsidR="0024187D" w:rsidRPr="00D2471B">
          <w:t xml:space="preserve">Ecodesign Teams </w:t>
        </w:r>
      </w:ins>
      <w:commentRangeStart w:id="1019"/>
      <w:commentRangeStart w:id="1020"/>
      <w:r w:rsidRPr="00D2471B">
        <w:t>(</w:t>
      </w:r>
      <w:del w:id="1021" w:author="SCHECK Oliver" w:date="2026-09-09T16:13:00Z" w16du:dateUtc="2026-09-09T14:13:00Z">
        <w:r w:rsidR="006E5671" w:rsidRPr="00D2471B" w:rsidDel="0024187D">
          <w:delText>i</w:delText>
        </w:r>
        <w:r w:rsidRPr="00D2471B" w:rsidDel="0024187D">
          <w:delText xml:space="preserve">nterface to </w:delText>
        </w:r>
      </w:del>
      <w:r w:rsidR="00400047" w:rsidRPr="00D2471B">
        <w:t xml:space="preserve">SRS </w:t>
      </w:r>
      <w:r w:rsidRPr="00D2471B">
        <w:t>Industr</w:t>
      </w:r>
      <w:r w:rsidR="00400047" w:rsidRPr="00D2471B">
        <w:t>ialisation</w:t>
      </w:r>
      <w:ins w:id="1022" w:author="SCHECK Oliver" w:date="2026-09-09T16:13:00Z" w16du:dateUtc="2026-09-09T14:13:00Z">
        <w:r w:rsidR="0024187D" w:rsidRPr="00D2471B">
          <w:t xml:space="preserve">, </w:t>
        </w:r>
        <w:r w:rsidR="0024187D" w:rsidRPr="00D2471B">
          <w:rPr>
            <w:highlight w:val="yellow"/>
            <w:rPrChange w:id="1023" w:author="SCHECK Oliver" w:date="2026-09-15T08:53:00Z" w16du:dateUtc="2026-09-15T06:53:00Z">
              <w:rPr/>
            </w:rPrChange>
          </w:rPr>
          <w:t>RS Industrialisation</w:t>
        </w:r>
        <w:r w:rsidR="007C3452" w:rsidRPr="00D2471B">
          <w:rPr>
            <w:highlight w:val="yellow"/>
            <w:rPrChange w:id="1024" w:author="SCHECK Oliver" w:date="2026-09-15T08:53:00Z" w16du:dateUtc="2026-09-15T06:53:00Z">
              <w:rPr/>
            </w:rPrChange>
          </w:rPr>
          <w:t>?</w:t>
        </w:r>
      </w:ins>
      <w:r w:rsidRPr="00D2471B">
        <w:rPr>
          <w:highlight w:val="yellow"/>
          <w:rPrChange w:id="1025" w:author="SCHECK Oliver" w:date="2026-09-15T08:53:00Z" w16du:dateUtc="2026-09-15T06:53:00Z">
            <w:rPr/>
          </w:rPrChange>
        </w:rPr>
        <w:t>)</w:t>
      </w:r>
      <w:commentRangeEnd w:id="1019"/>
      <w:r w:rsidR="006A3FE2" w:rsidRPr="00D2471B">
        <w:rPr>
          <w:rStyle w:val="CommentReference"/>
          <w:sz w:val="22"/>
          <w:szCs w:val="22"/>
        </w:rPr>
        <w:commentReference w:id="1019"/>
      </w:r>
      <w:commentRangeEnd w:id="1020"/>
      <w:r w:rsidR="003C73E8" w:rsidRPr="00D2471B">
        <w:rPr>
          <w:rStyle w:val="CommentReference"/>
          <w:sz w:val="22"/>
          <w:szCs w:val="22"/>
        </w:rPr>
        <w:commentReference w:id="1020"/>
      </w:r>
    </w:p>
    <w:p w14:paraId="5EF63992" w14:textId="77777777" w:rsidR="008B1C4B" w:rsidRPr="00D2471B" w:rsidRDefault="008B1C4B" w:rsidP="004971B4">
      <w:pPr>
        <w:pStyle w:val="ListParagraph"/>
        <w:numPr>
          <w:ilvl w:val="1"/>
          <w:numId w:val="72"/>
        </w:numPr>
      </w:pPr>
      <w:r w:rsidRPr="00D2471B">
        <w:t>Identify environmental hotspots across lifecycle phases</w:t>
      </w:r>
    </w:p>
    <w:p w14:paraId="270B85E9" w14:textId="7B70B8B1" w:rsidR="008B1C4B" w:rsidRPr="00D2471B" w:rsidRDefault="008B1C4B" w:rsidP="004971B4">
      <w:pPr>
        <w:pStyle w:val="ListParagraph"/>
        <w:numPr>
          <w:ilvl w:val="1"/>
          <w:numId w:val="72"/>
        </w:numPr>
        <w:rPr>
          <w:ins w:id="1026" w:author="Vannucchi Alessandro" w:date="2026-07-27T12:54:00Z"/>
        </w:rPr>
      </w:pPr>
      <w:del w:id="1027" w:author="SCHECK Oliver" w:date="2026-08-28T15:34:00Z" w16du:dateUtc="2026-08-28T13:34:00Z">
        <w:r w:rsidRPr="00D2471B" w:rsidDel="00FA5566">
          <w:delText xml:space="preserve">Use </w:delText>
        </w:r>
      </w:del>
      <w:ins w:id="1028" w:author="SCHECK Oliver" w:date="2026-08-28T15:34:00Z" w16du:dateUtc="2026-08-28T13:34:00Z">
        <w:r w:rsidR="00FA5566" w:rsidRPr="00D2471B">
          <w:t xml:space="preserve">Include </w:t>
        </w:r>
      </w:ins>
      <w:r w:rsidRPr="00D2471B">
        <w:t xml:space="preserve">results </w:t>
      </w:r>
      <w:del w:id="1029" w:author="SCHECK Oliver" w:date="2026-08-28T15:34:00Z" w16du:dateUtc="2026-08-28T13:34:00Z">
        <w:r w:rsidRPr="00D2471B" w:rsidDel="00FA5566">
          <w:delText>to support</w:delText>
        </w:r>
      </w:del>
      <w:ins w:id="1030" w:author="SCHECK Oliver" w:date="2026-08-28T15:34:00Z" w16du:dateUtc="2026-08-28T13:34:00Z">
        <w:r w:rsidR="00FA5566" w:rsidRPr="00D2471B">
          <w:t>in</w:t>
        </w:r>
      </w:ins>
      <w:r w:rsidRPr="00D2471B">
        <w:t xml:space="preserve"> design decisions and trade-offs</w:t>
      </w:r>
      <w:ins w:id="1031" w:author="Vannucchi Alessandro" w:date="2026-07-17T16:03:00Z">
        <w:r w:rsidR="0015078A" w:rsidRPr="00D2471B">
          <w:t>,</w:t>
        </w:r>
      </w:ins>
      <w:ins w:id="1032" w:author="Vannucchi Alessandro" w:date="2026-07-17T16:14:00Z">
        <w:r w:rsidR="0075603C" w:rsidRPr="00D2471B">
          <w:t xml:space="preserve"> </w:t>
        </w:r>
      </w:ins>
      <w:ins w:id="1033" w:author="Vannucchi Alessandro" w:date="2026-07-17T16:03:00Z">
        <w:r w:rsidR="0015078A" w:rsidRPr="00D2471B">
          <w:t>alongside provi</w:t>
        </w:r>
      </w:ins>
      <w:ins w:id="1034" w:author="Vannucchi Alessandro" w:date="2026-07-17T16:14:00Z">
        <w:r w:rsidR="0075603C" w:rsidRPr="00D2471B">
          <w:t>d</w:t>
        </w:r>
      </w:ins>
      <w:ins w:id="1035" w:author="Vannucchi Alessandro" w:date="2026-07-17T16:03:00Z">
        <w:r w:rsidR="0015078A" w:rsidRPr="00D2471B">
          <w:t>ing inputs to Product Portfolio, Industrialisation, and Supply Chain</w:t>
        </w:r>
      </w:ins>
    </w:p>
    <w:p w14:paraId="549A2D42" w14:textId="0B204534" w:rsidR="00B241E2" w:rsidRPr="00D2471B" w:rsidRDefault="00E76770" w:rsidP="00B241E2">
      <w:pPr>
        <w:pStyle w:val="ListParagraph"/>
        <w:numPr>
          <w:ilvl w:val="0"/>
          <w:numId w:val="72"/>
        </w:numPr>
        <w:rPr>
          <w:ins w:id="1036" w:author="Vannucchi Alessandro" w:date="2026-07-27T12:54:00Z"/>
        </w:rPr>
      </w:pPr>
      <w:ins w:id="1037" w:author="Vannucchi Alessandro" w:date="2026-07-27T12:55:00Z">
        <w:r w:rsidRPr="00D2471B">
          <w:t>Define circularity objectives and scope of analysis</w:t>
        </w:r>
      </w:ins>
    </w:p>
    <w:p w14:paraId="4ADCE8F5" w14:textId="77777777" w:rsidR="00E76770" w:rsidRPr="00D2471B" w:rsidRDefault="00E76770" w:rsidP="00E76770">
      <w:pPr>
        <w:pStyle w:val="ListParagraph"/>
        <w:numPr>
          <w:ilvl w:val="1"/>
          <w:numId w:val="72"/>
        </w:numPr>
        <w:rPr>
          <w:ins w:id="1038" w:author="Vannucchi Alessandro" w:date="2026-07-27T12:55:00Z"/>
        </w:rPr>
      </w:pPr>
      <w:ins w:id="1039" w:author="Vannucchi Alessandro" w:date="2026-07-27T12:55:00Z">
        <w:r w:rsidRPr="00D2471B">
          <w:t>Define the purpose of the circularity analysis and its intended users (e.g. contractual requirements, design improvement, portfolio decisions, external communication)</w:t>
        </w:r>
      </w:ins>
    </w:p>
    <w:p w14:paraId="17E1ED9A" w14:textId="77777777" w:rsidR="00E76770" w:rsidRPr="00D2471B" w:rsidRDefault="00E76770" w:rsidP="00E76770">
      <w:pPr>
        <w:pStyle w:val="ListParagraph"/>
        <w:numPr>
          <w:ilvl w:val="1"/>
          <w:numId w:val="72"/>
        </w:numPr>
        <w:rPr>
          <w:ins w:id="1040" w:author="Vannucchi Alessandro" w:date="2026-07-27T12:55:00Z"/>
        </w:rPr>
      </w:pPr>
      <w:ins w:id="1041" w:author="Vannucchi Alessandro" w:date="2026-07-27T12:55:00Z">
        <w:r w:rsidRPr="00D2471B">
          <w:t>Identify the circularity related impacts, risks and opportunities of the Solution</w:t>
        </w:r>
      </w:ins>
    </w:p>
    <w:p w14:paraId="5164E451" w14:textId="77777777" w:rsidR="00E76770" w:rsidRPr="00D2471B" w:rsidRDefault="00E76770" w:rsidP="00E76770">
      <w:pPr>
        <w:pStyle w:val="ListParagraph"/>
        <w:numPr>
          <w:ilvl w:val="1"/>
          <w:numId w:val="72"/>
        </w:numPr>
        <w:rPr>
          <w:ins w:id="1042" w:author="Vannucchi Alessandro" w:date="2026-07-27T12:55:00Z"/>
        </w:rPr>
      </w:pPr>
      <w:ins w:id="1043" w:author="Vannucchi Alessandro" w:date="2026-07-27T12:55:00Z">
        <w:r w:rsidRPr="00D2471B">
          <w:t>Define the level of assessment, the system boundaries and the material flows in scope, distinguishing flows under direct control from those depending on other value chain actors</w:t>
        </w:r>
      </w:ins>
    </w:p>
    <w:p w14:paraId="43720CE8" w14:textId="2697DA2F" w:rsidR="00B241E2" w:rsidRPr="00D2471B" w:rsidDel="00B241E2" w:rsidRDefault="00E76770" w:rsidP="00E76770">
      <w:pPr>
        <w:pStyle w:val="ListParagraph"/>
        <w:numPr>
          <w:ilvl w:val="1"/>
          <w:numId w:val="72"/>
        </w:numPr>
        <w:rPr>
          <w:del w:id="1044" w:author="Vannucchi Alessandro" w:date="2026-07-27T12:54:00Z"/>
        </w:rPr>
      </w:pPr>
      <w:ins w:id="1045" w:author="Vannucchi Alessandro" w:date="2026-07-27T12:55:00Z">
        <w:r w:rsidRPr="00D2471B">
          <w:t xml:space="preserve">Prioritise the material flows to be analysed and justify the flows </w:t>
        </w:r>
        <w:commentRangeStart w:id="1046"/>
        <w:r w:rsidRPr="00D2471B">
          <w:t>excluded</w:t>
        </w:r>
      </w:ins>
    </w:p>
    <w:p w14:paraId="001CF664" w14:textId="77777777" w:rsidR="008B1C4B" w:rsidRPr="00D2471B" w:rsidRDefault="008B1C4B" w:rsidP="006771F2">
      <w:pPr>
        <w:pStyle w:val="ListParagraph"/>
        <w:keepNext/>
        <w:numPr>
          <w:ilvl w:val="0"/>
          <w:numId w:val="72"/>
        </w:numPr>
        <w:ind w:left="714" w:hanging="357"/>
      </w:pPr>
      <w:r w:rsidRPr="00D2471B">
        <w:t xml:space="preserve">Apply </w:t>
      </w:r>
      <w:commentRangeEnd w:id="1046"/>
      <w:r w:rsidR="00360E97" w:rsidRPr="00D2471B">
        <w:rPr>
          <w:rStyle w:val="CommentReference"/>
          <w:sz w:val="22"/>
          <w:szCs w:val="22"/>
        </w:rPr>
        <w:commentReference w:id="1046"/>
      </w:r>
      <w:r w:rsidRPr="00D2471B">
        <w:t>circular economy principles</w:t>
      </w:r>
    </w:p>
    <w:p w14:paraId="4F695376" w14:textId="77777777" w:rsidR="006662EB" w:rsidRPr="00D2471B" w:rsidRDefault="006662EB" w:rsidP="006662EB">
      <w:pPr>
        <w:pStyle w:val="ListParagraph"/>
        <w:numPr>
          <w:ilvl w:val="1"/>
          <w:numId w:val="72"/>
        </w:numPr>
        <w:rPr>
          <w:ins w:id="1047" w:author="Vannucchi Alessandro" w:date="2026-07-27T12:56:00Z"/>
        </w:rPr>
      </w:pPr>
      <w:ins w:id="1048" w:author="Vannucchi Alessandro" w:date="2026-07-27T12:56:00Z">
        <w:r w:rsidRPr="00D2471B">
          <w:t>Apply the principles and methodologies established by the international circularity frameworks (ISO 59004, ISO 59020, MCI, GCP), giving priority to the strategies that retain the highest value of products and materials (e.g. reuse, repair, refurbishment and remanufacturing before recycling)</w:t>
        </w:r>
      </w:ins>
    </w:p>
    <w:p w14:paraId="345AB70F" w14:textId="16B3AB10" w:rsidR="009F336D" w:rsidRPr="00D2471B" w:rsidRDefault="006662EB" w:rsidP="006662EB">
      <w:pPr>
        <w:pStyle w:val="ListParagraph"/>
        <w:numPr>
          <w:ilvl w:val="1"/>
          <w:numId w:val="72"/>
        </w:numPr>
        <w:rPr>
          <w:ins w:id="1049" w:author="Vannucchi Alessandro" w:date="2026-07-27T12:55:00Z"/>
        </w:rPr>
      </w:pPr>
      <w:ins w:id="1050" w:author="Vannucchi Alessandro" w:date="2026-07-27T12:56:00Z">
        <w:r w:rsidRPr="00D2471B">
          <w:t>Base design and improvement decisions, as far as practicable, on the quantitative results and on the hotspots resulting from the circularity performance assessment, and document the cases where a different priority is adopted</w:t>
        </w:r>
      </w:ins>
    </w:p>
    <w:p w14:paraId="7A420FB0" w14:textId="0F61C1F6" w:rsidR="00B10A3A" w:rsidRPr="00D2471B" w:rsidRDefault="00B10A3A" w:rsidP="00B10A3A">
      <w:pPr>
        <w:pStyle w:val="ListParagraph"/>
        <w:numPr>
          <w:ilvl w:val="1"/>
          <w:numId w:val="72"/>
        </w:numPr>
        <w:rPr>
          <w:ins w:id="1051" w:author="PAOLELLA, Raimondo" w:date="2026-06-30T19:20:00Z"/>
        </w:rPr>
      </w:pPr>
      <w:commentRangeStart w:id="1052"/>
      <w:ins w:id="1053" w:author="PAOLELLA, Raimondo" w:date="2026-06-30T19:20:00Z">
        <w:r w:rsidRPr="00D2471B">
          <w:t xml:space="preserve">Request product material assessment and recyclability calculation using the agreed approach (e.g. UNIFE) </w:t>
        </w:r>
        <w:commentRangeStart w:id="1054"/>
        <w:r w:rsidRPr="00D2471B">
          <w:t>(interface to SRS Industrialisation)</w:t>
        </w:r>
      </w:ins>
      <w:commentRangeEnd w:id="1052"/>
      <w:r w:rsidRPr="00D2471B">
        <w:rPr>
          <w:rStyle w:val="CommentReference"/>
          <w:sz w:val="22"/>
          <w:szCs w:val="22"/>
        </w:rPr>
        <w:commentReference w:id="1052"/>
      </w:r>
      <w:commentRangeEnd w:id="1054"/>
      <w:r w:rsidR="00FE2540" w:rsidRPr="00D2471B">
        <w:rPr>
          <w:rStyle w:val="CommentReference"/>
          <w:sz w:val="22"/>
          <w:szCs w:val="22"/>
        </w:rPr>
        <w:commentReference w:id="1054"/>
      </w:r>
    </w:p>
    <w:p w14:paraId="72251D63" w14:textId="44B4F0BE" w:rsidR="008B1C4B" w:rsidRPr="00D2471B" w:rsidRDefault="008B1C4B" w:rsidP="006771F2">
      <w:pPr>
        <w:pStyle w:val="ListParagraph"/>
        <w:numPr>
          <w:ilvl w:val="1"/>
          <w:numId w:val="72"/>
        </w:numPr>
      </w:pPr>
      <w:r w:rsidRPr="00D2471B">
        <w:t>Analyse and improve recyclability of the Product</w:t>
      </w:r>
      <w:ins w:id="1055" w:author="Vannucchi Alessandro" w:date="2026-07-17T16:05:00Z">
        <w:r w:rsidR="008E6DBF" w:rsidRPr="00D2471B">
          <w:t>/Solution</w:t>
        </w:r>
      </w:ins>
      <w:r w:rsidRPr="00D2471B">
        <w:t xml:space="preserve"> </w:t>
      </w:r>
      <w:ins w:id="1056" w:author="PAOLELLA, Raimondo" w:date="2026-06-30T19:20:00Z">
        <w:r w:rsidR="00C95EB0" w:rsidRPr="00D2471B">
          <w:t xml:space="preserve">based on report of recyclability calculation provided from </w:t>
        </w:r>
        <w:commentRangeStart w:id="1057"/>
        <w:r w:rsidR="00C95EB0" w:rsidRPr="00D2471B">
          <w:t>SRS Industrialisation</w:t>
        </w:r>
      </w:ins>
      <w:commentRangeEnd w:id="1057"/>
      <w:r w:rsidR="00F04BF0" w:rsidRPr="00D2471B">
        <w:rPr>
          <w:rStyle w:val="CommentReference"/>
          <w:sz w:val="22"/>
          <w:szCs w:val="22"/>
        </w:rPr>
        <w:commentReference w:id="1057"/>
      </w:r>
      <w:del w:id="1058" w:author="PAOLELLA, Raimondo" w:date="2026-06-30T19:20:00Z">
        <w:r w:rsidRPr="00D2471B" w:rsidDel="00C95EB0">
          <w:delText>using the agreed approach (e.g. UNIFE)</w:delText>
        </w:r>
      </w:del>
    </w:p>
    <w:p w14:paraId="3CA281F8" w14:textId="592904DC" w:rsidR="008B1C4B" w:rsidRPr="00D2471B" w:rsidRDefault="008B1C4B" w:rsidP="006771F2">
      <w:pPr>
        <w:pStyle w:val="ListParagraph"/>
        <w:numPr>
          <w:ilvl w:val="1"/>
          <w:numId w:val="72"/>
        </w:numPr>
      </w:pPr>
      <w:r w:rsidRPr="00D2471B">
        <w:t>Support design for</w:t>
      </w:r>
      <w:r w:rsidR="006771F2" w:rsidRPr="00D2471B">
        <w:t xml:space="preserve"> </w:t>
      </w:r>
      <w:r w:rsidR="006E5671" w:rsidRPr="00D2471B">
        <w:t>d</w:t>
      </w:r>
      <w:r w:rsidRPr="00D2471B">
        <w:t>isassembly and material separation</w:t>
      </w:r>
      <w:r w:rsidR="006771F2" w:rsidRPr="00D2471B">
        <w:t>, r</w:t>
      </w:r>
      <w:r w:rsidRPr="00D2471B">
        <w:t>euse, refurbishment, and recycling</w:t>
      </w:r>
    </w:p>
    <w:p w14:paraId="4160DDA3" w14:textId="77777777" w:rsidR="008B1C4B" w:rsidRPr="00D2471B" w:rsidRDefault="008B1C4B" w:rsidP="006771F2">
      <w:pPr>
        <w:pStyle w:val="ListParagraph"/>
        <w:numPr>
          <w:ilvl w:val="1"/>
          <w:numId w:val="72"/>
        </w:numPr>
      </w:pPr>
      <w:r w:rsidRPr="00D2471B">
        <w:t>Determine and increase recycled material content where feasible</w:t>
      </w:r>
    </w:p>
    <w:p w14:paraId="3C238830" w14:textId="77777777" w:rsidR="008B1C4B" w:rsidRPr="00D2471B" w:rsidRDefault="008B1C4B" w:rsidP="00B26E75">
      <w:pPr>
        <w:pStyle w:val="ListParagraph"/>
        <w:numPr>
          <w:ilvl w:val="0"/>
          <w:numId w:val="72"/>
        </w:numPr>
      </w:pPr>
      <w:r w:rsidRPr="00D2471B">
        <w:t>Integrate environmentally conscious design</w:t>
      </w:r>
    </w:p>
    <w:p w14:paraId="3A2C6856" w14:textId="77777777" w:rsidR="008B1C4B" w:rsidRPr="00D2471B" w:rsidRDefault="008B1C4B" w:rsidP="00B26E75">
      <w:pPr>
        <w:pStyle w:val="ListParagraph"/>
        <w:numPr>
          <w:ilvl w:val="1"/>
          <w:numId w:val="72"/>
        </w:numPr>
      </w:pPr>
      <w:r w:rsidRPr="00D2471B">
        <w:t>Select materials and technologies to reduce environmental impact</w:t>
      </w:r>
    </w:p>
    <w:p w14:paraId="54AB8F58" w14:textId="77777777" w:rsidR="008B1C4B" w:rsidRPr="00D2471B" w:rsidRDefault="008B1C4B" w:rsidP="00B26E75">
      <w:pPr>
        <w:pStyle w:val="ListParagraph"/>
        <w:numPr>
          <w:ilvl w:val="1"/>
          <w:numId w:val="72"/>
        </w:numPr>
        <w:rPr>
          <w:ins w:id="1059" w:author="Vannucchi Alessandro" w:date="2026-07-27T12:57:00Z"/>
        </w:rPr>
      </w:pPr>
      <w:r w:rsidRPr="00D2471B">
        <w:t>Optimise energy efficiency, modularity, and lifetime extension</w:t>
      </w:r>
    </w:p>
    <w:p w14:paraId="75FA0F5C" w14:textId="77777777" w:rsidR="00770D66" w:rsidRPr="00D2471B" w:rsidRDefault="00770D66" w:rsidP="00770D66">
      <w:pPr>
        <w:pStyle w:val="ListParagraph"/>
        <w:numPr>
          <w:ilvl w:val="1"/>
          <w:numId w:val="72"/>
        </w:numPr>
        <w:rPr>
          <w:ins w:id="1060" w:author="Vannucchi Alessandro" w:date="2026-07-27T12:57:00Z"/>
        </w:rPr>
      </w:pPr>
      <w:ins w:id="1061" w:author="Vannucchi Alessandro" w:date="2026-07-27T12:57:00Z">
        <w:r w:rsidRPr="00D2471B">
          <w:t>Address both circularity axes in design choices: closing the loop (circular material inflows and outflows) and narrowing and slowing the loop (less material, kept in use longer)</w:t>
        </w:r>
      </w:ins>
    </w:p>
    <w:p w14:paraId="152C270C" w14:textId="77777777" w:rsidR="00770D66" w:rsidRPr="00D2471B" w:rsidRDefault="00770D66" w:rsidP="00770D66">
      <w:pPr>
        <w:pStyle w:val="ListParagraph"/>
        <w:numPr>
          <w:ilvl w:val="1"/>
          <w:numId w:val="72"/>
        </w:numPr>
        <w:rPr>
          <w:ins w:id="1062" w:author="Vannucchi Alessandro" w:date="2026-07-27T12:57:00Z"/>
        </w:rPr>
      </w:pPr>
      <w:ins w:id="1063" w:author="Vannucchi Alessandro" w:date="2026-07-27T12:57:00Z">
        <w:r w:rsidRPr="00D2471B">
          <w:t>Select materials, technologies and joining solutions that reduce environmental impact and enable recovery at end of life</w:t>
        </w:r>
      </w:ins>
    </w:p>
    <w:p w14:paraId="59E2BD1E" w14:textId="77777777" w:rsidR="00770D66" w:rsidRPr="00D2471B" w:rsidRDefault="00770D66" w:rsidP="00770D66">
      <w:pPr>
        <w:pStyle w:val="ListParagraph"/>
        <w:numPr>
          <w:ilvl w:val="1"/>
          <w:numId w:val="72"/>
        </w:numPr>
        <w:rPr>
          <w:ins w:id="1064" w:author="Vannucchi Alessandro" w:date="2026-07-27T12:57:00Z"/>
        </w:rPr>
      </w:pPr>
      <w:ins w:id="1065" w:author="Vannucchi Alessandro" w:date="2026-07-27T12:57:00Z">
        <w:r w:rsidRPr="00D2471B">
          <w:t>Reduce the material intensity of the Solution at equivalent function</w:t>
        </w:r>
      </w:ins>
    </w:p>
    <w:p w14:paraId="0EC707A7" w14:textId="6A7E05DB" w:rsidR="00770D66" w:rsidRPr="00D2471B" w:rsidRDefault="00770D66" w:rsidP="00770D66">
      <w:pPr>
        <w:pStyle w:val="ListParagraph"/>
        <w:numPr>
          <w:ilvl w:val="1"/>
          <w:numId w:val="72"/>
        </w:numPr>
      </w:pPr>
      <w:ins w:id="1066" w:author="Vannucchi Alessandro" w:date="2026-07-27T12:57:00Z">
        <w:r w:rsidRPr="00D2471B">
          <w:t>Design for maintainability, repairability, upgradability and mid-life refurbishment; favour modularity, standardisation and commonality of components and interfaces</w:t>
        </w:r>
      </w:ins>
    </w:p>
    <w:p w14:paraId="54A71695" w14:textId="77777777" w:rsidR="008B1C4B" w:rsidRPr="00D2471B" w:rsidRDefault="008B1C4B" w:rsidP="00B26E75">
      <w:pPr>
        <w:pStyle w:val="ListParagraph"/>
        <w:numPr>
          <w:ilvl w:val="1"/>
          <w:numId w:val="72"/>
        </w:numPr>
      </w:pPr>
      <w:r w:rsidRPr="00D2471B">
        <w:t>Ensure alignment with product performance and safety requirements</w:t>
      </w:r>
    </w:p>
    <w:p w14:paraId="2D6E6526" w14:textId="2C3336EE" w:rsidR="006A4CC7" w:rsidRPr="00D2471B" w:rsidRDefault="000C5CC5" w:rsidP="006A4CC7">
      <w:pPr>
        <w:pStyle w:val="ListParagraph"/>
        <w:numPr>
          <w:ilvl w:val="0"/>
          <w:numId w:val="72"/>
        </w:numPr>
        <w:rPr>
          <w:ins w:id="1067" w:author="Vannucchi Alessandro" w:date="2026-07-27T12:59:00Z"/>
        </w:rPr>
      </w:pPr>
      <w:ins w:id="1068" w:author="Vannucchi Alessandro" w:date="2026-07-27T12:59:00Z">
        <w:r w:rsidRPr="00D2471B">
          <w:t>Manage product circularity data</w:t>
        </w:r>
      </w:ins>
    </w:p>
    <w:p w14:paraId="34C8C565" w14:textId="52DA6C57" w:rsidR="006A4CC7" w:rsidRPr="00D2471B" w:rsidRDefault="000C5CC5" w:rsidP="006A4CC7">
      <w:pPr>
        <w:pStyle w:val="ListParagraph"/>
        <w:numPr>
          <w:ilvl w:val="1"/>
          <w:numId w:val="72"/>
        </w:numPr>
        <w:rPr>
          <w:ins w:id="1069" w:author="Vannucchi Alessandro" w:date="2026-07-27T13:00:00Z"/>
        </w:rPr>
      </w:pPr>
      <w:ins w:id="1070" w:author="Vannucchi Alessandro" w:date="2026-07-27T13:00:00Z">
        <w:r w:rsidRPr="00D2471B">
          <w:t>Prepare and maintain product circularity data (material composition, recycled, reused and renewable content, recovery potential, design life, CRM and hazardous substances) in formats supporting value chain data exchange and Digital Product Passport requirements</w:t>
        </w:r>
      </w:ins>
    </w:p>
    <w:p w14:paraId="64934CC3" w14:textId="69CAB0F1" w:rsidR="000C5CC5" w:rsidRPr="00D2471B" w:rsidRDefault="00C35B61" w:rsidP="006A4CC7">
      <w:pPr>
        <w:pStyle w:val="ListParagraph"/>
        <w:numPr>
          <w:ilvl w:val="1"/>
          <w:numId w:val="72"/>
        </w:numPr>
        <w:rPr>
          <w:ins w:id="1071" w:author="Vannucchi Alessandro" w:date="2026-07-27T12:59:00Z"/>
        </w:rPr>
      </w:pPr>
      <w:ins w:id="1072" w:author="Vannucchi Alessandro" w:date="2026-07-27T13:00:00Z">
        <w:r w:rsidRPr="00D2471B">
          <w:t>Document assumptions, data sources and data quality for all circularity figures, to enable their verification and their use in Company level circularity performance assessment and reporting</w:t>
        </w:r>
      </w:ins>
    </w:p>
    <w:p w14:paraId="291A3662" w14:textId="6CCBD343" w:rsidR="008B1C4B" w:rsidRPr="00D2471B" w:rsidRDefault="008B1C4B" w:rsidP="00B26E75">
      <w:pPr>
        <w:pStyle w:val="ListParagraph"/>
        <w:numPr>
          <w:ilvl w:val="0"/>
          <w:numId w:val="72"/>
        </w:numPr>
      </w:pPr>
      <w:r w:rsidRPr="00D2471B">
        <w:t>Define and evaluate carbon reduction measures</w:t>
      </w:r>
    </w:p>
    <w:p w14:paraId="3DE163A1" w14:textId="77258CD7" w:rsidR="008B1C4B" w:rsidRPr="00D2471B" w:rsidRDefault="008B1C4B" w:rsidP="00B26E75">
      <w:pPr>
        <w:pStyle w:val="ListParagraph"/>
        <w:numPr>
          <w:ilvl w:val="1"/>
          <w:numId w:val="72"/>
        </w:numPr>
      </w:pPr>
      <w:r w:rsidRPr="00D2471B">
        <w:t>Identify measures to reduce emissions, in particular with focus on</w:t>
      </w:r>
      <w:r w:rsidR="00B26E75" w:rsidRPr="00D2471B">
        <w:t xml:space="preserve"> </w:t>
      </w:r>
      <w:r w:rsidRPr="00D2471B">
        <w:t>purchased goods and materials</w:t>
      </w:r>
      <w:r w:rsidR="00B26E75" w:rsidRPr="00D2471B">
        <w:t xml:space="preserve">, and </w:t>
      </w:r>
      <w:r w:rsidRPr="00D2471B">
        <w:t>use-phase energy consumption</w:t>
      </w:r>
    </w:p>
    <w:p w14:paraId="2D7D92D3" w14:textId="630422F5" w:rsidR="008B1C4B" w:rsidRPr="00D2471B" w:rsidRDefault="008B1C4B" w:rsidP="00B26E75">
      <w:pPr>
        <w:pStyle w:val="ListParagraph"/>
        <w:numPr>
          <w:ilvl w:val="1"/>
          <w:numId w:val="72"/>
        </w:numPr>
      </w:pPr>
      <w:r w:rsidRPr="00D2471B">
        <w:t>Quantify</w:t>
      </w:r>
      <w:r w:rsidR="00B26E75" w:rsidRPr="00D2471B">
        <w:t xml:space="preserve"> </w:t>
      </w:r>
      <w:r w:rsidRPr="00D2471B">
        <w:t>CO₂ reduction potential</w:t>
      </w:r>
      <w:r w:rsidR="00B26E75" w:rsidRPr="00D2471B">
        <w:t xml:space="preserve"> and i</w:t>
      </w:r>
      <w:r w:rsidRPr="00D2471B">
        <w:t>mplementation cost</w:t>
      </w:r>
      <w:r w:rsidR="00B26E75" w:rsidRPr="00D2471B">
        <w:t>s</w:t>
      </w:r>
    </w:p>
    <w:p w14:paraId="45768544" w14:textId="77777777" w:rsidR="008B1C4B" w:rsidRPr="00D2471B" w:rsidRDefault="008B1C4B" w:rsidP="00B26E75">
      <w:pPr>
        <w:pStyle w:val="ListParagraph"/>
        <w:numPr>
          <w:ilvl w:val="1"/>
          <w:numId w:val="72"/>
        </w:numPr>
      </w:pPr>
      <w:r w:rsidRPr="00D2471B">
        <w:t>Evaluate Carbon Abatement Cost to support decision making</w:t>
      </w:r>
    </w:p>
    <w:p w14:paraId="2AD50301" w14:textId="77777777" w:rsidR="00385A48" w:rsidRPr="00D2471B" w:rsidRDefault="008B1C4B" w:rsidP="00385A48">
      <w:pPr>
        <w:pStyle w:val="ListParagraph"/>
        <w:numPr>
          <w:ilvl w:val="0"/>
          <w:numId w:val="72"/>
        </w:numPr>
      </w:pPr>
      <w:r w:rsidRPr="00D2471B">
        <w:t>Integrate sustainability into Solution and Product decisions</w:t>
      </w:r>
    </w:p>
    <w:p w14:paraId="72BDAD4C" w14:textId="456DFD27" w:rsidR="00385A48" w:rsidRPr="00D2471B" w:rsidRDefault="008B1C4B" w:rsidP="00D64E81">
      <w:pPr>
        <w:pStyle w:val="ListParagraph"/>
        <w:numPr>
          <w:ilvl w:val="1"/>
          <w:numId w:val="77"/>
        </w:numPr>
        <w:spacing w:before="100" w:beforeAutospacing="1" w:after="100" w:afterAutospacing="1" w:line="300" w:lineRule="atLeast"/>
        <w:jc w:val="left"/>
      </w:pPr>
      <w:r w:rsidRPr="00D2471B">
        <w:t>Ensure sustainability considerations are reflected in</w:t>
      </w:r>
      <w:r w:rsidR="00385A48" w:rsidRPr="00D2471B">
        <w:t xml:space="preserve"> d</w:t>
      </w:r>
      <w:r w:rsidRPr="00D2471B">
        <w:t>esign reviews and decision gates</w:t>
      </w:r>
      <w:r w:rsidR="00385A48" w:rsidRPr="00D2471B">
        <w:t xml:space="preserve">, </w:t>
      </w:r>
      <w:r w:rsidRPr="00D2471B">
        <w:t>Product baselines</w:t>
      </w:r>
      <w:r w:rsidR="00385A48" w:rsidRPr="00D2471B">
        <w:t xml:space="preserve">, </w:t>
      </w:r>
      <w:r w:rsidRPr="00D2471B">
        <w:t>Product and Solution roadmaps</w:t>
      </w:r>
    </w:p>
    <w:p w14:paraId="427A8CAC" w14:textId="1B8E82BE" w:rsidR="008B1C4B" w:rsidRPr="00D2471B" w:rsidRDefault="008B1C4B" w:rsidP="00385A48">
      <w:pPr>
        <w:pStyle w:val="ListParagraph"/>
        <w:numPr>
          <w:ilvl w:val="1"/>
          <w:numId w:val="77"/>
        </w:numPr>
        <w:spacing w:before="100" w:beforeAutospacing="1" w:after="100" w:afterAutospacing="1" w:line="300" w:lineRule="atLeast"/>
        <w:jc w:val="left"/>
        <w:rPr>
          <w:ins w:id="1073" w:author="Vannucchi Alessandro" w:date="2026-07-27T13:00:00Z"/>
        </w:rPr>
      </w:pPr>
      <w:r w:rsidRPr="00D2471B">
        <w:t>Provide inputs to Product Portfolio, Industrialisation, and Supply Chain</w:t>
      </w:r>
      <w:ins w:id="1074" w:author="Vannucchi Alessandro" w:date="2026-07-27T13:00:00Z">
        <w:r w:rsidR="00B44425" w:rsidRPr="00D2471B">
          <w:t xml:space="preserve"> and to the Company circularity performance assessment and sustainability reporting</w:t>
        </w:r>
      </w:ins>
    </w:p>
    <w:p w14:paraId="46FDF380" w14:textId="77777777" w:rsidR="00D43F16" w:rsidRPr="00D2471B" w:rsidRDefault="00D43F16">
      <w:pPr>
        <w:pStyle w:val="ListParagraph"/>
        <w:spacing w:before="100" w:beforeAutospacing="1" w:after="100" w:afterAutospacing="1" w:line="300" w:lineRule="atLeast"/>
        <w:ind w:left="1440"/>
        <w:jc w:val="left"/>
        <w:rPr>
          <w:ins w:id="1075" w:author="Vannucchi Alessandro" w:date="2026-07-27T12:58:00Z"/>
        </w:rPr>
        <w:pPrChange w:id="1076" w:author="Vannucchi Alessandro" w:date="2026-07-27T13:00:00Z">
          <w:pPr>
            <w:pStyle w:val="ListParagraph"/>
            <w:numPr>
              <w:ilvl w:val="1"/>
              <w:numId w:val="77"/>
            </w:numPr>
            <w:tabs>
              <w:tab w:val="num" w:pos="1440"/>
            </w:tabs>
            <w:spacing w:before="100" w:beforeAutospacing="1" w:after="100" w:afterAutospacing="1" w:line="300" w:lineRule="atLeast"/>
            <w:ind w:left="1440" w:hanging="360"/>
            <w:jc w:val="left"/>
          </w:pPr>
        </w:pPrChange>
      </w:pPr>
    </w:p>
    <w:p w14:paraId="7699AF34" w14:textId="77777777" w:rsidR="00582B4F" w:rsidRPr="00D2471B" w:rsidRDefault="00582B4F">
      <w:pPr>
        <w:pStyle w:val="ListParagraph"/>
        <w:spacing w:before="100" w:beforeAutospacing="1" w:after="100" w:afterAutospacing="1" w:line="300" w:lineRule="atLeast"/>
        <w:ind w:left="1440"/>
        <w:jc w:val="left"/>
        <w:pPrChange w:id="1077" w:author="Vannucchi Alessandro" w:date="2026-07-27T12:59:00Z">
          <w:pPr>
            <w:pStyle w:val="ListParagraph"/>
            <w:numPr>
              <w:ilvl w:val="1"/>
              <w:numId w:val="77"/>
            </w:numPr>
            <w:tabs>
              <w:tab w:val="num" w:pos="1440"/>
            </w:tabs>
            <w:spacing w:before="100" w:beforeAutospacing="1" w:after="100" w:afterAutospacing="1" w:line="300" w:lineRule="atLeast"/>
            <w:ind w:left="1440" w:hanging="360"/>
            <w:jc w:val="left"/>
          </w:pPr>
        </w:pPrChange>
      </w:pPr>
    </w:p>
    <w:p w14:paraId="1B307098" w14:textId="311FFAFE" w:rsidR="00AB7E9B" w:rsidRPr="00D2471B" w:rsidRDefault="0062430B" w:rsidP="00A37841">
      <w:pPr>
        <w:pStyle w:val="Heading2"/>
      </w:pPr>
      <w:bookmarkStart w:id="1078" w:name="_Toc240452077"/>
      <w:del w:id="1079" w:author="SCHECK Oliver" w:date="2026-09-16T11:51:00Z" w16du:dateUtc="2026-09-16T09:51:00Z">
        <w:r w:rsidRPr="00D2471B" w:rsidDel="000870AD">
          <w:delText xml:space="preserve">Ensure </w:delText>
        </w:r>
      </w:del>
      <w:ins w:id="1080" w:author="SCHECK Oliver" w:date="2026-09-16T11:51:00Z" w16du:dateUtc="2026-09-16T09:51:00Z">
        <w:r w:rsidR="000870AD">
          <w:t>Design for</w:t>
        </w:r>
        <w:r w:rsidR="000870AD" w:rsidRPr="00D2471B">
          <w:t xml:space="preserve"> </w:t>
        </w:r>
      </w:ins>
      <w:r w:rsidR="00AB7E9B" w:rsidRPr="00D2471B">
        <w:t>Environmental Compliance (DD</w:t>
      </w:r>
      <w:r w:rsidR="004734CA" w:rsidRPr="00D2471B">
        <w:t>Q</w:t>
      </w:r>
      <w:r w:rsidR="00AB7E9B" w:rsidRPr="00D2471B">
        <w:t>-11)</w:t>
      </w:r>
      <w:bookmarkEnd w:id="1078"/>
    </w:p>
    <w:p w14:paraId="2C5C2A65" w14:textId="05C6EDBF" w:rsidR="00AB7E9B" w:rsidRPr="000870AD" w:rsidRDefault="00AB7E9B" w:rsidP="00AB7E9B">
      <w:pPr>
        <w:pStyle w:val="Guidance"/>
        <w:ind w:left="720"/>
        <w:rPr>
          <w:i w:val="0"/>
          <w:color w:val="000000" w:themeColor="text1"/>
        </w:rPr>
      </w:pPr>
      <w:r w:rsidRPr="000870AD">
        <w:rPr>
          <w:i w:val="0"/>
          <w:color w:val="000000" w:themeColor="text1"/>
        </w:rPr>
        <w:t xml:space="preserve">(Reference L2 docs: </w:t>
      </w:r>
      <w:ins w:id="1081" w:author="SCHECK Oliver" w:date="2026-09-14T11:40:00Z" w16du:dateUtc="2026-09-14T09:40:00Z">
        <w:r w:rsidR="00330320" w:rsidRPr="000870AD">
          <w:rPr>
            <w:i w:val="0"/>
            <w:color w:val="000000" w:themeColor="text1"/>
          </w:rPr>
          <w:t>to be assigned</w:t>
        </w:r>
      </w:ins>
      <w:del w:id="1082" w:author="SCHECK Oliver" w:date="2026-09-14T11:40:00Z" w16du:dateUtc="2026-09-14T09:40:00Z">
        <w:r w:rsidRPr="000870AD" w:rsidDel="00330320">
          <w:rPr>
            <w:i w:val="0"/>
            <w:color w:val="000000" w:themeColor="text1"/>
          </w:rPr>
          <w:delText>{</w:delText>
        </w:r>
        <w:r w:rsidRPr="000870AD" w:rsidDel="00330320">
          <w:rPr>
            <w:b/>
            <w:i w:val="0"/>
            <w:color w:val="000000" w:themeColor="text1"/>
          </w:rPr>
          <w:delText>Document code</w:delText>
        </w:r>
        <w:r w:rsidRPr="000870AD" w:rsidDel="00330320">
          <w:rPr>
            <w:i w:val="0"/>
            <w:color w:val="000000" w:themeColor="text1"/>
          </w:rPr>
          <w:delText>}</w:delText>
        </w:r>
      </w:del>
      <w:r w:rsidRPr="000870AD">
        <w:rPr>
          <w:i w:val="0"/>
          <w:color w:val="000000" w:themeColor="text1"/>
        </w:rPr>
        <w:t>)</w:t>
      </w:r>
    </w:p>
    <w:p w14:paraId="06C8F579" w14:textId="48768248" w:rsidR="00D93E64" w:rsidRPr="00D2471B" w:rsidRDefault="00A7372E" w:rsidP="00A7372E">
      <w:r w:rsidRPr="00D2471B">
        <w:t xml:space="preserve">Throughout the Solution </w:t>
      </w:r>
      <w:ins w:id="1083" w:author="SCHECK Oliver" w:date="2026-08-28T14:59:00Z" w16du:dateUtc="2026-08-28T12:59:00Z">
        <w:r w:rsidR="00932488" w:rsidRPr="00D2471B">
          <w:t xml:space="preserve">development </w:t>
        </w:r>
      </w:ins>
      <w:r w:rsidRPr="00D2471B">
        <w:t>lifecycle, environmental requirements are managed to ensure compliance with applicable regulations and standards, as well as suitability for the intended operating conditions</w:t>
      </w:r>
      <w:r w:rsidR="00D93E64" w:rsidRPr="00D2471B">
        <w:t>.</w:t>
      </w:r>
      <w:ins w:id="1084" w:author="SCHECK Oliver" w:date="2026-08-28T15:37:00Z" w16du:dateUtc="2026-08-28T13:37:00Z">
        <w:r w:rsidR="00BE2C03" w:rsidRPr="00D2471B">
          <w:t xml:space="preserve"> Environmental Compliance shall be implemented in compliance with the applicable Solution Design Policy.</w:t>
        </w:r>
      </w:ins>
    </w:p>
    <w:p w14:paraId="68A377D3" w14:textId="2A00D9BD" w:rsidR="00A7372E" w:rsidRPr="00D2471B" w:rsidRDefault="00A7372E" w:rsidP="006A1583">
      <w:pPr>
        <w:keepNext/>
      </w:pPr>
      <w:r w:rsidRPr="00D2471B">
        <w:t xml:space="preserve">The Solution </w:t>
      </w:r>
      <w:ins w:id="1085" w:author="SCHECK Oliver" w:date="2026-08-28T14:32:00Z" w16du:dateUtc="2026-08-28T12:32:00Z">
        <w:r w:rsidR="00424DE4" w:rsidRPr="00D2471B">
          <w:t xml:space="preserve">Development </w:t>
        </w:r>
      </w:ins>
      <w:r w:rsidRPr="00D2471B">
        <w:t>Team shall perform the following activities:</w:t>
      </w:r>
    </w:p>
    <w:p w14:paraId="68B7535F" w14:textId="2574BD93" w:rsidR="00A7372E" w:rsidRPr="00D2471B" w:rsidRDefault="00A7372E" w:rsidP="003C4EB0">
      <w:pPr>
        <w:pStyle w:val="ListParagraph"/>
        <w:numPr>
          <w:ilvl w:val="0"/>
          <w:numId w:val="72"/>
        </w:numPr>
      </w:pPr>
      <w:r w:rsidRPr="00D2471B">
        <w:t xml:space="preserve">Identify, implement, and maintain applicable environmental regulations, standards, and requirements for the Solution and its constituent </w:t>
      </w:r>
      <w:r w:rsidR="004504FF" w:rsidRPr="00D2471B">
        <w:t>Solution Items</w:t>
      </w:r>
      <w:r w:rsidRPr="00D2471B">
        <w:t>.</w:t>
      </w:r>
    </w:p>
    <w:p w14:paraId="5C0664C3" w14:textId="15BB1A85" w:rsidR="00A7372E" w:rsidRPr="00D2471B" w:rsidRDefault="00A7372E" w:rsidP="003C4EB0">
      <w:pPr>
        <w:pStyle w:val="ListParagraph"/>
        <w:numPr>
          <w:ilvl w:val="0"/>
          <w:numId w:val="72"/>
        </w:numPr>
      </w:pPr>
      <w:r w:rsidRPr="00D2471B">
        <w:t xml:space="preserve">Consider </w:t>
      </w:r>
      <w:r w:rsidR="003C4EB0" w:rsidRPr="00D2471B">
        <w:t xml:space="preserve">applicable </w:t>
      </w:r>
      <w:r w:rsidRPr="00D2471B">
        <w:t xml:space="preserve">regulations and standards </w:t>
      </w:r>
      <w:commentRangeStart w:id="1086"/>
      <w:commentRangeStart w:id="1087"/>
      <w:r w:rsidR="003C4EB0" w:rsidRPr="00D2471B">
        <w:t>(</w:t>
      </w:r>
      <w:r w:rsidR="003C4EB0" w:rsidRPr="00D2471B">
        <w:rPr>
          <w:highlight w:val="yellow"/>
        </w:rPr>
        <w:t>e.g.</w:t>
      </w:r>
      <w:r w:rsidRPr="00D2471B">
        <w:rPr>
          <w:highlight w:val="yellow"/>
        </w:rPr>
        <w:t xml:space="preserve"> REACH, RoHS, WEEE</w:t>
      </w:r>
      <w:ins w:id="1088" w:author="Vannucchi Alessandro" w:date="2026-07-27T13:01:00Z">
        <w:r w:rsidR="00893537" w:rsidRPr="00D2471B">
          <w:t>, ESPR</w:t>
        </w:r>
        <w:r w:rsidR="000A283F" w:rsidRPr="00D2471B">
          <w:t xml:space="preserve"> and related Digital Product Passport requirements</w:t>
        </w:r>
      </w:ins>
      <w:r w:rsidR="003C4EB0" w:rsidRPr="00D2471B">
        <w:t>)</w:t>
      </w:r>
      <w:commentRangeEnd w:id="1086"/>
      <w:r w:rsidRPr="00D2471B">
        <w:rPr>
          <w:rStyle w:val="CommentReference"/>
          <w:sz w:val="22"/>
          <w:szCs w:val="22"/>
        </w:rPr>
        <w:commentReference w:id="1086"/>
      </w:r>
      <w:commentRangeEnd w:id="1087"/>
      <w:r w:rsidRPr="00D2471B">
        <w:rPr>
          <w:rStyle w:val="CommentReference"/>
          <w:sz w:val="22"/>
          <w:szCs w:val="22"/>
        </w:rPr>
        <w:commentReference w:id="1087"/>
      </w:r>
      <w:r w:rsidRPr="00D2471B">
        <w:t>.</w:t>
      </w:r>
      <w:commentRangeStart w:id="1089"/>
      <w:commentRangeEnd w:id="1089"/>
      <w:r w:rsidRPr="00D2471B">
        <w:rPr>
          <w:rStyle w:val="CommentReference"/>
          <w:sz w:val="22"/>
          <w:szCs w:val="22"/>
        </w:rPr>
        <w:commentReference w:id="1089"/>
      </w:r>
    </w:p>
    <w:p w14:paraId="7C547357" w14:textId="77777777" w:rsidR="00A7372E" w:rsidRPr="00D2471B" w:rsidDel="00C812F1" w:rsidRDefault="00A7372E" w:rsidP="003C4EB0">
      <w:pPr>
        <w:pStyle w:val="ListParagraph"/>
        <w:numPr>
          <w:ilvl w:val="0"/>
          <w:numId w:val="72"/>
        </w:numPr>
        <w:rPr>
          <w:del w:id="1090" w:author="SCHECK Oliver" w:date="2026-09-09T16:21:00Z" w16du:dateUtc="2026-09-09T14:21:00Z"/>
        </w:rPr>
      </w:pPr>
      <w:commentRangeStart w:id="1091"/>
      <w:commentRangeStart w:id="1092"/>
      <w:del w:id="1093" w:author="SCHECK Oliver" w:date="2026-09-09T16:21:00Z" w16du:dateUtc="2026-09-09T14:21:00Z">
        <w:r w:rsidRPr="00D2471B" w:rsidDel="00C812F1">
          <w:delText>Address environmental requirements related to operating conditions (e.g. EMC, vibration &amp; shock, climate, temperature, humidity).</w:delText>
        </w:r>
        <w:commentRangeEnd w:id="1091"/>
        <w:r w:rsidR="00E45660" w:rsidRPr="00D2471B" w:rsidDel="00C812F1">
          <w:rPr>
            <w:rStyle w:val="CommentReference"/>
            <w:sz w:val="22"/>
            <w:szCs w:val="22"/>
          </w:rPr>
          <w:commentReference w:id="1091"/>
        </w:r>
      </w:del>
      <w:commentRangeEnd w:id="1092"/>
      <w:r w:rsidR="004F7746" w:rsidRPr="00D2471B">
        <w:rPr>
          <w:rStyle w:val="CommentReference"/>
          <w:sz w:val="22"/>
          <w:szCs w:val="22"/>
        </w:rPr>
        <w:commentReference w:id="1092"/>
      </w:r>
    </w:p>
    <w:p w14:paraId="4ED9BD07" w14:textId="77777777" w:rsidR="00A7372E" w:rsidRPr="00D2471B" w:rsidRDefault="00A7372E" w:rsidP="003C4EB0">
      <w:pPr>
        <w:pStyle w:val="ListParagraph"/>
        <w:numPr>
          <w:ilvl w:val="0"/>
          <w:numId w:val="72"/>
        </w:numPr>
      </w:pPr>
      <w:r w:rsidRPr="00D2471B">
        <w:t>Incorporate environmental requirements into the Solution definition.</w:t>
      </w:r>
    </w:p>
    <w:p w14:paraId="12358917" w14:textId="77777777" w:rsidR="00A7372E" w:rsidRPr="00D2471B" w:rsidRDefault="00A7372E" w:rsidP="003C4EB0">
      <w:pPr>
        <w:pStyle w:val="ListParagraph"/>
        <w:numPr>
          <w:ilvl w:val="0"/>
          <w:numId w:val="72"/>
        </w:numPr>
      </w:pPr>
      <w:r w:rsidRPr="00D2471B">
        <w:t>Integrate these requirements into design, development, verification, and change activities.</w:t>
      </w:r>
    </w:p>
    <w:p w14:paraId="2AD8FF23" w14:textId="77777777" w:rsidR="00A7372E" w:rsidRPr="00D2471B" w:rsidRDefault="00A7372E" w:rsidP="003C4EB0">
      <w:pPr>
        <w:pStyle w:val="ListParagraph"/>
        <w:numPr>
          <w:ilvl w:val="0"/>
          <w:numId w:val="72"/>
        </w:numPr>
      </w:pPr>
      <w:r w:rsidRPr="00D2471B">
        <w:t>A</w:t>
      </w:r>
      <w:commentRangeStart w:id="1094"/>
      <w:r w:rsidRPr="00D2471B">
        <w:t>ddress aspects related to materials, restricted substances, energy efficiency, emissions, recyclability, and end-of-life.</w:t>
      </w:r>
      <w:commentRangeEnd w:id="1094"/>
      <w:r w:rsidRPr="00D2471B">
        <w:rPr>
          <w:rStyle w:val="CommentReference"/>
          <w:sz w:val="22"/>
          <w:szCs w:val="22"/>
        </w:rPr>
        <w:commentReference w:id="1094"/>
      </w:r>
    </w:p>
    <w:p w14:paraId="61C0BC00" w14:textId="77777777" w:rsidR="00A7372E" w:rsidRPr="00D2471B" w:rsidRDefault="00A7372E" w:rsidP="003C4EB0">
      <w:pPr>
        <w:pStyle w:val="ListParagraph"/>
        <w:numPr>
          <w:ilvl w:val="0"/>
          <w:numId w:val="72"/>
        </w:numPr>
      </w:pPr>
      <w:r w:rsidRPr="00D2471B">
        <w:t>Consider environmental requirements in technical decisions and during supplier and component selection.</w:t>
      </w:r>
    </w:p>
    <w:p w14:paraId="39F9477C" w14:textId="756A99A4" w:rsidR="00A7372E" w:rsidRPr="00D2471B" w:rsidRDefault="37573215" w:rsidP="003C4EB0">
      <w:pPr>
        <w:pStyle w:val="ListParagraph"/>
        <w:numPr>
          <w:ilvl w:val="0"/>
          <w:numId w:val="72"/>
        </w:numPr>
      </w:pPr>
      <w:r w:rsidRPr="00D2471B">
        <w:t xml:space="preserve">Ensure continued conformity of the Solution and its </w:t>
      </w:r>
      <w:r w:rsidR="43B71866" w:rsidRPr="00D2471B">
        <w:t>Solution Items</w:t>
      </w:r>
      <w:r w:rsidRPr="00D2471B">
        <w:t>.</w:t>
      </w:r>
      <w:del w:id="1095" w:author="SCHECK Oliver" w:date="2026-09-09T16:23:00Z" w16du:dateUtc="2026-09-09T14:23:00Z">
        <w:r w:rsidR="69C83940" w:rsidRPr="00D2471B" w:rsidDel="00156224">
          <w:delText xml:space="preserve"> </w:delText>
        </w:r>
      </w:del>
      <w:commentRangeStart w:id="1096"/>
      <w:commentRangeEnd w:id="1096"/>
      <w:r w:rsidR="00A7372E" w:rsidRPr="00D2471B">
        <w:rPr>
          <w:rStyle w:val="CommentReference"/>
          <w:sz w:val="22"/>
          <w:szCs w:val="22"/>
        </w:rPr>
        <w:commentReference w:id="1096"/>
      </w:r>
    </w:p>
    <w:p w14:paraId="2B3820B6" w14:textId="77777777" w:rsidR="00A7372E" w:rsidRPr="00D2471B" w:rsidRDefault="00A7372E" w:rsidP="003C4EB0">
      <w:pPr>
        <w:pStyle w:val="ListParagraph"/>
        <w:numPr>
          <w:ilvl w:val="0"/>
          <w:numId w:val="72"/>
        </w:numPr>
      </w:pPr>
      <w:r w:rsidRPr="00D2471B">
        <w:t>Perform verification and validation activities to provide evidence that environmental constraints are met.</w:t>
      </w:r>
    </w:p>
    <w:p w14:paraId="42F6D873" w14:textId="5D81AB34" w:rsidR="00D93E64" w:rsidRPr="00D2471B" w:rsidRDefault="00E42FD6" w:rsidP="003C4EB0">
      <w:pPr>
        <w:pStyle w:val="ListParagraph"/>
        <w:numPr>
          <w:ilvl w:val="0"/>
          <w:numId w:val="72"/>
        </w:numPr>
        <w:rPr>
          <w:ins w:id="1097" w:author="Vannucchi Alessandro" w:date="2026-07-27T13:02:00Z"/>
        </w:rPr>
      </w:pPr>
      <w:r w:rsidRPr="00D2471B">
        <w:t>Produce and m</w:t>
      </w:r>
      <w:r w:rsidR="00A7372E" w:rsidRPr="00D2471B">
        <w:t>aintain environmental documentation, data, and compliance evidence</w:t>
      </w:r>
      <w:r w:rsidRPr="00D2471B">
        <w:t xml:space="preserve"> for the Solution</w:t>
      </w:r>
      <w:r w:rsidR="00A7372E" w:rsidRPr="00D2471B">
        <w:t>.</w:t>
      </w:r>
    </w:p>
    <w:p w14:paraId="582A30B4" w14:textId="0570A5A3" w:rsidR="008A2B16" w:rsidRPr="00D2471B" w:rsidRDefault="008A2B16" w:rsidP="003C4EB0">
      <w:pPr>
        <w:pStyle w:val="ListParagraph"/>
        <w:numPr>
          <w:ilvl w:val="0"/>
          <w:numId w:val="72"/>
        </w:numPr>
      </w:pPr>
      <w:ins w:id="1098" w:author="Vannucchi Alessandro" w:date="2026-07-27T13:02:00Z">
        <w:r w:rsidRPr="00D2471B">
          <w:t>Ensure that environmental and circularity claims associated with the Solution are supported by documented evidence, in accordance with applicable regulations on environmental claims</w:t>
        </w:r>
      </w:ins>
    </w:p>
    <w:p w14:paraId="3749C82B" w14:textId="355CB865" w:rsidR="00D76C94" w:rsidRPr="00D2471B" w:rsidRDefault="00AE676A" w:rsidP="00A37841">
      <w:pPr>
        <w:pStyle w:val="Heading2"/>
      </w:pPr>
      <w:bookmarkStart w:id="1099" w:name="_Toc240452078"/>
      <w:r w:rsidRPr="00D2471B">
        <w:t xml:space="preserve">Leverage Artificial Intelligence </w:t>
      </w:r>
      <w:r w:rsidR="00D76C94" w:rsidRPr="00D2471B">
        <w:t>(DDQ-12)</w:t>
      </w:r>
      <w:bookmarkEnd w:id="1099"/>
    </w:p>
    <w:p w14:paraId="28DC4C24" w14:textId="40CD70E2" w:rsidR="00DC7965" w:rsidRPr="00D77504" w:rsidRDefault="00DC7965" w:rsidP="00DC7965">
      <w:pPr>
        <w:pStyle w:val="Guidance"/>
        <w:ind w:left="720"/>
        <w:rPr>
          <w:i w:val="0"/>
          <w:color w:val="000000" w:themeColor="text1"/>
        </w:rPr>
      </w:pPr>
      <w:r w:rsidRPr="00D77504">
        <w:rPr>
          <w:i w:val="0"/>
          <w:color w:val="000000" w:themeColor="text1"/>
        </w:rPr>
        <w:t xml:space="preserve">(Reference L2 docs: </w:t>
      </w:r>
      <w:ins w:id="1100" w:author="SCHECK Oliver" w:date="2026-09-14T11:40:00Z" w16du:dateUtc="2026-09-14T09:40:00Z">
        <w:r w:rsidR="007613C0" w:rsidRPr="00D77504">
          <w:rPr>
            <w:i w:val="0"/>
            <w:color w:val="000000" w:themeColor="text1"/>
          </w:rPr>
          <w:t xml:space="preserve">to be </w:t>
        </w:r>
      </w:ins>
      <w:ins w:id="1101" w:author="SCHECK Oliver" w:date="2026-09-14T11:41:00Z" w16du:dateUtc="2026-09-14T09:41:00Z">
        <w:r w:rsidR="007613C0" w:rsidRPr="00D77504">
          <w:rPr>
            <w:i w:val="0"/>
            <w:color w:val="000000" w:themeColor="text1"/>
          </w:rPr>
          <w:t>assigned</w:t>
        </w:r>
      </w:ins>
      <w:del w:id="1102" w:author="SCHECK Oliver" w:date="2026-09-14T11:41:00Z" w16du:dateUtc="2026-09-14T09:41:00Z">
        <w:r w:rsidRPr="00D77504" w:rsidDel="007613C0">
          <w:rPr>
            <w:i w:val="0"/>
            <w:color w:val="000000" w:themeColor="text1"/>
          </w:rPr>
          <w:delText>{</w:delText>
        </w:r>
        <w:r w:rsidRPr="00D77504" w:rsidDel="007613C0">
          <w:rPr>
            <w:b/>
            <w:i w:val="0"/>
            <w:color w:val="000000" w:themeColor="text1"/>
          </w:rPr>
          <w:delText>Document code</w:delText>
        </w:r>
        <w:r w:rsidRPr="00D77504" w:rsidDel="007613C0">
          <w:rPr>
            <w:i w:val="0"/>
            <w:color w:val="000000" w:themeColor="text1"/>
          </w:rPr>
          <w:delText>}</w:delText>
        </w:r>
      </w:del>
      <w:r w:rsidRPr="00D77504">
        <w:rPr>
          <w:i w:val="0"/>
          <w:color w:val="000000" w:themeColor="text1"/>
        </w:rPr>
        <w:t>)</w:t>
      </w:r>
    </w:p>
    <w:p w14:paraId="1C028CB2" w14:textId="71E29A9A" w:rsidR="00DC7965" w:rsidRPr="00D2471B" w:rsidRDefault="00B2091C" w:rsidP="00DC7965">
      <w:r w:rsidRPr="00D2471B">
        <w:t xml:space="preserve">Throughout the Solution </w:t>
      </w:r>
      <w:ins w:id="1103" w:author="SCHECK Oliver" w:date="2026-08-28T15:00:00Z" w16du:dateUtc="2026-08-28T13:00:00Z">
        <w:r w:rsidR="00932488" w:rsidRPr="00D2471B">
          <w:t xml:space="preserve">development </w:t>
        </w:r>
      </w:ins>
      <w:r w:rsidRPr="00D2471B">
        <w:t xml:space="preserve">lifecycle, Artificial Intelligence (AI) technologies shall be considered and used where </w:t>
      </w:r>
      <w:r w:rsidR="00847B65" w:rsidRPr="00D2471B">
        <w:t xml:space="preserve">beneficial </w:t>
      </w:r>
      <w:r w:rsidRPr="00D2471B">
        <w:t xml:space="preserve">to improve quality, productivity, efficiency, innovation, and </w:t>
      </w:r>
      <w:r w:rsidR="00B87911" w:rsidRPr="00D2471B">
        <w:t xml:space="preserve">support </w:t>
      </w:r>
      <w:r w:rsidRPr="00D2471B">
        <w:t xml:space="preserve">decision-making in engineering and development activities. </w:t>
      </w:r>
      <w:r w:rsidR="008B2A86" w:rsidRPr="00D2471B">
        <w:t>AI usage shall be performed in accordance with applicable regulations, standards, contractual obligations, and company policies (e.g. EU AI Act, intellectual property requirements, export control regulations, company AI governance and information security policies).</w:t>
      </w:r>
    </w:p>
    <w:p w14:paraId="519BDC83" w14:textId="30B52930" w:rsidR="0097366D" w:rsidRPr="00D2471B" w:rsidRDefault="0097366D" w:rsidP="0097366D">
      <w:pPr>
        <w:keepNext/>
      </w:pPr>
      <w:r w:rsidRPr="00D2471B">
        <w:t xml:space="preserve">The </w:t>
      </w:r>
      <w:r w:rsidR="00FA0FDE" w:rsidRPr="00D2471B">
        <w:t xml:space="preserve">Solution </w:t>
      </w:r>
      <w:ins w:id="1104" w:author="SCHECK Oliver" w:date="2026-08-28T14:32:00Z" w16du:dateUtc="2026-08-28T12:32:00Z">
        <w:r w:rsidR="00424DE4" w:rsidRPr="00D2471B">
          <w:t xml:space="preserve">Development </w:t>
        </w:r>
      </w:ins>
      <w:r w:rsidR="00FA0FDE" w:rsidRPr="00D2471B">
        <w:t xml:space="preserve">Team shall perform the </w:t>
      </w:r>
      <w:commentRangeStart w:id="1105"/>
      <w:commentRangeStart w:id="1106"/>
      <w:r w:rsidRPr="00D2471B">
        <w:t>following activities</w:t>
      </w:r>
      <w:commentRangeEnd w:id="1105"/>
      <w:r w:rsidR="00C60191" w:rsidRPr="00D2471B">
        <w:rPr>
          <w:rStyle w:val="CommentReference"/>
          <w:sz w:val="22"/>
          <w:szCs w:val="22"/>
        </w:rPr>
        <w:commentReference w:id="1105"/>
      </w:r>
      <w:commentRangeEnd w:id="1106"/>
      <w:r w:rsidR="001F698D" w:rsidRPr="00D2471B">
        <w:rPr>
          <w:rStyle w:val="CommentReference"/>
          <w:sz w:val="22"/>
          <w:szCs w:val="22"/>
        </w:rPr>
        <w:commentReference w:id="1106"/>
      </w:r>
      <w:r w:rsidRPr="00D2471B">
        <w:t>:</w:t>
      </w:r>
    </w:p>
    <w:p w14:paraId="253503CA" w14:textId="061DE95F" w:rsidR="008B2A86" w:rsidRPr="00D2471B" w:rsidRDefault="008B2A86" w:rsidP="008B2A86">
      <w:pPr>
        <w:pStyle w:val="ListParagraph"/>
        <w:numPr>
          <w:ilvl w:val="0"/>
          <w:numId w:val="72"/>
        </w:numPr>
      </w:pPr>
      <w:r w:rsidRPr="00D2471B">
        <w:t xml:space="preserve">Evaluate and apply AI technologies where appropriate across the Solution </w:t>
      </w:r>
      <w:ins w:id="1107" w:author="SCHECK Oliver" w:date="2026-08-28T15:00:00Z" w16du:dateUtc="2026-08-28T13:00:00Z">
        <w:r w:rsidR="00932488" w:rsidRPr="00D2471B">
          <w:t xml:space="preserve">development </w:t>
        </w:r>
      </w:ins>
      <w:r w:rsidRPr="00D2471B">
        <w:t>lifecycle, including planning, requirements management, design, development, verification, validation, documentation, and knowledge management activities.</w:t>
      </w:r>
    </w:p>
    <w:p w14:paraId="7DDF32B2" w14:textId="305EDC77" w:rsidR="008B2A86" w:rsidRPr="00D2471B" w:rsidRDefault="008B2A86" w:rsidP="008B2A86">
      <w:pPr>
        <w:pStyle w:val="ListParagraph"/>
        <w:numPr>
          <w:ilvl w:val="0"/>
          <w:numId w:val="72"/>
        </w:numPr>
      </w:pPr>
      <w:r w:rsidRPr="00D2471B">
        <w:t xml:space="preserve">Use approved AI tools and services in accordance with </w:t>
      </w:r>
      <w:r w:rsidR="00884D0C" w:rsidRPr="00D2471B">
        <w:t xml:space="preserve">project objectives, applicable regulations, contractual obligations, </w:t>
      </w:r>
      <w:r w:rsidRPr="00D2471B">
        <w:t>company policies and authorised engineering environments.</w:t>
      </w:r>
    </w:p>
    <w:p w14:paraId="4C06530B" w14:textId="4F38E308" w:rsidR="005307F2" w:rsidRPr="00D2471B" w:rsidRDefault="0083222E" w:rsidP="0083222E">
      <w:pPr>
        <w:pStyle w:val="ListParagraph"/>
        <w:numPr>
          <w:ilvl w:val="0"/>
          <w:numId w:val="72"/>
        </w:numPr>
      </w:pPr>
      <w:r w:rsidRPr="00D2471B">
        <w:t>Ensure that AI supports, but does not replace, engineering judgement and professional responsibility, and that qualified personnel retain responsibility for engineering decisions and approvals.</w:t>
      </w:r>
    </w:p>
    <w:p w14:paraId="47B7C3D7" w14:textId="44837ADC" w:rsidR="008B2A86" w:rsidRPr="00D2471B" w:rsidRDefault="00891626" w:rsidP="008B2A86">
      <w:pPr>
        <w:pStyle w:val="ListParagraph"/>
        <w:numPr>
          <w:ilvl w:val="0"/>
          <w:numId w:val="72"/>
        </w:numPr>
      </w:pPr>
      <w:r w:rsidRPr="00D2471B">
        <w:t>Verify</w:t>
      </w:r>
      <w:r w:rsidR="008B2A86" w:rsidRPr="00D2471B">
        <w:t xml:space="preserve"> AI-generated outputs for correctness, completeness, consistency, and suitability before their use in engineering activities or deliverables.</w:t>
      </w:r>
    </w:p>
    <w:p w14:paraId="6FE0F920" w14:textId="77777777" w:rsidR="008B2A86" w:rsidRPr="00D2471B" w:rsidRDefault="008B2A86" w:rsidP="008B2A86">
      <w:pPr>
        <w:pStyle w:val="ListParagraph"/>
        <w:numPr>
          <w:ilvl w:val="0"/>
          <w:numId w:val="72"/>
        </w:numPr>
      </w:pPr>
      <w:r w:rsidRPr="00D2471B">
        <w:t>Protect confidential, proprietary, and regulated information when using AI technologies.</w:t>
      </w:r>
    </w:p>
    <w:p w14:paraId="24C241A7" w14:textId="206B04FB" w:rsidR="008B2A86" w:rsidRPr="00D2471B" w:rsidRDefault="008B2A86" w:rsidP="008B2A86">
      <w:pPr>
        <w:pStyle w:val="ListParagraph"/>
        <w:numPr>
          <w:ilvl w:val="0"/>
          <w:numId w:val="72"/>
        </w:numPr>
      </w:pPr>
      <w:r w:rsidRPr="00D2471B">
        <w:t xml:space="preserve">Identify and manage technical, quality, safety, </w:t>
      </w:r>
      <w:ins w:id="1108" w:author="SCHECK Oliver" w:date="2026-09-08T15:39:00Z" w16du:dateUtc="2026-09-08T13:39:00Z">
        <w:r w:rsidR="00CA0417" w:rsidRPr="00D2471B">
          <w:t>cyber</w:t>
        </w:r>
      </w:ins>
      <w:r w:rsidRPr="00D2471B">
        <w:t>security, intellectual property, and compliance risks associated with AI usage.</w:t>
      </w:r>
    </w:p>
    <w:p w14:paraId="70F18FAE" w14:textId="4B5D756A" w:rsidR="0097366D" w:rsidRPr="00D2471B" w:rsidRDefault="008B2A86" w:rsidP="008B2A86">
      <w:pPr>
        <w:pStyle w:val="ListParagraph"/>
        <w:numPr>
          <w:ilvl w:val="0"/>
          <w:numId w:val="72"/>
        </w:numPr>
      </w:pPr>
      <w:r w:rsidRPr="00D2471B">
        <w:t>Ensure that AI-assisted outputs are subject to the same review, verification, validation, approval, and configuration management requirements as any other engineering work product.</w:t>
      </w:r>
    </w:p>
    <w:p w14:paraId="1073C24A" w14:textId="5479BC74" w:rsidR="00AB7E9B" w:rsidRPr="00D2471B" w:rsidRDefault="00AB7E9B" w:rsidP="00A37841">
      <w:pPr>
        <w:pStyle w:val="Heading2"/>
      </w:pPr>
      <w:bookmarkStart w:id="1109" w:name="_Toc240452079"/>
      <w:commentRangeStart w:id="1110"/>
      <w:r w:rsidRPr="00D2471B">
        <w:t>Manage Engineering Discipline (DD</w:t>
      </w:r>
      <w:r w:rsidR="004734CA" w:rsidRPr="00D2471B">
        <w:t>Q</w:t>
      </w:r>
      <w:r w:rsidRPr="00D2471B">
        <w:t>-1</w:t>
      </w:r>
      <w:r w:rsidR="009F60F3" w:rsidRPr="00D2471B">
        <w:t>3</w:t>
      </w:r>
      <w:r w:rsidRPr="00D2471B">
        <w:t>)</w:t>
      </w:r>
      <w:bookmarkEnd w:id="1109"/>
      <w:commentRangeEnd w:id="1110"/>
      <w:r w:rsidR="00C60191" w:rsidRPr="00D2471B">
        <w:rPr>
          <w:rStyle w:val="CommentReference"/>
          <w:sz w:val="24"/>
          <w:szCs w:val="24"/>
        </w:rPr>
        <w:commentReference w:id="1110"/>
      </w:r>
    </w:p>
    <w:p w14:paraId="6680016F" w14:textId="5EFE6D25" w:rsidR="00B33EA1" w:rsidRPr="00D77504" w:rsidRDefault="00B33EA1" w:rsidP="00B33EA1">
      <w:pPr>
        <w:pStyle w:val="Guidance"/>
        <w:ind w:left="720"/>
        <w:rPr>
          <w:i w:val="0"/>
          <w:color w:val="000000" w:themeColor="text1"/>
        </w:rPr>
      </w:pPr>
      <w:r w:rsidRPr="00D77504">
        <w:rPr>
          <w:i w:val="0"/>
          <w:color w:val="000000" w:themeColor="text1"/>
        </w:rPr>
        <w:t xml:space="preserve">(Reference L2 docs: </w:t>
      </w:r>
      <w:ins w:id="1111" w:author="SCHECK Oliver" w:date="2026-09-14T11:41:00Z" w16du:dateUtc="2026-09-14T09:41:00Z">
        <w:r w:rsidR="00CC0871" w:rsidRPr="00D77504">
          <w:rPr>
            <w:i w:val="0"/>
            <w:color w:val="000000" w:themeColor="text1"/>
          </w:rPr>
          <w:t>to be assigned</w:t>
        </w:r>
      </w:ins>
      <w:del w:id="1112" w:author="SCHECK Oliver" w:date="2026-09-14T11:41:00Z" w16du:dateUtc="2026-09-14T09:41:00Z">
        <w:r w:rsidRPr="00D77504" w:rsidDel="00CC0871">
          <w:rPr>
            <w:i w:val="0"/>
            <w:color w:val="000000" w:themeColor="text1"/>
          </w:rPr>
          <w:delText>{</w:delText>
        </w:r>
        <w:r w:rsidRPr="00D77504" w:rsidDel="00CC0871">
          <w:rPr>
            <w:b/>
            <w:i w:val="0"/>
            <w:color w:val="000000" w:themeColor="text1"/>
          </w:rPr>
          <w:delText>Document code</w:delText>
        </w:r>
        <w:r w:rsidRPr="00D77504" w:rsidDel="00CC0871">
          <w:rPr>
            <w:i w:val="0"/>
            <w:color w:val="000000" w:themeColor="text1"/>
          </w:rPr>
          <w:delText>}</w:delText>
        </w:r>
      </w:del>
      <w:r w:rsidRPr="00D77504">
        <w:rPr>
          <w:i w:val="0"/>
          <w:color w:val="000000" w:themeColor="text1"/>
        </w:rPr>
        <w:t>)</w:t>
      </w:r>
    </w:p>
    <w:p w14:paraId="36CE70CE" w14:textId="2622BE75" w:rsidR="008C5ED9" w:rsidRPr="00D2471B" w:rsidRDefault="008C5ED9" w:rsidP="008C5ED9">
      <w:r w:rsidRPr="00D2471B">
        <w:t xml:space="preserve">Engineering </w:t>
      </w:r>
      <w:r w:rsidRPr="005479C8">
        <w:rPr>
          <w:highlight w:val="yellow"/>
          <w:rPrChange w:id="1113" w:author="SCHECK Oliver" w:date="2026-09-16T09:47:00Z" w16du:dateUtc="2026-09-16T07:47:00Z">
            <w:rPr/>
          </w:rPrChange>
        </w:rPr>
        <w:t>discipline</w:t>
      </w:r>
      <w:r w:rsidRPr="00D2471B">
        <w:t xml:space="preserve"> is managed to continuously </w:t>
      </w:r>
      <w:r w:rsidR="1A38F2FB" w:rsidRPr="00D2471B">
        <w:t>enhance</w:t>
      </w:r>
      <w:r w:rsidRPr="00D2471B">
        <w:t xml:space="preserve"> organisational competitiveness across the Solution </w:t>
      </w:r>
      <w:ins w:id="1114" w:author="SCHECK Oliver" w:date="2026-08-28T15:01:00Z" w16du:dateUtc="2026-08-28T13:01:00Z">
        <w:r w:rsidR="00932488" w:rsidRPr="00D2471B">
          <w:t xml:space="preserve">development </w:t>
        </w:r>
      </w:ins>
      <w:r w:rsidRPr="00D2471B">
        <w:t>lifecycle, including quality, lead time, costs, and attractiveness of products and solutions.</w:t>
      </w:r>
    </w:p>
    <w:p w14:paraId="0BEC5110" w14:textId="1E905ECE" w:rsidR="008C5ED9" w:rsidRPr="00D2471B" w:rsidRDefault="008C5ED9" w:rsidP="006A1583">
      <w:pPr>
        <w:keepNext/>
      </w:pPr>
      <w:r w:rsidRPr="00D2471B">
        <w:t xml:space="preserve">The relevant Heads of Engineering </w:t>
      </w:r>
      <w:r w:rsidR="005B3F9A" w:rsidRPr="005479C8">
        <w:rPr>
          <w:highlight w:val="yellow"/>
          <w:rPrChange w:id="1115" w:author="SCHECK Oliver" w:date="2026-09-16T09:47:00Z" w16du:dateUtc="2026-09-16T07:47:00Z">
            <w:rPr/>
          </w:rPrChange>
        </w:rPr>
        <w:t>Disciplines</w:t>
      </w:r>
      <w:r w:rsidRPr="00D2471B">
        <w:t xml:space="preserve"> </w:t>
      </w:r>
      <w:r w:rsidR="00E24500" w:rsidRPr="00D2471B">
        <w:t xml:space="preserve">(supported by the </w:t>
      </w:r>
      <w:ins w:id="1116" w:author="SCHECK Oliver" w:date="2026-09-16T11:52:00Z" w16du:dateUtc="2026-09-16T09:52:00Z">
        <w:r w:rsidR="002A702E">
          <w:t xml:space="preserve">Project Engineer and the </w:t>
        </w:r>
      </w:ins>
      <w:r w:rsidR="00E24500" w:rsidRPr="00D2471B">
        <w:t xml:space="preserve">Solution </w:t>
      </w:r>
      <w:ins w:id="1117" w:author="SCHECK Oliver" w:date="2026-08-28T14:32:00Z" w16du:dateUtc="2026-08-28T12:32:00Z">
        <w:r w:rsidR="00424DE4" w:rsidRPr="00D2471B">
          <w:t xml:space="preserve">Development </w:t>
        </w:r>
      </w:ins>
      <w:r w:rsidR="00E24500" w:rsidRPr="00D2471B">
        <w:t>Team) shall perform the following activities</w:t>
      </w:r>
      <w:r w:rsidRPr="00D2471B">
        <w:t>:</w:t>
      </w:r>
    </w:p>
    <w:p w14:paraId="6EA2ED92" w14:textId="69712F7B" w:rsidR="008C5ED9" w:rsidRPr="00D2471B" w:rsidRDefault="008C5ED9" w:rsidP="00FA7FBC">
      <w:pPr>
        <w:pStyle w:val="ListParagraph"/>
        <w:numPr>
          <w:ilvl w:val="0"/>
          <w:numId w:val="21"/>
        </w:numPr>
      </w:pPr>
      <w:r w:rsidRPr="00D2471B">
        <w:t>Defin</w:t>
      </w:r>
      <w:r w:rsidR="00BF19CD" w:rsidRPr="00D2471B">
        <w:t>e</w:t>
      </w:r>
      <w:r w:rsidRPr="00D2471B">
        <w:t xml:space="preserve"> the </w:t>
      </w:r>
      <w:r w:rsidR="00010E43" w:rsidRPr="00D2471B">
        <w:t>strategy and priorities</w:t>
      </w:r>
      <w:r w:rsidRPr="00D2471B">
        <w:t xml:space="preserve"> of the engineering organization</w:t>
      </w:r>
      <w:r w:rsidR="00CB384B" w:rsidRPr="00D2471B">
        <w:t xml:space="preserve"> within their perimeter</w:t>
      </w:r>
      <w:r w:rsidR="2303E778" w:rsidRPr="00D2471B">
        <w:t xml:space="preserve"> aligned with global engineering vision, strategy and goals</w:t>
      </w:r>
      <w:r w:rsidRPr="00D2471B">
        <w:t>.</w:t>
      </w:r>
    </w:p>
    <w:p w14:paraId="7B80FE6F" w14:textId="36378063" w:rsidR="008C5ED9" w:rsidRPr="00D2471B" w:rsidRDefault="008C5ED9" w:rsidP="00FA7FBC">
      <w:pPr>
        <w:pStyle w:val="ListParagraph"/>
        <w:numPr>
          <w:ilvl w:val="0"/>
          <w:numId w:val="21"/>
        </w:numPr>
      </w:pPr>
      <w:r w:rsidRPr="00D2471B">
        <w:t>Ensur</w:t>
      </w:r>
      <w:r w:rsidR="00BF19CD" w:rsidRPr="00D2471B">
        <w:t>e</w:t>
      </w:r>
      <w:r w:rsidRPr="00D2471B">
        <w:t xml:space="preserve"> engineering competitiveness by defining and driving the competitiveness improvement plan and the maturity of </w:t>
      </w:r>
      <w:r w:rsidR="005B3F9A" w:rsidRPr="00D2471B">
        <w:t>their</w:t>
      </w:r>
      <w:r w:rsidRPr="00D2471B">
        <w:t xml:space="preserve"> organization, based on business challenges and weaknesses found from competitiveness KPI and root cause analysis of problems found on bids and projects.</w:t>
      </w:r>
    </w:p>
    <w:p w14:paraId="50610F8C" w14:textId="4111EC48" w:rsidR="008C5ED9" w:rsidRPr="00D2471B" w:rsidRDefault="6EC48615" w:rsidP="1B9544E0">
      <w:pPr>
        <w:pStyle w:val="ListParagraph"/>
        <w:numPr>
          <w:ilvl w:val="0"/>
          <w:numId w:val="21"/>
        </w:numPr>
      </w:pPr>
      <w:r w:rsidRPr="00D2471B">
        <w:t>Ensure adoption and proper utilization of globally defined processes, practices and tools.</w:t>
      </w:r>
    </w:p>
    <w:p w14:paraId="1EADE708" w14:textId="0A4535BA" w:rsidR="008C5ED9" w:rsidRPr="00D2471B" w:rsidRDefault="008C5ED9" w:rsidP="00FA7FBC">
      <w:pPr>
        <w:pStyle w:val="ListParagraph"/>
        <w:numPr>
          <w:ilvl w:val="0"/>
          <w:numId w:val="21"/>
        </w:numPr>
      </w:pPr>
      <w:r w:rsidRPr="00D2471B">
        <w:t>Provid</w:t>
      </w:r>
      <w:r w:rsidR="00BF19CD" w:rsidRPr="00D2471B">
        <w:t>e</w:t>
      </w:r>
      <w:r w:rsidRPr="00D2471B">
        <w:t xml:space="preserve"> engineers with an efficient </w:t>
      </w:r>
      <w:r w:rsidR="003C694D" w:rsidRPr="00D2471B">
        <w:t>en</w:t>
      </w:r>
      <w:r w:rsidRPr="00D2471B">
        <w:t xml:space="preserve">gineering </w:t>
      </w:r>
      <w:r w:rsidR="003C694D" w:rsidRPr="00D2471B">
        <w:t>en</w:t>
      </w:r>
      <w:r w:rsidRPr="00D2471B">
        <w:t>vironment made of:</w:t>
      </w:r>
    </w:p>
    <w:p w14:paraId="534763ED" w14:textId="77777777" w:rsidR="008C5ED9" w:rsidRPr="00D2471B" w:rsidRDefault="008C5ED9" w:rsidP="00FA7FBC">
      <w:pPr>
        <w:pStyle w:val="ListParagraph"/>
        <w:numPr>
          <w:ilvl w:val="1"/>
          <w:numId w:val="21"/>
        </w:numPr>
      </w:pPr>
      <w:r w:rsidRPr="00D2471B">
        <w:t>An efficient workspace that allows collaboration and focus.</w:t>
      </w:r>
    </w:p>
    <w:p w14:paraId="74D16412" w14:textId="75F0E3E3" w:rsidR="008C5ED9" w:rsidRPr="00D2471B" w:rsidRDefault="006A1583" w:rsidP="00FA7FBC">
      <w:pPr>
        <w:pStyle w:val="ListParagraph"/>
        <w:numPr>
          <w:ilvl w:val="1"/>
          <w:numId w:val="21"/>
        </w:numPr>
      </w:pPr>
      <w:r w:rsidRPr="00D2471B">
        <w:t>C</w:t>
      </w:r>
      <w:r w:rsidR="008C5ED9" w:rsidRPr="00D2471B">
        <w:t>ompetitive Process, Practices and Tools and efficient IT infrastructure that runs the tools (provided by IS/IT organization).</w:t>
      </w:r>
    </w:p>
    <w:p w14:paraId="1FF8F2BD" w14:textId="77777777" w:rsidR="008C5ED9" w:rsidRPr="00D2471B" w:rsidRDefault="008C5ED9" w:rsidP="00FA7FBC">
      <w:pPr>
        <w:pStyle w:val="ListParagraph"/>
        <w:numPr>
          <w:ilvl w:val="1"/>
          <w:numId w:val="21"/>
        </w:numPr>
      </w:pPr>
      <w:r w:rsidRPr="00D2471B">
        <w:t>An efficient support and coaching organization to support the deployment of process, practices and tools.</w:t>
      </w:r>
    </w:p>
    <w:p w14:paraId="0951272D" w14:textId="1C2AD94B" w:rsidR="008C5ED9" w:rsidRPr="00D2471B" w:rsidRDefault="008C5ED9" w:rsidP="005B3F9A">
      <w:pPr>
        <w:pStyle w:val="ListParagraph"/>
        <w:numPr>
          <w:ilvl w:val="0"/>
          <w:numId w:val="72"/>
        </w:numPr>
      </w:pPr>
      <w:r w:rsidRPr="00D2471B">
        <w:t>Ensur</w:t>
      </w:r>
      <w:r w:rsidR="00BF19CD" w:rsidRPr="00D2471B">
        <w:t>e</w:t>
      </w:r>
      <w:r w:rsidRPr="00D2471B">
        <w:t xml:space="preserve"> knowledge capitalization and sharing.</w:t>
      </w:r>
    </w:p>
    <w:p w14:paraId="0958A24C" w14:textId="32DED8FB" w:rsidR="008C5ED9" w:rsidRPr="00D2471B" w:rsidRDefault="008C5ED9" w:rsidP="005B3F9A">
      <w:pPr>
        <w:pStyle w:val="ListParagraph"/>
        <w:numPr>
          <w:ilvl w:val="0"/>
          <w:numId w:val="72"/>
        </w:numPr>
      </w:pPr>
      <w:r w:rsidRPr="00D2471B">
        <w:t>Ensur</w:t>
      </w:r>
      <w:r w:rsidR="00BF19CD" w:rsidRPr="00D2471B">
        <w:t>e</w:t>
      </w:r>
      <w:r w:rsidRPr="00D2471B">
        <w:t xml:space="preserve"> skills recruitment, evaluation and development, including engineers career development</w:t>
      </w:r>
      <w:r w:rsidR="00AF25E9" w:rsidRPr="00D2471B">
        <w:t xml:space="preserve"> and associated records are appr</w:t>
      </w:r>
      <w:r w:rsidR="009473D8" w:rsidRPr="00D2471B">
        <w:t>opriately maintained</w:t>
      </w:r>
      <w:r w:rsidRPr="00D2471B">
        <w:t>.</w:t>
      </w:r>
    </w:p>
    <w:p w14:paraId="2856F2E3" w14:textId="2A36DAA5" w:rsidR="008C5ED9" w:rsidRPr="00D2471B" w:rsidRDefault="008C5ED9" w:rsidP="005B3F9A">
      <w:pPr>
        <w:pStyle w:val="ListParagraph"/>
        <w:numPr>
          <w:ilvl w:val="0"/>
          <w:numId w:val="72"/>
        </w:numPr>
      </w:pPr>
      <w:r w:rsidRPr="00D2471B">
        <w:t>Ensur</w:t>
      </w:r>
      <w:r w:rsidR="00BF19CD" w:rsidRPr="00D2471B">
        <w:t>e</w:t>
      </w:r>
      <w:r w:rsidRPr="00D2471B">
        <w:t xml:space="preserve"> accountability on bids, </w:t>
      </w:r>
      <w:r w:rsidR="00703A58" w:rsidRPr="00D2471B">
        <w:t xml:space="preserve">portfolio and customer </w:t>
      </w:r>
      <w:r w:rsidRPr="00D2471B">
        <w:t>projects deliverables, including the best allocation of resources to bids and projects.</w:t>
      </w:r>
    </w:p>
    <w:p w14:paraId="2AB0A790" w14:textId="5CD95F90" w:rsidR="008C5ED9" w:rsidRPr="00D2471B" w:rsidRDefault="008C5ED9" w:rsidP="005B3F9A">
      <w:pPr>
        <w:pStyle w:val="ListParagraph"/>
        <w:numPr>
          <w:ilvl w:val="0"/>
          <w:numId w:val="72"/>
        </w:numPr>
      </w:pPr>
      <w:r w:rsidRPr="00D2471B">
        <w:t>Develop the maturity of the organisation and the customer awareness.</w:t>
      </w:r>
    </w:p>
    <w:p w14:paraId="5718CA7F" w14:textId="629B2239" w:rsidR="4D11CDCA" w:rsidRPr="00D2471B" w:rsidRDefault="4D11CDCA" w:rsidP="1B9544E0">
      <w:pPr>
        <w:pStyle w:val="ListParagraph"/>
        <w:numPr>
          <w:ilvl w:val="0"/>
          <w:numId w:val="72"/>
        </w:numPr>
      </w:pPr>
      <w:r w:rsidRPr="00D2471B">
        <w:t>Propose potential peer assessor</w:t>
      </w:r>
      <w:r w:rsidR="00CD5D84" w:rsidRPr="00D2471B">
        <w:t>s</w:t>
      </w:r>
      <w:r w:rsidRPr="00D2471B">
        <w:t xml:space="preserve"> to the global pool and enable assessor</w:t>
      </w:r>
      <w:r w:rsidR="00CD5D84" w:rsidRPr="00D2471B">
        <w:t>s’</w:t>
      </w:r>
      <w:r w:rsidRPr="00D2471B">
        <w:t xml:space="preserve"> availability for peer assessment participation</w:t>
      </w:r>
      <w:r w:rsidR="00511D5A" w:rsidRPr="00D2471B">
        <w:t>.</w:t>
      </w:r>
    </w:p>
    <w:p w14:paraId="7CCE526E" w14:textId="1A34083B" w:rsidR="008C5ED9" w:rsidRPr="00D2471B" w:rsidRDefault="008C5ED9" w:rsidP="005B3F9A">
      <w:pPr>
        <w:pStyle w:val="ListParagraph"/>
        <w:numPr>
          <w:ilvl w:val="0"/>
          <w:numId w:val="72"/>
        </w:numPr>
      </w:pPr>
      <w:r w:rsidRPr="00D2471B">
        <w:t>Deploy an engineering Make</w:t>
      </w:r>
      <w:r w:rsidR="00EE606A" w:rsidRPr="00D2471B">
        <w:t>-</w:t>
      </w:r>
      <w:r w:rsidRPr="00D2471B">
        <w:t>or</w:t>
      </w:r>
      <w:r w:rsidR="00EE606A" w:rsidRPr="00D2471B">
        <w:t>-</w:t>
      </w:r>
      <w:r w:rsidRPr="00D2471B">
        <w:t>Buy methodology in order to contribute to the achievement of competitiveness objectives.</w:t>
      </w:r>
    </w:p>
    <w:p w14:paraId="3354AF73" w14:textId="73931AFB" w:rsidR="7ACAA54F" w:rsidRPr="00D2471B" w:rsidRDefault="7ACAA54F" w:rsidP="1B9544E0">
      <w:pPr>
        <w:pStyle w:val="ListParagraph"/>
        <w:numPr>
          <w:ilvl w:val="0"/>
          <w:numId w:val="72"/>
        </w:numPr>
      </w:pPr>
      <w:r w:rsidRPr="00D2471B">
        <w:t>Contribute to the global processes and tools evolution</w:t>
      </w:r>
      <w:r w:rsidR="6D421EFF" w:rsidRPr="00D2471B">
        <w:t xml:space="preserve"> and definition.</w:t>
      </w:r>
    </w:p>
    <w:p w14:paraId="7C3ECCC9" w14:textId="77777777" w:rsidR="00C67AF3" w:rsidRPr="00D2471B" w:rsidRDefault="00C67AF3" w:rsidP="000F439B">
      <w:pPr>
        <w:pStyle w:val="Heading1"/>
      </w:pPr>
      <w:bookmarkStart w:id="1118" w:name="_Toc240452080"/>
      <w:r w:rsidRPr="00D2471B">
        <w:t>TAILORING GUIDELINES</w:t>
      </w:r>
      <w:bookmarkEnd w:id="1118"/>
    </w:p>
    <w:p w14:paraId="0A8CB660" w14:textId="639C0ADC" w:rsidR="00E47C3E" w:rsidRPr="00D2471B" w:rsidRDefault="00E47C3E" w:rsidP="00E47C3E">
      <w:pPr>
        <w:rPr>
          <w:ins w:id="1119" w:author="SCHECK Oliver" w:date="2026-09-11T16:47:00Z" w16du:dateUtc="2026-09-11T14:47:00Z"/>
        </w:rPr>
      </w:pPr>
      <w:r w:rsidRPr="00D2471B">
        <w:t xml:space="preserve">Project tailoring defines the controlled adaptation of the </w:t>
      </w:r>
      <w:r w:rsidR="007045B7" w:rsidRPr="00D2471B">
        <w:t>Solution development</w:t>
      </w:r>
      <w:r w:rsidRPr="00D2471B">
        <w:t xml:space="preserve"> process to the specific context, scope, complexity, and risk of a project. It ensures that roles, activities, milestones, and deliverables are appropriately adjusted while maintaining compliance with applicable standards and project objectives.</w:t>
      </w:r>
    </w:p>
    <w:p w14:paraId="4CA92B4E" w14:textId="41726829" w:rsidR="008914E3" w:rsidRPr="00D2471B" w:rsidRDefault="008914E3" w:rsidP="00E47C3E">
      <w:ins w:id="1120" w:author="SCHECK Oliver" w:date="2026-09-11T16:47:00Z" w16du:dateUtc="2026-09-11T14:47:00Z">
        <w:r w:rsidRPr="00D2471B">
          <w:rPr>
            <w:highlight w:val="yellow"/>
            <w:rPrChange w:id="1121" w:author="SCHECK Oliver" w:date="2026-09-15T08:53:00Z" w16du:dateUtc="2026-09-15T06:53:00Z">
              <w:rPr/>
            </w:rPrChange>
          </w:rPr>
          <w:t xml:space="preserve">XXX include general </w:t>
        </w:r>
      </w:ins>
      <w:ins w:id="1122" w:author="SCHECK Oliver" w:date="2026-09-11T16:48:00Z" w16du:dateUtc="2026-09-11T14:48:00Z">
        <w:r w:rsidR="00E02334" w:rsidRPr="00D2471B">
          <w:rPr>
            <w:highlight w:val="yellow"/>
            <w:rPrChange w:id="1123" w:author="SCHECK Oliver" w:date="2026-09-15T08:53:00Z" w16du:dateUtc="2026-09-15T06:53:00Z">
              <w:rPr/>
            </w:rPrChange>
          </w:rPr>
          <w:t>tailoring</w:t>
        </w:r>
      </w:ins>
      <w:ins w:id="1124" w:author="SCHECK Oliver" w:date="2026-09-11T16:47:00Z" w16du:dateUtc="2026-09-11T14:47:00Z">
        <w:r w:rsidRPr="00D2471B">
          <w:rPr>
            <w:highlight w:val="yellow"/>
            <w:rPrChange w:id="1125" w:author="SCHECK Oliver" w:date="2026-09-15T08:53:00Z" w16du:dateUtc="2026-09-15T06:53:00Z">
              <w:rPr/>
            </w:rPrChange>
          </w:rPr>
          <w:t xml:space="preserve"> </w:t>
        </w:r>
      </w:ins>
      <w:ins w:id="1126" w:author="SCHECK Oliver" w:date="2026-09-11T16:48:00Z" w16du:dateUtc="2026-09-11T14:48:00Z">
        <w:r w:rsidR="00E02334" w:rsidRPr="00D2471B">
          <w:rPr>
            <w:highlight w:val="yellow"/>
            <w:rPrChange w:id="1127" w:author="SCHECK Oliver" w:date="2026-09-15T08:53:00Z" w16du:dateUtc="2026-09-15T06:53:00Z">
              <w:rPr/>
            </w:rPrChange>
          </w:rPr>
          <w:t>restrictions XX</w:t>
        </w:r>
      </w:ins>
    </w:p>
    <w:p w14:paraId="4143915F" w14:textId="0F6EA526" w:rsidR="00E47C3E" w:rsidRPr="00D2471B" w:rsidRDefault="007045B7" w:rsidP="00BF19CD">
      <w:pPr>
        <w:keepNext/>
      </w:pPr>
      <w:r w:rsidRPr="00D2471B">
        <w:t xml:space="preserve">Project </w:t>
      </w:r>
      <w:r w:rsidR="00E47C3E" w:rsidRPr="00D2471B">
        <w:t>Tailoring may include:</w:t>
      </w:r>
    </w:p>
    <w:p w14:paraId="582CB45D" w14:textId="3EA27A00" w:rsidR="00E47C3E" w:rsidRPr="00D2471B" w:rsidRDefault="00E47C3E">
      <w:pPr>
        <w:pStyle w:val="ListParagraph"/>
        <w:keepNext/>
        <w:numPr>
          <w:ilvl w:val="0"/>
          <w:numId w:val="21"/>
        </w:numPr>
        <w:ind w:left="714" w:hanging="357"/>
        <w:pPrChange w:id="1128" w:author="SCHECK Oliver" w:date="2026-09-15T09:08:00Z" w16du:dateUtc="2026-09-15T07:08:00Z">
          <w:pPr>
            <w:pStyle w:val="ListParagraph"/>
            <w:numPr>
              <w:numId w:val="21"/>
            </w:numPr>
            <w:ind w:hanging="360"/>
          </w:pPr>
        </w:pPrChange>
      </w:pPr>
      <w:r w:rsidRPr="00D2471B">
        <w:t>Roles</w:t>
      </w:r>
    </w:p>
    <w:p w14:paraId="7856A667" w14:textId="561CD752" w:rsidR="00E47C3E" w:rsidRPr="00D2471B" w:rsidRDefault="00106087" w:rsidP="00012BCE">
      <w:pPr>
        <w:pStyle w:val="ListParagraph"/>
        <w:numPr>
          <w:ilvl w:val="1"/>
          <w:numId w:val="21"/>
        </w:numPr>
      </w:pPr>
      <w:r w:rsidRPr="00D2471B">
        <w:t>Allocation</w:t>
      </w:r>
      <w:r w:rsidR="007045B7" w:rsidRPr="00D2471B">
        <w:t xml:space="preserve"> </w:t>
      </w:r>
      <w:r w:rsidR="00E47C3E" w:rsidRPr="00D2471B">
        <w:t xml:space="preserve">of </w:t>
      </w:r>
      <w:r w:rsidRPr="00D2471B">
        <w:t xml:space="preserve">multiple </w:t>
      </w:r>
      <w:r w:rsidR="00E47C3E" w:rsidRPr="00D2471B">
        <w:t>roles</w:t>
      </w:r>
      <w:r w:rsidR="007045B7" w:rsidRPr="00D2471B">
        <w:t xml:space="preserve"> to one person</w:t>
      </w:r>
      <w:r w:rsidR="00E47C3E" w:rsidRPr="00D2471B">
        <w:t xml:space="preserve"> </w:t>
      </w:r>
      <w:r w:rsidR="007045B7" w:rsidRPr="00D2471B">
        <w:t xml:space="preserve">for small projects </w:t>
      </w:r>
      <w:r w:rsidRPr="00D2471B">
        <w:t>if not contradicting with independency requirements imposed by applicable standards (e.g. CENELEC)</w:t>
      </w:r>
    </w:p>
    <w:p w14:paraId="4CBE0C8C" w14:textId="243F85A3" w:rsidR="009B3907" w:rsidRPr="00D2471B" w:rsidRDefault="009B3907" w:rsidP="007045B7">
      <w:pPr>
        <w:pStyle w:val="ListParagraph"/>
        <w:numPr>
          <w:ilvl w:val="1"/>
          <w:numId w:val="21"/>
        </w:numPr>
      </w:pPr>
      <w:r w:rsidRPr="00D2471B">
        <w:t>Removal of roles which are not needed in the current project context</w:t>
      </w:r>
      <w:r w:rsidR="65EBAEAF" w:rsidRPr="00D2471B">
        <w:t xml:space="preserve"> due to limited scope</w:t>
      </w:r>
      <w:r w:rsidR="71D5FEA5" w:rsidRPr="00D2471B">
        <w:t xml:space="preserve"> (e.g. </w:t>
      </w:r>
      <w:r w:rsidR="00BD7D00" w:rsidRPr="00D2471B">
        <w:t>HW</w:t>
      </w:r>
      <w:r w:rsidR="71D5FEA5" w:rsidRPr="00D2471B">
        <w:t xml:space="preserve"> WPM role omission due to no </w:t>
      </w:r>
      <w:r w:rsidR="00BD7D00" w:rsidRPr="00D2471B">
        <w:t>H</w:t>
      </w:r>
      <w:r w:rsidR="71D5FEA5" w:rsidRPr="00D2471B">
        <w:t>W development in the scope)</w:t>
      </w:r>
    </w:p>
    <w:p w14:paraId="34771D4B" w14:textId="1F3428BE" w:rsidR="00E47C3E" w:rsidRPr="00D2471B" w:rsidRDefault="00E47C3E">
      <w:pPr>
        <w:pStyle w:val="ListParagraph"/>
        <w:keepNext/>
        <w:numPr>
          <w:ilvl w:val="0"/>
          <w:numId w:val="21"/>
        </w:numPr>
        <w:ind w:left="714" w:hanging="357"/>
        <w:pPrChange w:id="1129" w:author="SCHECK Oliver" w:date="2026-09-15T09:08:00Z" w16du:dateUtc="2026-09-15T07:08:00Z">
          <w:pPr>
            <w:pStyle w:val="ListParagraph"/>
            <w:numPr>
              <w:numId w:val="21"/>
            </w:numPr>
            <w:ind w:hanging="360"/>
          </w:pPr>
        </w:pPrChange>
      </w:pPr>
      <w:r w:rsidRPr="00D2471B">
        <w:t xml:space="preserve">Milestones and </w:t>
      </w:r>
      <w:r w:rsidR="00012BCE" w:rsidRPr="00D2471B">
        <w:t xml:space="preserve">Solution development </w:t>
      </w:r>
      <w:r w:rsidRPr="00D2471B">
        <w:t>Reviews</w:t>
      </w:r>
    </w:p>
    <w:p w14:paraId="4B4BBC1D" w14:textId="2C668D7C" w:rsidR="00E47C3E" w:rsidRPr="00D2471B" w:rsidRDefault="007D3BC4" w:rsidP="00E453AE">
      <w:pPr>
        <w:pStyle w:val="ListParagraph"/>
        <w:numPr>
          <w:ilvl w:val="1"/>
          <w:numId w:val="21"/>
        </w:numPr>
      </w:pPr>
      <w:r w:rsidRPr="00D2471B">
        <w:t>Combination</w:t>
      </w:r>
      <w:r w:rsidR="009B3907" w:rsidRPr="00D2471B">
        <w:t xml:space="preserve"> </w:t>
      </w:r>
      <w:r w:rsidR="00E47C3E" w:rsidRPr="00D2471B">
        <w:t xml:space="preserve">of </w:t>
      </w:r>
      <w:r w:rsidR="00F87E34" w:rsidRPr="00D2471B">
        <w:t xml:space="preserve">multiple </w:t>
      </w:r>
      <w:r w:rsidR="00E47C3E" w:rsidRPr="00D2471B">
        <w:t>review milestones</w:t>
      </w:r>
      <w:r w:rsidR="00226A13" w:rsidRPr="00D2471B">
        <w:t xml:space="preserve"> (all check points from </w:t>
      </w:r>
      <w:r w:rsidR="00E97318" w:rsidRPr="00D2471B">
        <w:t xml:space="preserve">any </w:t>
      </w:r>
      <w:r w:rsidR="00226A13" w:rsidRPr="00D2471B">
        <w:t>combined milestones will be applicable</w:t>
      </w:r>
      <w:r w:rsidR="002937D2" w:rsidRPr="00D2471B">
        <w:t xml:space="preserve"> but analysed </w:t>
      </w:r>
      <w:r w:rsidR="00E97318" w:rsidRPr="00D2471B">
        <w:t>at</w:t>
      </w:r>
      <w:r w:rsidR="002937D2" w:rsidRPr="00D2471B">
        <w:t xml:space="preserve"> the same time)</w:t>
      </w:r>
    </w:p>
    <w:p w14:paraId="7F24F315" w14:textId="59F4AD0B" w:rsidR="00E47C3E" w:rsidRPr="00D2471B" w:rsidRDefault="00E47C3E" w:rsidP="007D3BC4">
      <w:pPr>
        <w:pStyle w:val="ListParagraph"/>
        <w:numPr>
          <w:ilvl w:val="1"/>
          <w:numId w:val="21"/>
        </w:numPr>
      </w:pPr>
      <w:r w:rsidRPr="00D2471B">
        <w:t xml:space="preserve">Adjustment of review scope </w:t>
      </w:r>
      <w:r w:rsidR="00FD6EAB" w:rsidRPr="00D2471B">
        <w:t>to align to the scope of the project</w:t>
      </w:r>
      <w:r w:rsidR="006B5D45" w:rsidRPr="00D2471B">
        <w:t xml:space="preserve"> (e.g. HW check points or milestones omission due to no HW development in the scope)</w:t>
      </w:r>
    </w:p>
    <w:p w14:paraId="478E7440" w14:textId="77777777" w:rsidR="00E47C3E" w:rsidRPr="00D2471B" w:rsidRDefault="00E47C3E" w:rsidP="000A3353">
      <w:pPr>
        <w:pStyle w:val="ListParagraph"/>
        <w:keepNext/>
        <w:numPr>
          <w:ilvl w:val="0"/>
          <w:numId w:val="21"/>
        </w:numPr>
        <w:ind w:left="714" w:hanging="357"/>
      </w:pPr>
      <w:commentRangeStart w:id="1130"/>
      <w:r w:rsidRPr="00D2471B">
        <w:t>Activities and Deliverables</w:t>
      </w:r>
      <w:commentRangeEnd w:id="1130"/>
      <w:r w:rsidR="00C60191" w:rsidRPr="00D2471B">
        <w:rPr>
          <w:rStyle w:val="CommentReference"/>
          <w:sz w:val="22"/>
          <w:szCs w:val="22"/>
        </w:rPr>
        <w:commentReference w:id="1130"/>
      </w:r>
    </w:p>
    <w:p w14:paraId="2C2CF408" w14:textId="70C8155E" w:rsidR="00E47C3E" w:rsidRPr="00D2471B" w:rsidRDefault="00E47C3E" w:rsidP="00E453AE">
      <w:pPr>
        <w:pStyle w:val="ListParagraph"/>
        <w:numPr>
          <w:ilvl w:val="1"/>
          <w:numId w:val="21"/>
        </w:numPr>
      </w:pPr>
      <w:r w:rsidRPr="00D2471B">
        <w:t xml:space="preserve">Reduction </w:t>
      </w:r>
      <w:r w:rsidR="1D4819BD" w:rsidRPr="00D2471B">
        <w:t xml:space="preserve">(if out of scope) </w:t>
      </w:r>
      <w:r w:rsidRPr="00D2471B">
        <w:t xml:space="preserve">or combination of </w:t>
      </w:r>
      <w:ins w:id="1131" w:author="SCHECK Oliver" w:date="2026-08-28T15:01:00Z" w16du:dateUtc="2026-08-28T13:01:00Z">
        <w:r w:rsidR="00932488" w:rsidRPr="00D2471B">
          <w:t xml:space="preserve">Solution </w:t>
        </w:r>
      </w:ins>
      <w:ins w:id="1132" w:author="SCHECK Oliver" w:date="2026-09-07T17:58:00Z" w16du:dateUtc="2026-09-07T15:58:00Z">
        <w:r w:rsidR="00D422DA" w:rsidRPr="00D2471B">
          <w:t>d</w:t>
        </w:r>
      </w:ins>
      <w:ins w:id="1133" w:author="SCHECK Oliver" w:date="2026-08-28T15:01:00Z" w16du:dateUtc="2026-08-28T13:01:00Z">
        <w:r w:rsidR="00932488" w:rsidRPr="00D2471B">
          <w:t xml:space="preserve">evelopment </w:t>
        </w:r>
      </w:ins>
      <w:r w:rsidRPr="00D2471B">
        <w:t>lifecycle activities</w:t>
      </w:r>
    </w:p>
    <w:p w14:paraId="539A9B9D" w14:textId="1A9F6E44" w:rsidR="00E47C3E" w:rsidRPr="00D2471B" w:rsidRDefault="00FB6527" w:rsidP="00E453AE">
      <w:pPr>
        <w:pStyle w:val="ListParagraph"/>
        <w:numPr>
          <w:ilvl w:val="1"/>
          <w:numId w:val="21"/>
        </w:numPr>
      </w:pPr>
      <w:r w:rsidRPr="00D2471B">
        <w:t>M</w:t>
      </w:r>
      <w:r w:rsidR="6DDAFFAF" w:rsidRPr="00D2471B">
        <w:t xml:space="preserve">erging </w:t>
      </w:r>
      <w:r w:rsidR="00E47C3E" w:rsidRPr="00D2471B">
        <w:t>of documentation and deliverables</w:t>
      </w:r>
    </w:p>
    <w:p w14:paraId="2BD0901B" w14:textId="5E1F81E5" w:rsidR="00E47C3E" w:rsidRPr="00D2471B" w:rsidRDefault="00E47C3E" w:rsidP="0003783F">
      <w:pPr>
        <w:keepNext/>
      </w:pPr>
      <w:r w:rsidRPr="00D2471B">
        <w:t>Typical Tailoring Scenarios</w:t>
      </w:r>
      <w:r w:rsidR="00012BCE" w:rsidRPr="00D2471B">
        <w:t xml:space="preserve"> are</w:t>
      </w:r>
    </w:p>
    <w:p w14:paraId="4007F921" w14:textId="77777777" w:rsidR="00E47C3E" w:rsidRPr="00D2471B" w:rsidRDefault="00E47C3E" w:rsidP="00E453AE">
      <w:pPr>
        <w:pStyle w:val="ListParagraph"/>
        <w:numPr>
          <w:ilvl w:val="0"/>
          <w:numId w:val="21"/>
        </w:numPr>
      </w:pPr>
      <w:r w:rsidRPr="00D2471B">
        <w:t>Roll</w:t>
      </w:r>
      <w:r w:rsidRPr="00D2471B">
        <w:rPr>
          <w:rFonts w:ascii="Cambria Math" w:hAnsi="Cambria Math" w:cs="Cambria Math"/>
        </w:rPr>
        <w:t>‑</w:t>
      </w:r>
      <w:r w:rsidRPr="00D2471B">
        <w:t>out Projects: focus on reuse and deployment; reduced design effort; verification focused on integration and site-specific validation</w:t>
      </w:r>
    </w:p>
    <w:p w14:paraId="0CED348B" w14:textId="3326652A" w:rsidR="00E47C3E" w:rsidRPr="00D2471B" w:rsidRDefault="00E47C3E" w:rsidP="00E453AE">
      <w:pPr>
        <w:pStyle w:val="ListParagraph"/>
        <w:numPr>
          <w:ilvl w:val="0"/>
          <w:numId w:val="21"/>
        </w:numPr>
      </w:pPr>
      <w:r w:rsidRPr="00D2471B">
        <w:t xml:space="preserve">Bug Fixes </w:t>
      </w:r>
      <w:r w:rsidR="00012BCE" w:rsidRPr="00D2471B">
        <w:t>&amp;</w:t>
      </w:r>
      <w:r w:rsidRPr="00D2471B">
        <w:t xml:space="preserve"> Small </w:t>
      </w:r>
      <w:r w:rsidR="00012BCE" w:rsidRPr="00D2471B">
        <w:t xml:space="preserve">Functional </w:t>
      </w:r>
      <w:r w:rsidRPr="00D2471B">
        <w:t>Extensions: limited scope; focus on impact analysis, implementation, and regression testing</w:t>
      </w:r>
    </w:p>
    <w:p w14:paraId="03056BE7" w14:textId="73150D42" w:rsidR="00E47C3E" w:rsidRPr="00D2471B" w:rsidRDefault="00E47C3E" w:rsidP="00E453AE">
      <w:pPr>
        <w:pStyle w:val="ListParagraph"/>
        <w:numPr>
          <w:ilvl w:val="0"/>
          <w:numId w:val="21"/>
        </w:numPr>
      </w:pPr>
      <w:r w:rsidRPr="00D2471B">
        <w:t xml:space="preserve">Maintenance </w:t>
      </w:r>
      <w:r w:rsidR="00012BCE" w:rsidRPr="00D2471B">
        <w:t>&amp;</w:t>
      </w:r>
      <w:r w:rsidRPr="00D2471B">
        <w:t xml:space="preserve"> Service Contracts: continuous activities; simplified governance; periodic reviews instead of formal milestones</w:t>
      </w:r>
    </w:p>
    <w:p w14:paraId="4891A642" w14:textId="431EAF2E" w:rsidR="00E47C3E" w:rsidRPr="00D2471B" w:rsidRDefault="00460E06" w:rsidP="0003783F">
      <w:pPr>
        <w:keepNext/>
      </w:pPr>
      <w:r w:rsidRPr="00D2471B">
        <w:t xml:space="preserve">Project </w:t>
      </w:r>
      <w:r w:rsidR="2D54C11A" w:rsidRPr="00D2471B">
        <w:t xml:space="preserve">Tailoring </w:t>
      </w:r>
      <w:r w:rsidR="00E47C3E" w:rsidRPr="00D2471B">
        <w:t>Documentation and Approval</w:t>
      </w:r>
    </w:p>
    <w:p w14:paraId="300F8F75" w14:textId="1D7715D2" w:rsidR="00E47C3E" w:rsidRPr="00D2471B" w:rsidRDefault="00E47C3E" w:rsidP="00012BCE">
      <w:pPr>
        <w:pStyle w:val="ListParagraph"/>
        <w:numPr>
          <w:ilvl w:val="0"/>
          <w:numId w:val="21"/>
        </w:numPr>
      </w:pPr>
      <w:r w:rsidRPr="00D2471B">
        <w:t xml:space="preserve">Tailoring shall be documented in the </w:t>
      </w:r>
      <w:r w:rsidR="003F66B6" w:rsidRPr="00D2471B">
        <w:t xml:space="preserve">Engineering Management Plan </w:t>
      </w:r>
      <w:r w:rsidR="00695A46" w:rsidRPr="00D2471B">
        <w:t xml:space="preserve">(for delivery projects) </w:t>
      </w:r>
      <w:r w:rsidR="00E354BF" w:rsidRPr="00D2471B">
        <w:t>or</w:t>
      </w:r>
      <w:r w:rsidR="00695A46" w:rsidRPr="00D2471B">
        <w:t xml:space="preserve"> </w:t>
      </w:r>
      <w:r w:rsidR="00B85BFF" w:rsidRPr="00D2471B">
        <w:t xml:space="preserve">in </w:t>
      </w:r>
      <w:r w:rsidR="00695A46" w:rsidRPr="00D2471B">
        <w:t xml:space="preserve">the </w:t>
      </w:r>
      <w:r w:rsidR="001935BC" w:rsidRPr="00D2471B">
        <w:t>Development Project Management Plan (for portfolio projects)</w:t>
      </w:r>
    </w:p>
    <w:p w14:paraId="5FFF58CA" w14:textId="7223A349" w:rsidR="00E47C3E" w:rsidRPr="00D2471B" w:rsidRDefault="7C7ED6EF" w:rsidP="00012BCE">
      <w:pPr>
        <w:pStyle w:val="ListParagraph"/>
        <w:numPr>
          <w:ilvl w:val="0"/>
          <w:numId w:val="21"/>
        </w:numPr>
      </w:pPr>
      <w:commentRangeStart w:id="1134"/>
      <w:commentRangeStart w:id="1135"/>
      <w:r w:rsidRPr="00D2471B">
        <w:t>Tailoring</w:t>
      </w:r>
      <w:commentRangeEnd w:id="1135"/>
      <w:r w:rsidR="00E47C3E" w:rsidRPr="00D2471B">
        <w:rPr>
          <w:rStyle w:val="CommentReference"/>
          <w:sz w:val="22"/>
          <w:szCs w:val="22"/>
        </w:rPr>
        <w:commentReference w:id="1135"/>
      </w:r>
      <w:r w:rsidRPr="00D2471B">
        <w:t xml:space="preserve"> of</w:t>
      </w:r>
      <w:r w:rsidR="0003783F" w:rsidRPr="00D2471B">
        <w:t xml:space="preserve"> </w:t>
      </w:r>
      <w:r w:rsidR="00E47C3E" w:rsidRPr="00D2471B">
        <w:t>the standard process shall be justified and traceable</w:t>
      </w:r>
      <w:commentRangeEnd w:id="1134"/>
      <w:r w:rsidR="00C60191" w:rsidRPr="00D2471B">
        <w:rPr>
          <w:rStyle w:val="CommentReference"/>
          <w:sz w:val="22"/>
          <w:szCs w:val="22"/>
        </w:rPr>
        <w:commentReference w:id="1134"/>
      </w:r>
    </w:p>
    <w:p w14:paraId="61FE1CB1" w14:textId="77777777" w:rsidR="00E47C3E" w:rsidRPr="00D2471B" w:rsidRDefault="00E47C3E" w:rsidP="00012BCE">
      <w:pPr>
        <w:pStyle w:val="ListParagraph"/>
        <w:numPr>
          <w:ilvl w:val="0"/>
          <w:numId w:val="21"/>
        </w:numPr>
      </w:pPr>
      <w:r w:rsidRPr="00D2471B">
        <w:t>Tailoring decisions shall be reviewed and approved by:</w:t>
      </w:r>
    </w:p>
    <w:p w14:paraId="40150FA5" w14:textId="7C8CE7CF" w:rsidR="00E47C3E" w:rsidRPr="00D2471B" w:rsidRDefault="00C620B2" w:rsidP="00012BCE">
      <w:pPr>
        <w:pStyle w:val="ListParagraph"/>
        <w:numPr>
          <w:ilvl w:val="1"/>
          <w:numId w:val="21"/>
        </w:numPr>
      </w:pPr>
      <w:r w:rsidRPr="00D2471B">
        <w:t>Project Engineer</w:t>
      </w:r>
    </w:p>
    <w:p w14:paraId="1BA05CEA" w14:textId="2FE91ACD" w:rsidR="00E47C3E" w:rsidRPr="00D2471B" w:rsidRDefault="00585880" w:rsidP="00012BCE">
      <w:pPr>
        <w:pStyle w:val="ListParagraph"/>
        <w:numPr>
          <w:ilvl w:val="1"/>
          <w:numId w:val="21"/>
        </w:numPr>
      </w:pPr>
      <w:r w:rsidRPr="00D2471B">
        <w:t xml:space="preserve">Project </w:t>
      </w:r>
      <w:r w:rsidR="00E47C3E" w:rsidRPr="00D2471B">
        <w:t xml:space="preserve">Quality </w:t>
      </w:r>
      <w:r w:rsidRPr="00D2471B">
        <w:t>Manager</w:t>
      </w:r>
    </w:p>
    <w:p w14:paraId="2DFE60A2" w14:textId="23A71DBB" w:rsidR="00E47C3E" w:rsidRPr="00D2471B" w:rsidRDefault="00E47C3E" w:rsidP="00E47C3E">
      <w:commentRangeStart w:id="1136"/>
      <w:r w:rsidRPr="00D2471B">
        <w:t>Changes to tailoring during execution shall follow formal change control</w:t>
      </w:r>
      <w:r w:rsidR="00D40D4B" w:rsidRPr="00D2471B">
        <w:t>!</w:t>
      </w:r>
      <w:commentRangeEnd w:id="1136"/>
      <w:r w:rsidR="00C60191" w:rsidRPr="00D2471B">
        <w:rPr>
          <w:rStyle w:val="CommentReference"/>
          <w:sz w:val="22"/>
          <w:szCs w:val="22"/>
        </w:rPr>
        <w:commentReference w:id="1136"/>
      </w:r>
    </w:p>
    <w:p w14:paraId="07B9A14B" w14:textId="53C0629B" w:rsidR="00E47C3E" w:rsidRPr="00D2471B" w:rsidRDefault="00D40D4B" w:rsidP="0003783F">
      <w:pPr>
        <w:keepNext/>
      </w:pPr>
      <w:r w:rsidRPr="00D2471B">
        <w:t xml:space="preserve">Project </w:t>
      </w:r>
      <w:r w:rsidR="00E47C3E" w:rsidRPr="00D2471B">
        <w:t>Tailoring shall:</w:t>
      </w:r>
    </w:p>
    <w:p w14:paraId="3B36F978" w14:textId="77777777" w:rsidR="00E47C3E" w:rsidRPr="00D2471B" w:rsidRDefault="00E47C3E" w:rsidP="00D40D4B">
      <w:pPr>
        <w:pStyle w:val="ListParagraph"/>
        <w:numPr>
          <w:ilvl w:val="0"/>
          <w:numId w:val="21"/>
        </w:numPr>
      </w:pPr>
      <w:r w:rsidRPr="00D2471B">
        <w:t>Preserve traceability, verification, and safety principles</w:t>
      </w:r>
    </w:p>
    <w:p w14:paraId="470D40D8" w14:textId="77777777" w:rsidR="00E47C3E" w:rsidRPr="00D2471B" w:rsidRDefault="00E47C3E" w:rsidP="00D40D4B">
      <w:pPr>
        <w:pStyle w:val="ListParagraph"/>
        <w:numPr>
          <w:ilvl w:val="0"/>
          <w:numId w:val="21"/>
        </w:numPr>
      </w:pPr>
      <w:r w:rsidRPr="00D2471B">
        <w:t>Remain transparent and auditable</w:t>
      </w:r>
    </w:p>
    <w:p w14:paraId="457D710E" w14:textId="627D668C" w:rsidR="00E47C3E" w:rsidRPr="00D2471B" w:rsidRDefault="00E47C3E" w:rsidP="00D40D4B">
      <w:pPr>
        <w:pStyle w:val="ListParagraph"/>
        <w:numPr>
          <w:ilvl w:val="0"/>
          <w:numId w:val="21"/>
        </w:numPr>
      </w:pPr>
      <w:r w:rsidRPr="00D2471B">
        <w:t>Not compromise compliance with applicable standards</w:t>
      </w:r>
    </w:p>
    <w:p w14:paraId="25E9D539" w14:textId="2A206C3C" w:rsidR="1B9544E0" w:rsidRPr="00D2471B" w:rsidRDefault="48484E4B" w:rsidP="00BF2317">
      <w:pPr>
        <w:pStyle w:val="ListParagraph"/>
        <w:numPr>
          <w:ilvl w:val="0"/>
          <w:numId w:val="21"/>
        </w:numPr>
      </w:pPr>
      <w:commentRangeStart w:id="1137"/>
      <w:commentRangeStart w:id="1138"/>
      <w:r w:rsidRPr="00D2471B">
        <w:t>Not compromise compliance to global processes and applicable tools</w:t>
      </w:r>
      <w:commentRangeEnd w:id="1137"/>
      <w:r w:rsidR="00B93700" w:rsidRPr="00D2471B">
        <w:rPr>
          <w:rStyle w:val="CommentReference"/>
          <w:sz w:val="22"/>
          <w:szCs w:val="22"/>
        </w:rPr>
        <w:commentReference w:id="1137"/>
      </w:r>
      <w:commentRangeEnd w:id="1138"/>
      <w:r w:rsidR="00633B27" w:rsidRPr="00D2471B">
        <w:rPr>
          <w:rStyle w:val="CommentReference"/>
          <w:sz w:val="22"/>
          <w:szCs w:val="22"/>
        </w:rPr>
        <w:commentReference w:id="1138"/>
      </w:r>
    </w:p>
    <w:p w14:paraId="12CC49FB" w14:textId="77777777" w:rsidR="00E1467A" w:rsidRPr="00D2471B" w:rsidRDefault="00E1467A" w:rsidP="000F439B">
      <w:pPr>
        <w:pStyle w:val="Heading1"/>
      </w:pPr>
      <w:bookmarkStart w:id="1139" w:name="_Toc240452081"/>
      <w:r w:rsidRPr="00D2471B">
        <w:t>MEASURES</w:t>
      </w:r>
      <w:bookmarkEnd w:id="1139"/>
    </w:p>
    <w:p w14:paraId="5C66D43F" w14:textId="3FF2172B" w:rsidR="00C311BE" w:rsidRPr="00D2471B" w:rsidRDefault="00C311BE" w:rsidP="00C311BE">
      <w:r w:rsidRPr="00D2471B">
        <w:t xml:space="preserve">Please refer to </w:t>
      </w:r>
      <w:r w:rsidRPr="00D2471B">
        <w:rPr>
          <w:b/>
          <w:bCs/>
        </w:rPr>
        <w:t>G-KPI L</w:t>
      </w:r>
      <w:r w:rsidR="00DB4322" w:rsidRPr="00D2471B">
        <w:rPr>
          <w:b/>
          <w:bCs/>
        </w:rPr>
        <w:t>03001</w:t>
      </w:r>
      <w:r w:rsidR="00DB4322" w:rsidRPr="00D2471B">
        <w:t xml:space="preserve"> </w:t>
      </w:r>
      <w:r w:rsidRPr="00D2471B">
        <w:t>that defines the KPIs associated with the process.</w:t>
      </w:r>
    </w:p>
    <w:p w14:paraId="13B518FF" w14:textId="258C9B85" w:rsidR="000644AC" w:rsidRPr="00D2471B" w:rsidRDefault="000644AC">
      <w:pPr>
        <w:spacing w:after="0" w:line="240" w:lineRule="auto"/>
        <w:jc w:val="left"/>
      </w:pPr>
      <w:r w:rsidRPr="00D2471B">
        <w:br w:type="page"/>
      </w:r>
    </w:p>
    <w:p w14:paraId="44B1049F" w14:textId="77777777" w:rsidR="00631D22" w:rsidRPr="00D2471B" w:rsidRDefault="00631D22" w:rsidP="000F439B">
      <w:pPr>
        <w:pStyle w:val="Heading1"/>
      </w:pPr>
      <w:bookmarkStart w:id="1140" w:name="_Toc240452082"/>
      <w:commentRangeStart w:id="1141"/>
      <w:commentRangeStart w:id="1142"/>
      <w:commentRangeStart w:id="1143"/>
      <w:r w:rsidRPr="00D2471B">
        <w:t>R.A.C.I.</w:t>
      </w:r>
      <w:bookmarkEnd w:id="1140"/>
      <w:commentRangeEnd w:id="1143"/>
      <w:r w:rsidR="00C60191" w:rsidRPr="00D2471B">
        <w:rPr>
          <w:rStyle w:val="CommentReference"/>
          <w:sz w:val="28"/>
          <w:szCs w:val="28"/>
        </w:rPr>
        <w:commentReference w:id="1143"/>
      </w:r>
      <w:commentRangeEnd w:id="1141"/>
      <w:r w:rsidR="0003585D" w:rsidRPr="00D2471B">
        <w:rPr>
          <w:rStyle w:val="CommentReference"/>
          <w:sz w:val="28"/>
          <w:szCs w:val="28"/>
        </w:rPr>
        <w:commentReference w:id="1141"/>
      </w:r>
      <w:commentRangeEnd w:id="1142"/>
      <w:r w:rsidR="00397251" w:rsidRPr="00D2471B">
        <w:rPr>
          <w:rStyle w:val="CommentReference"/>
          <w:sz w:val="28"/>
          <w:szCs w:val="28"/>
        </w:rPr>
        <w:commentReference w:id="1142"/>
      </w:r>
    </w:p>
    <w:tbl>
      <w:tblPr>
        <w:tblStyle w:val="TableGrid"/>
        <w:tblW w:w="9451" w:type="dxa"/>
        <w:jc w:val="center"/>
        <w:tblBorders>
          <w:top w:val="single" w:sz="4" w:space="0" w:color="auto"/>
          <w:bottom w:val="single" w:sz="4" w:space="0" w:color="auto"/>
          <w:insideH w:val="dashSmallGap" w:sz="4" w:space="0" w:color="000000" w:themeColor="text1"/>
          <w:insideV w:val="dotted" w:sz="4" w:space="0" w:color="auto"/>
        </w:tblBorders>
        <w:tblLayout w:type="fixed"/>
        <w:tblLook w:val="0480" w:firstRow="0" w:lastRow="0" w:firstColumn="1" w:lastColumn="0" w:noHBand="0" w:noVBand="1"/>
        <w:tblCaption w:val="RACI Table"/>
      </w:tblPr>
      <w:tblGrid>
        <w:gridCol w:w="1701"/>
        <w:gridCol w:w="1937"/>
        <w:gridCol w:w="1938"/>
        <w:gridCol w:w="1937"/>
        <w:gridCol w:w="1938"/>
      </w:tblGrid>
      <w:tr w:rsidR="000A27DA" w:rsidRPr="00D2471B" w14:paraId="29958198" w14:textId="77777777" w:rsidTr="00F90C98">
        <w:trPr>
          <w:tblHeader/>
          <w:jc w:val="center"/>
        </w:trPr>
        <w:tc>
          <w:tcPr>
            <w:tcW w:w="1701" w:type="dxa"/>
            <w:shd w:val="clear" w:color="auto" w:fill="F2F2F2" w:themeFill="background1" w:themeFillShade="F2"/>
            <w:vAlign w:val="center"/>
          </w:tcPr>
          <w:p w14:paraId="7B2E0370"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Activity ID &amp; Name</w:t>
            </w:r>
          </w:p>
        </w:tc>
        <w:tc>
          <w:tcPr>
            <w:tcW w:w="1937" w:type="dxa"/>
            <w:shd w:val="clear" w:color="auto" w:fill="F2F2F2" w:themeFill="background1" w:themeFillShade="F2"/>
            <w:vAlign w:val="center"/>
          </w:tcPr>
          <w:p w14:paraId="2F46E031"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R = Responsible</w:t>
            </w:r>
          </w:p>
        </w:tc>
        <w:tc>
          <w:tcPr>
            <w:tcW w:w="1938" w:type="dxa"/>
            <w:shd w:val="clear" w:color="auto" w:fill="F2F2F2" w:themeFill="background1" w:themeFillShade="F2"/>
            <w:vAlign w:val="center"/>
          </w:tcPr>
          <w:p w14:paraId="4D137F0F"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A = Accountable</w:t>
            </w:r>
          </w:p>
        </w:tc>
        <w:tc>
          <w:tcPr>
            <w:tcW w:w="1937" w:type="dxa"/>
            <w:shd w:val="clear" w:color="auto" w:fill="F2F2F2" w:themeFill="background1" w:themeFillShade="F2"/>
            <w:vAlign w:val="center"/>
          </w:tcPr>
          <w:p w14:paraId="7FFE3252"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C = Consulted</w:t>
            </w:r>
          </w:p>
        </w:tc>
        <w:tc>
          <w:tcPr>
            <w:tcW w:w="1938" w:type="dxa"/>
            <w:shd w:val="clear" w:color="auto" w:fill="F2F2F2" w:themeFill="background1" w:themeFillShade="F2"/>
            <w:vAlign w:val="center"/>
          </w:tcPr>
          <w:p w14:paraId="55DD65C1"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I = Informed</w:t>
            </w:r>
          </w:p>
        </w:tc>
      </w:tr>
      <w:tr w:rsidR="000A27DA" w:rsidRPr="00D2471B" w14:paraId="7F6F6F53" w14:textId="77777777" w:rsidTr="00F90C98">
        <w:trPr>
          <w:trHeight w:val="737"/>
          <w:jc w:val="center"/>
        </w:trPr>
        <w:tc>
          <w:tcPr>
            <w:tcW w:w="1701" w:type="dxa"/>
            <w:vAlign w:val="center"/>
          </w:tcPr>
          <w:p w14:paraId="62B83F4A" w14:textId="7A5720F8" w:rsidR="00AB7E9B" w:rsidRPr="00D2471B" w:rsidRDefault="00AB7E9B" w:rsidP="00AB7E9B">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-01</w:t>
            </w:r>
          </w:p>
          <w:p w14:paraId="2D318113" w14:textId="5160D931" w:rsidR="0067613E" w:rsidRPr="00D2471B" w:rsidRDefault="00AB7E9B" w:rsidP="00AB7E9B">
            <w:pPr>
              <w:pStyle w:val="Guidance"/>
              <w:spacing w:after="0"/>
              <w:jc w:val="center"/>
              <w:rPr>
                <w:color w:val="auto"/>
                <w:sz w:val="20"/>
                <w:szCs w:val="20"/>
              </w:rPr>
            </w:pPr>
            <w:r w:rsidRPr="00D2471B">
              <w:rPr>
                <w:i w:val="0"/>
                <w:color w:val="auto"/>
                <w:sz w:val="20"/>
                <w:szCs w:val="20"/>
              </w:rPr>
              <w:t>Manage Contributions for Bidding</w:t>
            </w:r>
          </w:p>
        </w:tc>
        <w:tc>
          <w:tcPr>
            <w:tcW w:w="1937" w:type="dxa"/>
            <w:vAlign w:val="center"/>
          </w:tcPr>
          <w:p w14:paraId="5F318001" w14:textId="508E9FA5" w:rsidR="0067613E" w:rsidRPr="00D2471B" w:rsidRDefault="0010558D">
            <w:pPr>
              <w:spacing w:before="60" w:after="0" w:line="240" w:lineRule="auto"/>
              <w:jc w:val="center"/>
              <w:rPr>
                <w:rFonts w:cs="Arial"/>
                <w:sz w:val="20"/>
                <w:szCs w:val="20"/>
              </w:rPr>
            </w:pPr>
            <w:r w:rsidRPr="00D2471B">
              <w:rPr>
                <w:rFonts w:cs="Arial"/>
                <w:sz w:val="20"/>
                <w:szCs w:val="20"/>
              </w:rPr>
              <w:t xml:space="preserve">Solution </w:t>
            </w:r>
            <w:ins w:id="1144"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090898DB" w14:textId="4AF4BBD6" w:rsidR="0067613E" w:rsidRPr="00D2471B" w:rsidRDefault="00F37E96">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5C9D628D" w14:textId="069F3462" w:rsidR="00212E63" w:rsidRPr="00D2471B" w:rsidRDefault="00E47B2B" w:rsidP="001B7F59">
            <w:pPr>
              <w:spacing w:before="60" w:after="0" w:line="240" w:lineRule="auto"/>
              <w:jc w:val="center"/>
              <w:rPr>
                <w:rFonts w:cs="Arial"/>
                <w:sz w:val="20"/>
                <w:szCs w:val="20"/>
              </w:rPr>
            </w:pPr>
            <w:commentRangeStart w:id="1145"/>
            <w:r w:rsidRPr="00D2471B">
              <w:rPr>
                <w:rFonts w:cs="Arial"/>
                <w:sz w:val="20"/>
                <w:szCs w:val="20"/>
              </w:rPr>
              <w:t xml:space="preserve">Technical </w:t>
            </w:r>
            <w:r w:rsidR="00F63FA6" w:rsidRPr="00D2471B">
              <w:rPr>
                <w:rFonts w:cs="Arial"/>
                <w:sz w:val="20"/>
                <w:szCs w:val="20"/>
              </w:rPr>
              <w:t>Authority</w:t>
            </w:r>
            <w:commentRangeEnd w:id="1145"/>
            <w:r w:rsidR="00B30A05" w:rsidRPr="00D2471B">
              <w:rPr>
                <w:rStyle w:val="CommentReference"/>
                <w:rFonts w:cs="Arial"/>
                <w:sz w:val="20"/>
                <w:szCs w:val="20"/>
              </w:rPr>
              <w:commentReference w:id="1145"/>
            </w:r>
            <w:ins w:id="1146" w:author="SCHECK Oliver" w:date="2026-09-10T16:42:00Z" w16du:dateUtc="2026-09-10T14:42:00Z">
              <w:r w:rsidR="005D4CA8" w:rsidRPr="00D2471B">
                <w:rPr>
                  <w:rFonts w:cs="Arial"/>
                  <w:sz w:val="20"/>
                  <w:szCs w:val="20"/>
                </w:rPr>
                <w:t>,</w:t>
              </w:r>
            </w:ins>
          </w:p>
          <w:p w14:paraId="31641012" w14:textId="55E754BD" w:rsidR="00F63FA6" w:rsidRPr="00D2471B" w:rsidRDefault="00F63FA6" w:rsidP="00F63FA6">
            <w:pPr>
              <w:spacing w:before="60" w:after="0" w:line="240" w:lineRule="auto"/>
              <w:jc w:val="center"/>
              <w:rPr>
                <w:rFonts w:cs="Arial"/>
                <w:sz w:val="20"/>
                <w:szCs w:val="20"/>
              </w:rPr>
            </w:pPr>
            <w:r w:rsidRPr="00D2471B">
              <w:rPr>
                <w:rFonts w:cs="Arial"/>
                <w:sz w:val="20"/>
                <w:szCs w:val="20"/>
              </w:rPr>
              <w:t>Bid Manager</w:t>
            </w:r>
            <w:ins w:id="1147" w:author="SCHECK Oliver" w:date="2026-09-16T15:17:00Z" w16du:dateUtc="2026-09-16T13:17:00Z">
              <w:r w:rsidR="002F3BAE">
                <w:rPr>
                  <w:rFonts w:cs="Arial"/>
                  <w:sz w:val="20"/>
                  <w:szCs w:val="20"/>
                </w:rPr>
                <w:t xml:space="preserve"> (BM)</w:t>
              </w:r>
            </w:ins>
            <w:r w:rsidRPr="00D2471B">
              <w:rPr>
                <w:rFonts w:cs="Arial"/>
                <w:sz w:val="20"/>
                <w:szCs w:val="20"/>
              </w:rPr>
              <w:t>,</w:t>
            </w:r>
          </w:p>
          <w:p w14:paraId="538A5FD3" w14:textId="24307434" w:rsidR="00003041" w:rsidRPr="00D2471B" w:rsidRDefault="005D0661" w:rsidP="00881BD7">
            <w:pPr>
              <w:spacing w:before="60" w:after="0" w:line="240" w:lineRule="auto"/>
              <w:jc w:val="center"/>
              <w:rPr>
                <w:rFonts w:cs="Arial"/>
                <w:sz w:val="20"/>
                <w:szCs w:val="20"/>
              </w:rPr>
            </w:pPr>
            <w:r w:rsidRPr="00D2471B">
              <w:rPr>
                <w:rFonts w:cs="Arial"/>
                <w:sz w:val="20"/>
                <w:szCs w:val="20"/>
              </w:rPr>
              <w:t>Project Quality Manager (PQM),</w:t>
            </w:r>
          </w:p>
          <w:p w14:paraId="35ECA734" w14:textId="77777777" w:rsidR="00881BD7" w:rsidRDefault="00881BD7" w:rsidP="00881BD7">
            <w:pPr>
              <w:spacing w:before="60" w:after="0" w:line="240" w:lineRule="auto"/>
              <w:jc w:val="center"/>
              <w:rPr>
                <w:ins w:id="1148" w:author="SCHECK Oliver" w:date="2026-09-16T15:33:00Z" w16du:dateUtc="2026-09-16T13:33:00Z"/>
                <w:rFonts w:cs="Arial"/>
                <w:sz w:val="20"/>
                <w:szCs w:val="20"/>
              </w:rPr>
            </w:pPr>
            <w:ins w:id="1149" w:author="SCHECK Oliver" w:date="2026-09-16T15:33:00Z" w16du:dateUtc="2026-09-16T13:33:00Z">
              <w:r>
                <w:rPr>
                  <w:rFonts w:cs="Arial"/>
                  <w:sz w:val="20"/>
                  <w:szCs w:val="20"/>
                </w:rPr>
                <w:t xml:space="preserve">SRS </w:t>
              </w:r>
              <w:r w:rsidRPr="00972EAF">
                <w:rPr>
                  <w:rFonts w:cs="Arial"/>
                  <w:sz w:val="20"/>
                  <w:szCs w:val="20"/>
                </w:rPr>
                <w:t>Project RAMS Manager</w:t>
              </w:r>
              <w:r>
                <w:rPr>
                  <w:rFonts w:cs="Arial"/>
                  <w:sz w:val="20"/>
                  <w:szCs w:val="20"/>
                </w:rPr>
                <w:t>,</w:t>
              </w:r>
            </w:ins>
          </w:p>
          <w:p w14:paraId="52D742FE" w14:textId="77777777" w:rsidR="00881BD7" w:rsidRDefault="00881BD7" w:rsidP="00881BD7">
            <w:pPr>
              <w:spacing w:before="60" w:after="0" w:line="240" w:lineRule="auto"/>
              <w:jc w:val="center"/>
              <w:rPr>
                <w:ins w:id="1150" w:author="SCHECK Oliver" w:date="2026-09-16T15:33:00Z" w16du:dateUtc="2026-09-16T13:33:00Z"/>
                <w:rFonts w:cs="Arial"/>
                <w:sz w:val="20"/>
                <w:szCs w:val="20"/>
              </w:rPr>
            </w:pPr>
            <w:ins w:id="1151" w:author="SCHECK Oliver" w:date="2026-09-16T15:33:00Z" w16du:dateUtc="2026-09-16T13:33:00Z">
              <w:r>
                <w:rPr>
                  <w:rFonts w:cs="Arial"/>
                  <w:sz w:val="20"/>
                  <w:szCs w:val="20"/>
                </w:rPr>
                <w:t xml:space="preserve">VHC </w:t>
              </w:r>
              <w:r w:rsidRPr="00003041">
                <w:rPr>
                  <w:rFonts w:cs="Arial"/>
                  <w:sz w:val="20"/>
                  <w:szCs w:val="20"/>
                </w:rPr>
                <w:t>Project RAM Manager</w:t>
              </w:r>
              <w:r>
                <w:rPr>
                  <w:rFonts w:cs="Arial"/>
                  <w:sz w:val="20"/>
                  <w:szCs w:val="20"/>
                </w:rPr>
                <w:t>,</w:t>
              </w:r>
            </w:ins>
          </w:p>
          <w:p w14:paraId="1B57B104" w14:textId="6557CC3B" w:rsidR="00881BD7" w:rsidRDefault="00881BD7" w:rsidP="00881BD7">
            <w:pPr>
              <w:spacing w:before="60" w:after="0" w:line="240" w:lineRule="auto"/>
              <w:jc w:val="center"/>
              <w:rPr>
                <w:ins w:id="1152" w:author="SCHECK Oliver" w:date="2026-09-16T15:33:00Z" w16du:dateUtc="2026-09-16T13:33:00Z"/>
                <w:rFonts w:cs="Arial"/>
                <w:sz w:val="20"/>
                <w:szCs w:val="20"/>
              </w:rPr>
            </w:pPr>
            <w:ins w:id="1153" w:author="SCHECK Oliver" w:date="2026-09-16T15:33:00Z" w16du:dateUtc="2026-09-16T13:33: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ins w:id="1154" w:author="SCHECK Oliver" w:date="2026-09-16T15:36:00Z" w16du:dateUtc="2026-09-16T13:36:00Z">
              <w:r w:rsidR="002A1E80">
                <w:rPr>
                  <w:rFonts w:cs="Arial"/>
                  <w:sz w:val="20"/>
                  <w:szCs w:val="20"/>
                </w:rPr>
                <w:t>,</w:t>
              </w:r>
            </w:ins>
          </w:p>
          <w:p w14:paraId="66C9552F" w14:textId="2983BD1F" w:rsidR="00F63FA6" w:rsidRPr="00D2471B" w:rsidRDefault="00F63FA6" w:rsidP="00881BD7">
            <w:pPr>
              <w:spacing w:before="60" w:after="0" w:line="240" w:lineRule="auto"/>
              <w:jc w:val="center"/>
              <w:rPr>
                <w:rFonts w:cs="Arial"/>
                <w:sz w:val="20"/>
                <w:szCs w:val="20"/>
              </w:rPr>
            </w:pPr>
            <w:r w:rsidRPr="00D2471B">
              <w:rPr>
                <w:rFonts w:cs="Arial"/>
                <w:sz w:val="20"/>
                <w:szCs w:val="20"/>
              </w:rPr>
              <w:t>Relevant Functional Manager</w:t>
            </w:r>
            <w:ins w:id="1155" w:author="SCHECK Oliver" w:date="2026-09-16T15:09:00Z" w16du:dateUtc="2026-09-16T13:09:00Z">
              <w:r w:rsidR="00F461BC">
                <w:rPr>
                  <w:rFonts w:cs="Arial"/>
                  <w:sz w:val="20"/>
                  <w:szCs w:val="20"/>
                </w:rPr>
                <w:t>s</w:t>
              </w:r>
            </w:ins>
            <w:del w:id="1156" w:author="SCHECK Oliver" w:date="2026-09-16T09:35:00Z" w16du:dateUtc="2026-09-16T07:35:00Z">
              <w:r w:rsidRPr="00D2471B" w:rsidDel="00741DC6">
                <w:rPr>
                  <w:rFonts w:cs="Arial"/>
                  <w:sz w:val="20"/>
                  <w:szCs w:val="20"/>
                </w:rPr>
                <w:delText>,</w:delText>
              </w:r>
            </w:del>
          </w:p>
          <w:p w14:paraId="29DCD204" w14:textId="7E752A38" w:rsidR="0067613E" w:rsidRPr="00D2471B" w:rsidRDefault="00D80FA9" w:rsidP="00ED2527">
            <w:pPr>
              <w:spacing w:before="60" w:after="0" w:line="240" w:lineRule="auto"/>
              <w:rPr>
                <w:rFonts w:cs="Arial"/>
                <w:sz w:val="20"/>
                <w:szCs w:val="20"/>
              </w:rPr>
            </w:pPr>
            <w:del w:id="1157" w:author="SCHECK Oliver" w:date="2026-09-16T09:35:00Z" w16du:dateUtc="2026-09-16T07:35:00Z">
              <w:r w:rsidRPr="00D2471B" w:rsidDel="00741DC6">
                <w:rPr>
                  <w:rFonts w:cs="Arial"/>
                  <w:sz w:val="20"/>
                  <w:szCs w:val="20"/>
                </w:rPr>
                <w:delText xml:space="preserve">Relevant </w:delText>
              </w:r>
              <w:r w:rsidR="00F63FA6" w:rsidRPr="00D2471B" w:rsidDel="00741DC6">
                <w:rPr>
                  <w:rFonts w:cs="Arial"/>
                  <w:sz w:val="20"/>
                  <w:szCs w:val="20"/>
                </w:rPr>
                <w:delText>Work Package Managers (WP</w:delText>
              </w:r>
              <w:r w:rsidR="003F77C1" w:rsidRPr="00D2471B" w:rsidDel="00741DC6">
                <w:rPr>
                  <w:rFonts w:cs="Arial"/>
                  <w:sz w:val="20"/>
                  <w:szCs w:val="20"/>
                </w:rPr>
                <w:delText>M</w:delText>
              </w:r>
              <w:r w:rsidR="00F63FA6" w:rsidRPr="00D2471B" w:rsidDel="00741DC6">
                <w:rPr>
                  <w:rFonts w:cs="Arial"/>
                  <w:sz w:val="20"/>
                  <w:szCs w:val="20"/>
                </w:rPr>
                <w:delText>s)</w:delText>
              </w:r>
            </w:del>
          </w:p>
        </w:tc>
        <w:tc>
          <w:tcPr>
            <w:tcW w:w="1938" w:type="dxa"/>
            <w:vAlign w:val="center"/>
          </w:tcPr>
          <w:p w14:paraId="1771AFBC" w14:textId="334C3BCE" w:rsidR="0067613E" w:rsidRPr="00D2471B" w:rsidRDefault="0067613E">
            <w:pPr>
              <w:spacing w:before="60" w:after="0" w:line="240" w:lineRule="auto"/>
              <w:jc w:val="center"/>
              <w:rPr>
                <w:rFonts w:cs="Arial"/>
                <w:sz w:val="20"/>
                <w:szCs w:val="20"/>
              </w:rPr>
            </w:pPr>
          </w:p>
        </w:tc>
      </w:tr>
      <w:tr w:rsidR="00EC7D44" w:rsidRPr="00D2471B" w14:paraId="3A753A31" w14:textId="77777777" w:rsidTr="00F90C98">
        <w:trPr>
          <w:trHeight w:val="737"/>
          <w:jc w:val="center"/>
        </w:trPr>
        <w:tc>
          <w:tcPr>
            <w:tcW w:w="1701" w:type="dxa"/>
            <w:vAlign w:val="center"/>
          </w:tcPr>
          <w:p w14:paraId="51164A19" w14:textId="30C92998" w:rsidR="00EC7D44" w:rsidRPr="00D2471B" w:rsidRDefault="00EC7D44" w:rsidP="00EC7D4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-02</w:t>
            </w:r>
          </w:p>
          <w:p w14:paraId="1373CD47" w14:textId="7DC12006" w:rsidR="00EC7D44" w:rsidRPr="00D2471B" w:rsidRDefault="00EC7D44" w:rsidP="00EC7D44">
            <w:pPr>
              <w:pStyle w:val="Guidance"/>
              <w:spacing w:after="0"/>
              <w:jc w:val="center"/>
              <w:rPr>
                <w:i w:val="0"/>
                <w:color w:val="auto"/>
                <w:sz w:val="20"/>
                <w:szCs w:val="20"/>
              </w:rPr>
            </w:pPr>
            <w:r w:rsidRPr="00D2471B">
              <w:rPr>
                <w:i w:val="0"/>
                <w:color w:val="auto"/>
                <w:sz w:val="20"/>
                <w:szCs w:val="20"/>
              </w:rPr>
              <w:t>Plan and Coordinate Solution Development</w:t>
            </w:r>
          </w:p>
        </w:tc>
        <w:tc>
          <w:tcPr>
            <w:tcW w:w="1937" w:type="dxa"/>
            <w:vAlign w:val="center"/>
          </w:tcPr>
          <w:p w14:paraId="5C96C999" w14:textId="5CCF8221" w:rsidR="00EC7D44" w:rsidRPr="00D2471B" w:rsidRDefault="00177601" w:rsidP="00EC7D44">
            <w:pPr>
              <w:spacing w:before="60" w:after="0" w:line="240" w:lineRule="auto"/>
              <w:jc w:val="center"/>
              <w:rPr>
                <w:rFonts w:cs="Arial"/>
                <w:sz w:val="20"/>
                <w:szCs w:val="20"/>
              </w:rPr>
            </w:pPr>
            <w:ins w:id="1158" w:author="SCHECK Oliver" w:date="2026-09-16T09:29:00Z" w16du:dateUtc="2026-09-16T07:29:00Z">
              <w:r w:rsidRPr="00D2471B">
                <w:rPr>
                  <w:rFonts w:cs="Arial"/>
                  <w:sz w:val="20"/>
                  <w:szCs w:val="20"/>
                </w:rPr>
                <w:t>Project Engineer (PE)</w:t>
              </w:r>
            </w:ins>
            <w:commentRangeStart w:id="1159"/>
            <w:commentRangeStart w:id="1160"/>
            <w:del w:id="1161" w:author="SCHECK Oliver" w:date="2026-09-16T09:29:00Z" w16du:dateUtc="2026-09-16T07:29:00Z">
              <w:r w:rsidR="00EC7D44" w:rsidRPr="00D2471B" w:rsidDel="00177601">
                <w:rPr>
                  <w:rFonts w:cs="Arial"/>
                  <w:sz w:val="20"/>
                  <w:szCs w:val="20"/>
                </w:rPr>
                <w:delText>Solution Team</w:delText>
              </w:r>
              <w:commentRangeEnd w:id="1159"/>
              <w:r w:rsidR="00B30A05" w:rsidRPr="00D2471B" w:rsidDel="00177601">
                <w:rPr>
                  <w:rStyle w:val="CommentReference"/>
                  <w:rFonts w:cs="Arial"/>
                  <w:sz w:val="20"/>
                  <w:szCs w:val="20"/>
                </w:rPr>
                <w:commentReference w:id="1159"/>
              </w:r>
            </w:del>
            <w:commentRangeEnd w:id="1160"/>
            <w:r w:rsidR="00873A83" w:rsidRPr="00D2471B">
              <w:rPr>
                <w:rStyle w:val="CommentReference"/>
                <w:rFonts w:cs="Arial"/>
                <w:sz w:val="20"/>
                <w:szCs w:val="20"/>
              </w:rPr>
              <w:commentReference w:id="1160"/>
            </w:r>
          </w:p>
        </w:tc>
        <w:tc>
          <w:tcPr>
            <w:tcW w:w="1938" w:type="dxa"/>
            <w:vAlign w:val="center"/>
          </w:tcPr>
          <w:p w14:paraId="1FC0E440" w14:textId="2DE83D33" w:rsidR="00EC7D44" w:rsidRPr="00D2471B" w:rsidRDefault="00F37E96" w:rsidP="00EC7D4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46BF6DC1" w14:textId="4F1DDADE" w:rsidR="006615F9" w:rsidRPr="00D2471B" w:rsidRDefault="006615F9" w:rsidP="00F37488">
            <w:pPr>
              <w:spacing w:before="60" w:after="0" w:line="240" w:lineRule="auto"/>
              <w:jc w:val="center"/>
              <w:rPr>
                <w:rFonts w:cs="Arial"/>
                <w:sz w:val="20"/>
                <w:szCs w:val="20"/>
              </w:rPr>
            </w:pPr>
            <w:r w:rsidRPr="00D2471B">
              <w:rPr>
                <w:rFonts w:cs="Arial"/>
                <w:sz w:val="20"/>
                <w:szCs w:val="20"/>
              </w:rPr>
              <w:t>HSE Referen</w:t>
            </w:r>
            <w:r w:rsidR="007D417F" w:rsidRPr="00D2471B">
              <w:rPr>
                <w:rFonts w:cs="Arial"/>
                <w:sz w:val="20"/>
                <w:szCs w:val="20"/>
              </w:rPr>
              <w:t>t</w:t>
            </w:r>
            <w:r w:rsidR="005D0661" w:rsidRPr="00D2471B">
              <w:rPr>
                <w:rFonts w:cs="Arial"/>
                <w:sz w:val="20"/>
                <w:szCs w:val="20"/>
              </w:rPr>
              <w:t>,</w:t>
            </w:r>
          </w:p>
          <w:p w14:paraId="0AD382F5" w14:textId="17AAF123" w:rsidR="007D417F" w:rsidRPr="00D2471B" w:rsidRDefault="007D417F" w:rsidP="00F37488">
            <w:pPr>
              <w:spacing w:before="60" w:after="0" w:line="240" w:lineRule="auto"/>
              <w:jc w:val="center"/>
              <w:rPr>
                <w:rFonts w:cs="Arial"/>
                <w:sz w:val="20"/>
                <w:szCs w:val="20"/>
              </w:rPr>
            </w:pPr>
            <w:r w:rsidRPr="00D2471B">
              <w:rPr>
                <w:rFonts w:cs="Arial"/>
                <w:sz w:val="20"/>
                <w:szCs w:val="20"/>
              </w:rPr>
              <w:t>Project Controller (PJC)</w:t>
            </w:r>
            <w:r w:rsidR="00F15A38" w:rsidRPr="00D2471B">
              <w:rPr>
                <w:rFonts w:cs="Arial"/>
                <w:sz w:val="20"/>
                <w:szCs w:val="20"/>
              </w:rPr>
              <w:t>,</w:t>
            </w:r>
          </w:p>
          <w:p w14:paraId="023C3217" w14:textId="6F557446" w:rsidR="00F15A38" w:rsidRPr="00D2471B" w:rsidDel="00741DC6" w:rsidRDefault="00D80FA9" w:rsidP="00F15A38">
            <w:pPr>
              <w:spacing w:before="60" w:after="0" w:line="240" w:lineRule="auto"/>
              <w:jc w:val="center"/>
              <w:rPr>
                <w:del w:id="1162" w:author="SCHECK Oliver" w:date="2026-09-16T09:35:00Z" w16du:dateUtc="2026-09-16T07:35:00Z"/>
                <w:rFonts w:cs="Arial"/>
                <w:sz w:val="20"/>
                <w:szCs w:val="20"/>
              </w:rPr>
            </w:pPr>
            <w:del w:id="1163" w:author="SCHECK Oliver" w:date="2026-09-16T09:35:00Z" w16du:dateUtc="2026-09-16T07:35:00Z">
              <w:r w:rsidRPr="00D2471B" w:rsidDel="00741DC6">
                <w:rPr>
                  <w:rFonts w:cs="Arial"/>
                  <w:sz w:val="20"/>
                  <w:szCs w:val="20"/>
                </w:rPr>
                <w:delText xml:space="preserve">Relevant </w:delText>
              </w:r>
              <w:r w:rsidR="00F15A38" w:rsidRPr="00D2471B" w:rsidDel="00741DC6">
                <w:rPr>
                  <w:rFonts w:cs="Arial"/>
                  <w:sz w:val="20"/>
                  <w:szCs w:val="20"/>
                </w:rPr>
                <w:delText>Work Package Managers (WP</w:delText>
              </w:r>
              <w:r w:rsidR="003F77C1" w:rsidRPr="00D2471B" w:rsidDel="00741DC6">
                <w:rPr>
                  <w:rFonts w:cs="Arial"/>
                  <w:sz w:val="20"/>
                  <w:szCs w:val="20"/>
                </w:rPr>
                <w:delText>M</w:delText>
              </w:r>
              <w:r w:rsidR="00F15A38" w:rsidRPr="00D2471B" w:rsidDel="00741DC6">
                <w:rPr>
                  <w:rFonts w:cs="Arial"/>
                  <w:sz w:val="20"/>
                  <w:szCs w:val="20"/>
                </w:rPr>
                <w:delText>s),</w:delText>
              </w:r>
            </w:del>
          </w:p>
          <w:p w14:paraId="4B34DF75" w14:textId="14D06ACF" w:rsidR="00F15A38" w:rsidRPr="00D2471B" w:rsidRDefault="005D0661" w:rsidP="002315F6">
            <w:pPr>
              <w:spacing w:before="60" w:after="0" w:line="240" w:lineRule="auto"/>
              <w:jc w:val="center"/>
              <w:rPr>
                <w:rFonts w:cs="Arial"/>
                <w:sz w:val="20"/>
                <w:szCs w:val="20"/>
              </w:rPr>
            </w:pPr>
            <w:r w:rsidRPr="00D2471B">
              <w:rPr>
                <w:rFonts w:cs="Arial"/>
                <w:sz w:val="20"/>
                <w:szCs w:val="20"/>
              </w:rPr>
              <w:t>Project Quality Manager (PQM)</w:t>
            </w:r>
            <w:r w:rsidR="002F13D0" w:rsidRPr="00D2471B">
              <w:rPr>
                <w:rFonts w:cs="Arial"/>
                <w:sz w:val="20"/>
                <w:szCs w:val="20"/>
              </w:rPr>
              <w:t>,</w:t>
            </w:r>
          </w:p>
          <w:p w14:paraId="7C4F04CC" w14:textId="77777777" w:rsidR="00B47B7D" w:rsidRDefault="00B47B7D" w:rsidP="00B47B7D">
            <w:pPr>
              <w:spacing w:before="60" w:after="0" w:line="240" w:lineRule="auto"/>
              <w:jc w:val="center"/>
              <w:rPr>
                <w:ins w:id="1164" w:author="SCHECK Oliver" w:date="2026-09-16T15:32:00Z" w16du:dateUtc="2026-09-16T13:32:00Z"/>
                <w:rFonts w:cs="Arial"/>
                <w:sz w:val="20"/>
                <w:szCs w:val="20"/>
              </w:rPr>
            </w:pPr>
            <w:ins w:id="1165" w:author="SCHECK Oliver" w:date="2026-09-16T15:32:00Z" w16du:dateUtc="2026-09-16T13:32:00Z">
              <w:r>
                <w:rPr>
                  <w:rFonts w:cs="Arial"/>
                  <w:sz w:val="20"/>
                  <w:szCs w:val="20"/>
                </w:rPr>
                <w:t xml:space="preserve">SRS </w:t>
              </w:r>
              <w:r w:rsidRPr="00972EAF">
                <w:rPr>
                  <w:rFonts w:cs="Arial"/>
                  <w:sz w:val="20"/>
                  <w:szCs w:val="20"/>
                </w:rPr>
                <w:t>Project RAMS Manager</w:t>
              </w:r>
              <w:r>
                <w:rPr>
                  <w:rFonts w:cs="Arial"/>
                  <w:sz w:val="20"/>
                  <w:szCs w:val="20"/>
                </w:rPr>
                <w:t>,</w:t>
              </w:r>
            </w:ins>
          </w:p>
          <w:p w14:paraId="7E77FCF1" w14:textId="77777777" w:rsidR="00B47B7D" w:rsidRDefault="00B47B7D" w:rsidP="00B47B7D">
            <w:pPr>
              <w:spacing w:before="60" w:after="0" w:line="240" w:lineRule="auto"/>
              <w:jc w:val="center"/>
              <w:rPr>
                <w:ins w:id="1166" w:author="SCHECK Oliver" w:date="2026-09-16T15:32:00Z" w16du:dateUtc="2026-09-16T13:32:00Z"/>
                <w:rFonts w:cs="Arial"/>
                <w:sz w:val="20"/>
                <w:szCs w:val="20"/>
              </w:rPr>
            </w:pPr>
            <w:ins w:id="1167" w:author="SCHECK Oliver" w:date="2026-09-16T15:32:00Z" w16du:dateUtc="2026-09-16T13:32:00Z">
              <w:r>
                <w:rPr>
                  <w:rFonts w:cs="Arial"/>
                  <w:sz w:val="20"/>
                  <w:szCs w:val="20"/>
                </w:rPr>
                <w:t xml:space="preserve">VHC </w:t>
              </w:r>
              <w:r w:rsidRPr="00003041">
                <w:rPr>
                  <w:rFonts w:cs="Arial"/>
                  <w:sz w:val="20"/>
                  <w:szCs w:val="20"/>
                </w:rPr>
                <w:t>Project RAM Manager</w:t>
              </w:r>
              <w:r>
                <w:rPr>
                  <w:rFonts w:cs="Arial"/>
                  <w:sz w:val="20"/>
                  <w:szCs w:val="20"/>
                </w:rPr>
                <w:t>,</w:t>
              </w:r>
            </w:ins>
          </w:p>
          <w:p w14:paraId="5C2FAD0C" w14:textId="77777777" w:rsidR="00B47B7D" w:rsidRPr="00D2471B" w:rsidRDefault="00B47B7D" w:rsidP="00B47B7D">
            <w:pPr>
              <w:spacing w:before="60" w:after="0" w:line="240" w:lineRule="auto"/>
              <w:jc w:val="center"/>
              <w:rPr>
                <w:ins w:id="1168" w:author="SCHECK Oliver" w:date="2026-09-16T15:32:00Z" w16du:dateUtc="2026-09-16T13:32:00Z"/>
                <w:rFonts w:cs="Arial"/>
                <w:sz w:val="20"/>
                <w:szCs w:val="20"/>
              </w:rPr>
            </w:pPr>
            <w:ins w:id="1169" w:author="SCHECK Oliver" w:date="2026-09-16T15:32:00Z" w16du:dateUtc="2026-09-16T13:32: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p w14:paraId="66592D81" w14:textId="4F348E14" w:rsidR="002315F6" w:rsidRPr="00D2471B" w:rsidRDefault="002315F6" w:rsidP="002315F6">
            <w:pPr>
              <w:spacing w:before="60" w:after="0" w:line="240" w:lineRule="auto"/>
              <w:jc w:val="center"/>
              <w:rPr>
                <w:ins w:id="1170" w:author="Vannucchi Alessandro" w:date="2026-07-09T13:08:00Z"/>
                <w:rFonts w:cs="Arial"/>
                <w:sz w:val="20"/>
                <w:szCs w:val="20"/>
              </w:rPr>
            </w:pPr>
            <w:r w:rsidRPr="00D2471B">
              <w:rPr>
                <w:rFonts w:cs="Arial"/>
                <w:sz w:val="20"/>
                <w:szCs w:val="20"/>
              </w:rPr>
              <w:t>Project Manager</w:t>
            </w:r>
            <w:ins w:id="1171" w:author="SCHECK Oliver" w:date="2026-09-16T15:17:00Z" w16du:dateUtc="2026-09-16T13:17:00Z">
              <w:r w:rsidR="002F3BAE">
                <w:rPr>
                  <w:rFonts w:cs="Arial"/>
                  <w:sz w:val="20"/>
                  <w:szCs w:val="20"/>
                </w:rPr>
                <w:t xml:space="preserve"> (PM)</w:t>
              </w:r>
            </w:ins>
          </w:p>
          <w:p w14:paraId="460133C8" w14:textId="2BC50F80" w:rsidR="002315F6" w:rsidRPr="00D2471B" w:rsidRDefault="00370C72" w:rsidP="002315F6">
            <w:pPr>
              <w:spacing w:before="60" w:after="0" w:line="240" w:lineRule="auto"/>
              <w:jc w:val="center"/>
              <w:rPr>
                <w:rFonts w:cs="Arial"/>
                <w:color w:val="000000"/>
                <w:sz w:val="20"/>
                <w:szCs w:val="20"/>
              </w:rPr>
            </w:pPr>
            <w:ins w:id="1172" w:author="Vannucchi Alessandro" w:date="2026-07-09T13:08:00Z">
              <w:r w:rsidRPr="00D1033C">
                <w:rPr>
                  <w:rFonts w:cs="Arial"/>
                  <w:color w:val="000000"/>
                  <w:sz w:val="20"/>
                  <w:szCs w:val="20"/>
                  <w:highlight w:val="yellow"/>
                  <w:rPrChange w:id="1173" w:author="SCHECK Oliver" w:date="2026-09-16T09:27:00Z" w16du:dateUtc="2026-09-16T07:27:00Z">
                    <w:rPr>
                      <w:rFonts w:cs="Arial"/>
                      <w:color w:val="000000"/>
                      <w:sz w:val="20"/>
                      <w:szCs w:val="20"/>
                    </w:rPr>
                  </w:rPrChange>
                </w:rPr>
                <w:t>Design Authority</w:t>
              </w:r>
            </w:ins>
          </w:p>
        </w:tc>
        <w:tc>
          <w:tcPr>
            <w:tcW w:w="1938" w:type="dxa"/>
            <w:vAlign w:val="center"/>
          </w:tcPr>
          <w:p w14:paraId="46CA27A7" w14:textId="77777777" w:rsidR="002F13D0" w:rsidRPr="00D2471B" w:rsidRDefault="00E74700" w:rsidP="00E74700">
            <w:pPr>
              <w:spacing w:before="60" w:after="0" w:line="240" w:lineRule="auto"/>
              <w:jc w:val="center"/>
              <w:rPr>
                <w:rFonts w:cs="Arial"/>
                <w:sz w:val="20"/>
                <w:szCs w:val="20"/>
              </w:rPr>
            </w:pPr>
            <w:r w:rsidRPr="00D2471B">
              <w:rPr>
                <w:rFonts w:cs="Arial"/>
                <w:sz w:val="20"/>
                <w:szCs w:val="20"/>
              </w:rPr>
              <w:t>Project Risk Manager,</w:t>
            </w:r>
          </w:p>
          <w:p w14:paraId="15EDC72E" w14:textId="54600D28" w:rsidR="00E74700" w:rsidRPr="00D2471B" w:rsidRDefault="002315F6" w:rsidP="00E74700">
            <w:pPr>
              <w:spacing w:before="60" w:after="0" w:line="240" w:lineRule="auto"/>
              <w:jc w:val="center"/>
              <w:rPr>
                <w:rFonts w:cs="Arial"/>
                <w:sz w:val="20"/>
                <w:szCs w:val="20"/>
              </w:rPr>
            </w:pPr>
            <w:r w:rsidRPr="00D2471B">
              <w:rPr>
                <w:rFonts w:cs="Arial"/>
                <w:sz w:val="20"/>
                <w:szCs w:val="20"/>
              </w:rPr>
              <w:t>Project Team</w:t>
            </w:r>
            <w:r w:rsidR="009824A1" w:rsidRPr="00D2471B">
              <w:rPr>
                <w:rFonts w:cs="Arial"/>
                <w:sz w:val="20"/>
                <w:szCs w:val="20"/>
              </w:rPr>
              <w:t>,</w:t>
            </w:r>
          </w:p>
          <w:p w14:paraId="372C52E7" w14:textId="0484799F" w:rsidR="009824A1" w:rsidRPr="00D2471B" w:rsidRDefault="009824A1" w:rsidP="00E74700">
            <w:pPr>
              <w:spacing w:before="60" w:after="0" w:line="240" w:lineRule="auto"/>
              <w:jc w:val="center"/>
              <w:rPr>
                <w:rFonts w:cs="Arial"/>
                <w:sz w:val="20"/>
                <w:szCs w:val="20"/>
              </w:rPr>
            </w:pPr>
            <w:r w:rsidRPr="00D2471B">
              <w:rPr>
                <w:rFonts w:cs="Arial"/>
                <w:sz w:val="20"/>
                <w:szCs w:val="20"/>
              </w:rPr>
              <w:t>LoB Portfolio Management unit</w:t>
            </w:r>
          </w:p>
        </w:tc>
      </w:tr>
      <w:tr w:rsidR="00EC7D44" w:rsidRPr="00D2471B" w14:paraId="2A30438A" w14:textId="77777777" w:rsidTr="00F90C98">
        <w:trPr>
          <w:trHeight w:val="737"/>
          <w:jc w:val="center"/>
        </w:trPr>
        <w:tc>
          <w:tcPr>
            <w:tcW w:w="1701" w:type="dxa"/>
            <w:vAlign w:val="center"/>
          </w:tcPr>
          <w:p w14:paraId="60D9AC67" w14:textId="284DC86F" w:rsidR="00EC7D44" w:rsidRPr="00D2471B" w:rsidRDefault="00EC7D44" w:rsidP="00EC7D4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-03</w:t>
            </w:r>
          </w:p>
          <w:p w14:paraId="32EB6C17" w14:textId="6FA1EC10" w:rsidR="00EC7D44" w:rsidRPr="00D2471B" w:rsidRDefault="00EC7D44" w:rsidP="00EC7D44">
            <w:pPr>
              <w:pStyle w:val="Guidance"/>
              <w:spacing w:after="0"/>
              <w:jc w:val="center"/>
              <w:rPr>
                <w:i w:val="0"/>
                <w:color w:val="auto"/>
                <w:sz w:val="20"/>
                <w:szCs w:val="20"/>
              </w:rPr>
            </w:pPr>
            <w:r w:rsidRPr="00D2471B">
              <w:rPr>
                <w:i w:val="0"/>
                <w:color w:val="auto"/>
                <w:sz w:val="20"/>
                <w:szCs w:val="20"/>
              </w:rPr>
              <w:t>Capture and Manage Requirements</w:t>
            </w:r>
          </w:p>
        </w:tc>
        <w:tc>
          <w:tcPr>
            <w:tcW w:w="1937" w:type="dxa"/>
            <w:vAlign w:val="center"/>
          </w:tcPr>
          <w:p w14:paraId="0C9E7D09" w14:textId="4E377895" w:rsidR="00EC7D44" w:rsidRPr="00D2471B" w:rsidRDefault="00EC7D44" w:rsidP="00EC7D44">
            <w:pPr>
              <w:spacing w:before="60" w:after="0" w:line="240" w:lineRule="auto"/>
              <w:jc w:val="center"/>
              <w:rPr>
                <w:rFonts w:cs="Arial"/>
                <w:sz w:val="20"/>
                <w:szCs w:val="20"/>
              </w:rPr>
            </w:pPr>
            <w:commentRangeStart w:id="1174"/>
            <w:commentRangeStart w:id="1175"/>
            <w:r w:rsidRPr="00D2471B">
              <w:rPr>
                <w:rFonts w:cs="Arial"/>
                <w:sz w:val="20"/>
                <w:szCs w:val="20"/>
              </w:rPr>
              <w:t xml:space="preserve">Solution </w:t>
            </w:r>
            <w:ins w:id="1176"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commentRangeEnd w:id="1174"/>
            <w:r w:rsidR="00B30A05" w:rsidRPr="00D2471B">
              <w:rPr>
                <w:rStyle w:val="CommentReference"/>
                <w:rFonts w:cs="Arial"/>
                <w:sz w:val="20"/>
                <w:szCs w:val="20"/>
              </w:rPr>
              <w:commentReference w:id="1174"/>
            </w:r>
            <w:commentRangeEnd w:id="1175"/>
            <w:r w:rsidR="00625FB8" w:rsidRPr="00D2471B">
              <w:rPr>
                <w:rStyle w:val="CommentReference"/>
                <w:rFonts w:cs="Arial"/>
                <w:sz w:val="20"/>
                <w:szCs w:val="20"/>
              </w:rPr>
              <w:commentReference w:id="1175"/>
            </w:r>
          </w:p>
        </w:tc>
        <w:tc>
          <w:tcPr>
            <w:tcW w:w="1938" w:type="dxa"/>
            <w:vAlign w:val="center"/>
          </w:tcPr>
          <w:p w14:paraId="372F6B1B" w14:textId="421CDFC0" w:rsidR="00EC7D44" w:rsidRPr="00D2471B" w:rsidRDefault="00D6795D" w:rsidP="00EC7D44">
            <w:pPr>
              <w:spacing w:before="60" w:after="0" w:line="240" w:lineRule="auto"/>
              <w:jc w:val="center"/>
              <w:rPr>
                <w:rFonts w:cs="Arial"/>
                <w:sz w:val="20"/>
                <w:szCs w:val="20"/>
                <w:highlight w:val="yellow"/>
              </w:rPr>
            </w:pPr>
            <w:ins w:id="1177" w:author="SCHECK Oliver" w:date="2026-09-15T08:50:00Z" w16du:dateUtc="2026-09-15T06:50:00Z">
              <w:r w:rsidRPr="00D2471B">
                <w:rPr>
                  <w:rFonts w:cs="Arial"/>
                  <w:sz w:val="20"/>
                  <w:szCs w:val="20"/>
                </w:rPr>
                <w:t>Project Engineer (PE)</w:t>
              </w:r>
            </w:ins>
            <w:commentRangeStart w:id="1178"/>
            <w:commentRangeStart w:id="1179"/>
            <w:commentRangeStart w:id="1180"/>
            <w:commentRangeStart w:id="1181"/>
            <w:del w:id="1182" w:author="SCHECK Oliver" w:date="2026-09-15T08:48:00Z" w16du:dateUtc="2026-09-15T06:48:00Z">
              <w:r w:rsidR="00047B7E" w:rsidRPr="00D2471B" w:rsidDel="00B12F2D">
                <w:rPr>
                  <w:rFonts w:cs="Arial"/>
                  <w:sz w:val="20"/>
                  <w:szCs w:val="20"/>
                  <w:highlight w:val="yellow"/>
                </w:rPr>
                <w:delText>Solution</w:delText>
              </w:r>
              <w:r w:rsidR="00635236" w:rsidRPr="00D2471B" w:rsidDel="00B12F2D">
                <w:rPr>
                  <w:rFonts w:cs="Arial"/>
                  <w:sz w:val="20"/>
                  <w:szCs w:val="20"/>
                  <w:highlight w:val="yellow"/>
                </w:rPr>
                <w:delText xml:space="preserve"> Engineer</w:delText>
              </w:r>
              <w:r w:rsidR="007C3A27" w:rsidRPr="00D2471B" w:rsidDel="00B12F2D">
                <w:rPr>
                  <w:rFonts w:cs="Arial"/>
                  <w:sz w:val="20"/>
                  <w:szCs w:val="20"/>
                  <w:highlight w:val="yellow"/>
                </w:rPr>
                <w:delText>ing WPM</w:delText>
              </w:r>
              <w:commentRangeEnd w:id="1180"/>
              <w:r w:rsidR="00B30A05" w:rsidRPr="00D2471B" w:rsidDel="00B12F2D">
                <w:rPr>
                  <w:rStyle w:val="CommentReference"/>
                  <w:rFonts w:cs="Arial"/>
                  <w:sz w:val="20"/>
                  <w:szCs w:val="20"/>
                  <w:highlight w:val="yellow"/>
                </w:rPr>
                <w:commentReference w:id="1180"/>
              </w:r>
            </w:del>
            <w:commentRangeEnd w:id="1181"/>
            <w:r w:rsidR="00B6467D" w:rsidRPr="00D2471B">
              <w:rPr>
                <w:rStyle w:val="CommentReference"/>
                <w:rFonts w:cs="Arial"/>
                <w:sz w:val="20"/>
                <w:szCs w:val="20"/>
                <w:highlight w:val="yellow"/>
              </w:rPr>
              <w:commentReference w:id="1181"/>
            </w:r>
            <w:commentRangeEnd w:id="1178"/>
            <w:del w:id="1183" w:author="SCHECK Oliver" w:date="2026-09-15T08:48:00Z" w16du:dateUtc="2026-09-15T06:48:00Z">
              <w:r w:rsidR="00B30A05" w:rsidRPr="00D2471B" w:rsidDel="00B12F2D">
                <w:rPr>
                  <w:rStyle w:val="CommentReference"/>
                  <w:rFonts w:cs="Arial"/>
                  <w:sz w:val="20"/>
                  <w:szCs w:val="20"/>
                  <w:highlight w:val="yellow"/>
                </w:rPr>
                <w:commentReference w:id="1178"/>
              </w:r>
            </w:del>
            <w:commentRangeEnd w:id="1179"/>
            <w:r w:rsidR="000674B9" w:rsidRPr="00D2471B">
              <w:rPr>
                <w:rStyle w:val="CommentReference"/>
                <w:rFonts w:cs="Arial"/>
                <w:sz w:val="20"/>
                <w:szCs w:val="20"/>
                <w:highlight w:val="yellow"/>
              </w:rPr>
              <w:commentReference w:id="1179"/>
            </w:r>
          </w:p>
        </w:tc>
        <w:tc>
          <w:tcPr>
            <w:tcW w:w="1937" w:type="dxa"/>
            <w:vAlign w:val="center"/>
          </w:tcPr>
          <w:p w14:paraId="060F7E86" w14:textId="7D5F7023" w:rsidR="007B6BE1" w:rsidRPr="00D2471B" w:rsidRDefault="007B6BE1" w:rsidP="007B6BE1">
            <w:pPr>
              <w:spacing w:before="60" w:after="0" w:line="240" w:lineRule="auto"/>
              <w:jc w:val="center"/>
              <w:rPr>
                <w:rFonts w:cs="Arial"/>
                <w:sz w:val="20"/>
                <w:szCs w:val="20"/>
              </w:rPr>
            </w:pPr>
            <w:r w:rsidRPr="00D2471B">
              <w:rPr>
                <w:rFonts w:cs="Arial"/>
                <w:sz w:val="20"/>
                <w:szCs w:val="20"/>
              </w:rPr>
              <w:t>HSE Referent,</w:t>
            </w:r>
          </w:p>
          <w:p w14:paraId="383B7D9A" w14:textId="30E68B68" w:rsidR="00E44FFA" w:rsidRPr="00D2471B" w:rsidRDefault="00D80FA9" w:rsidP="00E44FFA">
            <w:pPr>
              <w:spacing w:before="60" w:after="0" w:line="240" w:lineRule="auto"/>
              <w:jc w:val="center"/>
              <w:rPr>
                <w:ins w:id="1184" w:author="SCHECK Oliver" w:date="2026-09-16T15:49:00Z" w16du:dateUtc="2026-09-16T13:49:00Z"/>
                <w:rFonts w:cs="Arial"/>
                <w:sz w:val="20"/>
                <w:szCs w:val="20"/>
              </w:rPr>
            </w:pPr>
            <w:commentRangeStart w:id="1185"/>
            <w:commentRangeStart w:id="1186"/>
            <w:del w:id="1187" w:author="SCHECK Oliver" w:date="2026-09-16T09:35:00Z" w16du:dateUtc="2026-09-16T07:35:00Z">
              <w:r w:rsidRPr="00D2471B" w:rsidDel="00741DC6">
                <w:rPr>
                  <w:rFonts w:cs="Arial"/>
                  <w:sz w:val="20"/>
                  <w:szCs w:val="20"/>
                </w:rPr>
                <w:delText xml:space="preserve">Relevant </w:delText>
              </w:r>
              <w:r w:rsidR="007B6BE1" w:rsidRPr="00D2471B" w:rsidDel="00741DC6">
                <w:rPr>
                  <w:rFonts w:cs="Arial"/>
                  <w:sz w:val="20"/>
                  <w:szCs w:val="20"/>
                </w:rPr>
                <w:delText>Work Package Managers (WP</w:delText>
              </w:r>
              <w:r w:rsidR="003F77C1" w:rsidRPr="00D2471B" w:rsidDel="00741DC6">
                <w:rPr>
                  <w:rFonts w:cs="Arial"/>
                  <w:sz w:val="20"/>
                  <w:szCs w:val="20"/>
                </w:rPr>
                <w:delText>M</w:delText>
              </w:r>
              <w:r w:rsidR="007B6BE1" w:rsidRPr="00D2471B" w:rsidDel="00741DC6">
                <w:rPr>
                  <w:rFonts w:cs="Arial"/>
                  <w:sz w:val="20"/>
                  <w:szCs w:val="20"/>
                </w:rPr>
                <w:delText>s)</w:delText>
              </w:r>
              <w:r w:rsidR="00CD1AB1" w:rsidRPr="00D2471B" w:rsidDel="00741DC6">
                <w:rPr>
                  <w:rFonts w:cs="Arial"/>
                  <w:sz w:val="20"/>
                  <w:szCs w:val="20"/>
                </w:rPr>
                <w:delText>,</w:delText>
              </w:r>
              <w:commentRangeEnd w:id="1185"/>
              <w:r w:rsidR="00B30A05" w:rsidRPr="00D2471B" w:rsidDel="00741DC6">
                <w:rPr>
                  <w:rStyle w:val="CommentReference"/>
                  <w:rFonts w:cs="Arial"/>
                  <w:sz w:val="20"/>
                  <w:szCs w:val="20"/>
                </w:rPr>
                <w:commentReference w:id="1185"/>
              </w:r>
            </w:del>
            <w:commentRangeEnd w:id="1186"/>
            <w:del w:id="1188" w:author="SCHECK Oliver" w:date="2026-09-16T15:49:00Z" w16du:dateUtc="2026-09-16T13:49:00Z">
              <w:r w:rsidR="008B44D9" w:rsidRPr="00D2471B" w:rsidDel="00E44FFA">
                <w:rPr>
                  <w:rStyle w:val="CommentReference"/>
                  <w:rFonts w:cs="Arial"/>
                  <w:sz w:val="20"/>
                  <w:szCs w:val="20"/>
                </w:rPr>
                <w:commentReference w:id="1186"/>
              </w:r>
            </w:del>
            <w:ins w:id="1189" w:author="SCHECK Oliver" w:date="2026-09-16T15:49:00Z" w16du:dateUtc="2026-09-16T13:49:00Z">
              <w:r w:rsidR="00E44FFA" w:rsidRPr="00D2471B">
                <w:rPr>
                  <w:rFonts w:cs="Arial"/>
                  <w:sz w:val="20"/>
                  <w:szCs w:val="20"/>
                </w:rPr>
                <w:t>Project Quality Manager (PQM),</w:t>
              </w:r>
            </w:ins>
          </w:p>
          <w:p w14:paraId="5D4E5A74" w14:textId="77777777" w:rsidR="00E44FFA" w:rsidRDefault="00E44FFA" w:rsidP="00E44FFA">
            <w:pPr>
              <w:spacing w:before="60" w:after="0" w:line="240" w:lineRule="auto"/>
              <w:jc w:val="center"/>
              <w:rPr>
                <w:ins w:id="1190" w:author="SCHECK Oliver" w:date="2026-09-16T15:49:00Z" w16du:dateUtc="2026-09-16T13:49:00Z"/>
                <w:rFonts w:cs="Arial"/>
                <w:sz w:val="20"/>
                <w:szCs w:val="20"/>
              </w:rPr>
            </w:pPr>
            <w:ins w:id="1191" w:author="SCHECK Oliver" w:date="2026-09-16T15:49:00Z" w16du:dateUtc="2026-09-16T13:49:00Z">
              <w:r>
                <w:rPr>
                  <w:rFonts w:cs="Arial"/>
                  <w:sz w:val="20"/>
                  <w:szCs w:val="20"/>
                </w:rPr>
                <w:t xml:space="preserve">SRS </w:t>
              </w:r>
              <w:r w:rsidRPr="00972EAF">
                <w:rPr>
                  <w:rFonts w:cs="Arial"/>
                  <w:sz w:val="20"/>
                  <w:szCs w:val="20"/>
                </w:rPr>
                <w:t>Project RAMS Manager</w:t>
              </w:r>
              <w:r>
                <w:rPr>
                  <w:rFonts w:cs="Arial"/>
                  <w:sz w:val="20"/>
                  <w:szCs w:val="20"/>
                </w:rPr>
                <w:t>,</w:t>
              </w:r>
            </w:ins>
          </w:p>
          <w:p w14:paraId="21F1085B" w14:textId="77777777" w:rsidR="00E44FFA" w:rsidRDefault="00E44FFA" w:rsidP="00E44FFA">
            <w:pPr>
              <w:spacing w:before="60" w:after="0" w:line="240" w:lineRule="auto"/>
              <w:jc w:val="center"/>
              <w:rPr>
                <w:ins w:id="1192" w:author="SCHECK Oliver" w:date="2026-09-16T15:49:00Z" w16du:dateUtc="2026-09-16T13:49:00Z"/>
                <w:rFonts w:cs="Arial"/>
                <w:sz w:val="20"/>
                <w:szCs w:val="20"/>
              </w:rPr>
            </w:pPr>
            <w:ins w:id="1193" w:author="SCHECK Oliver" w:date="2026-09-16T15:49:00Z" w16du:dateUtc="2026-09-16T13:49:00Z">
              <w:r>
                <w:rPr>
                  <w:rFonts w:cs="Arial"/>
                  <w:sz w:val="20"/>
                  <w:szCs w:val="20"/>
                </w:rPr>
                <w:t xml:space="preserve">VHC </w:t>
              </w:r>
              <w:r w:rsidRPr="00003041">
                <w:rPr>
                  <w:rFonts w:cs="Arial"/>
                  <w:sz w:val="20"/>
                  <w:szCs w:val="20"/>
                </w:rPr>
                <w:t>Project RAM Manager</w:t>
              </w:r>
              <w:r>
                <w:rPr>
                  <w:rFonts w:cs="Arial"/>
                  <w:sz w:val="20"/>
                  <w:szCs w:val="20"/>
                </w:rPr>
                <w:t>,</w:t>
              </w:r>
            </w:ins>
          </w:p>
          <w:p w14:paraId="17C7A98B" w14:textId="1AF5A2D7" w:rsidR="002F13D0" w:rsidRPr="00D2471B" w:rsidDel="00741DC6" w:rsidRDefault="00E44FFA" w:rsidP="00563246">
            <w:pPr>
              <w:spacing w:before="60" w:after="0" w:line="240" w:lineRule="auto"/>
              <w:jc w:val="center"/>
              <w:rPr>
                <w:del w:id="1194" w:author="SCHECK Oliver" w:date="2026-09-16T09:35:00Z" w16du:dateUtc="2026-09-16T07:35:00Z"/>
                <w:rFonts w:cs="Arial"/>
                <w:sz w:val="20"/>
                <w:szCs w:val="20"/>
              </w:rPr>
            </w:pPr>
            <w:ins w:id="1195" w:author="SCHECK Oliver" w:date="2026-09-16T15:49:00Z" w16du:dateUtc="2026-09-16T13:49: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p w14:paraId="0A7A0FAB" w14:textId="2A0B3C75" w:rsidR="00EC7D44" w:rsidRPr="00D2471B" w:rsidDel="000470C5" w:rsidRDefault="00CD1AB1" w:rsidP="00E67902">
            <w:pPr>
              <w:spacing w:before="60" w:after="0" w:line="240" w:lineRule="auto"/>
              <w:jc w:val="center"/>
              <w:rPr>
                <w:ins w:id="1196" w:author="Vannucchi Alessandro" w:date="2026-07-09T13:08:00Z"/>
                <w:del w:id="1197" w:author="SCHECK Oliver" w:date="2026-09-15T08:49:00Z" w16du:dateUtc="2026-09-15T06:49:00Z"/>
                <w:rFonts w:cs="Arial"/>
                <w:sz w:val="20"/>
                <w:szCs w:val="20"/>
              </w:rPr>
            </w:pPr>
            <w:commentRangeStart w:id="1198"/>
            <w:commentRangeStart w:id="1199"/>
            <w:del w:id="1200" w:author="SCHECK Oliver" w:date="2026-09-15T08:49:00Z" w16du:dateUtc="2026-09-15T06:49:00Z">
              <w:r w:rsidRPr="00D2471B" w:rsidDel="000470C5">
                <w:rPr>
                  <w:rFonts w:cs="Arial"/>
                  <w:sz w:val="20"/>
                  <w:szCs w:val="20"/>
                </w:rPr>
                <w:delText>Project Engineer (PE)</w:delText>
              </w:r>
              <w:commentRangeEnd w:id="1198"/>
              <w:r w:rsidR="00B30A05" w:rsidRPr="00D2471B" w:rsidDel="000470C5">
                <w:rPr>
                  <w:rStyle w:val="CommentReference"/>
                  <w:rFonts w:cs="Arial"/>
                  <w:sz w:val="20"/>
                  <w:szCs w:val="20"/>
                </w:rPr>
                <w:commentReference w:id="1198"/>
              </w:r>
            </w:del>
            <w:commentRangeEnd w:id="1199"/>
            <w:r w:rsidR="00DB451B" w:rsidRPr="00D2471B">
              <w:rPr>
                <w:rStyle w:val="CommentReference"/>
                <w:rFonts w:cs="Arial"/>
                <w:sz w:val="20"/>
                <w:szCs w:val="20"/>
              </w:rPr>
              <w:commentReference w:id="1199"/>
            </w:r>
          </w:p>
          <w:p w14:paraId="312CC46D" w14:textId="546933BF" w:rsidR="00EC7D44" w:rsidRPr="00D2471B" w:rsidRDefault="00370C72" w:rsidP="00563246">
            <w:pPr>
              <w:spacing w:before="60" w:after="0" w:line="240" w:lineRule="auto"/>
              <w:jc w:val="center"/>
              <w:rPr>
                <w:rFonts w:cs="Arial"/>
                <w:color w:val="000000"/>
                <w:sz w:val="20"/>
                <w:szCs w:val="20"/>
              </w:rPr>
            </w:pPr>
            <w:ins w:id="1201" w:author="Vannucchi Alessandro" w:date="2026-07-09T13:08:00Z">
              <w:r w:rsidRPr="00D1033C">
                <w:rPr>
                  <w:rFonts w:cs="Arial"/>
                  <w:color w:val="000000"/>
                  <w:sz w:val="20"/>
                  <w:szCs w:val="20"/>
                  <w:highlight w:val="yellow"/>
                  <w:rPrChange w:id="1202" w:author="SCHECK Oliver" w:date="2026-09-16T09:27:00Z" w16du:dateUtc="2026-09-16T07:27:00Z">
                    <w:rPr>
                      <w:rFonts w:cs="Arial"/>
                      <w:color w:val="000000"/>
                      <w:sz w:val="20"/>
                      <w:szCs w:val="20"/>
                    </w:rPr>
                  </w:rPrChange>
                </w:rPr>
                <w:t>Design Authority</w:t>
              </w:r>
            </w:ins>
          </w:p>
        </w:tc>
        <w:tc>
          <w:tcPr>
            <w:tcW w:w="1938" w:type="dxa"/>
            <w:vAlign w:val="center"/>
          </w:tcPr>
          <w:p w14:paraId="1D78465E" w14:textId="0A098E7C" w:rsidR="00EC7D44" w:rsidRPr="00D2471B" w:rsidRDefault="00D80FA9" w:rsidP="00EC7D44">
            <w:pPr>
              <w:spacing w:before="60" w:after="0" w:line="240" w:lineRule="auto"/>
              <w:jc w:val="center"/>
              <w:rPr>
                <w:rFonts w:cs="Arial"/>
                <w:sz w:val="20"/>
                <w:szCs w:val="20"/>
              </w:rPr>
            </w:pPr>
            <w:r w:rsidRPr="00D2471B">
              <w:rPr>
                <w:rFonts w:cs="Arial"/>
                <w:sz w:val="20"/>
                <w:szCs w:val="20"/>
              </w:rPr>
              <w:t>Project Manager</w:t>
            </w:r>
            <w:ins w:id="1203" w:author="SCHECK Oliver" w:date="2026-09-16T15:14:00Z" w16du:dateUtc="2026-09-16T13:14:00Z">
              <w:r w:rsidR="000F44BA">
                <w:rPr>
                  <w:rFonts w:cs="Arial"/>
                  <w:sz w:val="20"/>
                  <w:szCs w:val="20"/>
                </w:rPr>
                <w:t xml:space="preserve"> (PM)</w:t>
              </w:r>
            </w:ins>
          </w:p>
        </w:tc>
      </w:tr>
      <w:tr w:rsidR="001A19BF" w:rsidRPr="00D2471B" w14:paraId="35A31255" w14:textId="77777777" w:rsidTr="00F90C98">
        <w:trPr>
          <w:trHeight w:val="737"/>
          <w:jc w:val="center"/>
        </w:trPr>
        <w:tc>
          <w:tcPr>
            <w:tcW w:w="1701" w:type="dxa"/>
            <w:vAlign w:val="center"/>
          </w:tcPr>
          <w:p w14:paraId="2F33309B" w14:textId="1D53034C" w:rsidR="001A19BF" w:rsidRPr="00D2471B" w:rsidRDefault="001A19BF" w:rsidP="001A19BF">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-04</w:t>
            </w:r>
          </w:p>
          <w:p w14:paraId="59DC8725" w14:textId="53356116" w:rsidR="001A19BF" w:rsidRPr="00D2471B" w:rsidRDefault="001A19BF" w:rsidP="001A19BF">
            <w:pPr>
              <w:pStyle w:val="Guidance"/>
              <w:spacing w:after="0"/>
              <w:jc w:val="center"/>
              <w:rPr>
                <w:i w:val="0"/>
                <w:color w:val="auto"/>
                <w:sz w:val="20"/>
                <w:szCs w:val="20"/>
              </w:rPr>
            </w:pPr>
            <w:r w:rsidRPr="00D2471B">
              <w:rPr>
                <w:i w:val="0"/>
                <w:color w:val="auto"/>
                <w:sz w:val="20"/>
                <w:szCs w:val="20"/>
              </w:rPr>
              <w:t>Capture and Manage Interfaces</w:t>
            </w:r>
          </w:p>
        </w:tc>
        <w:tc>
          <w:tcPr>
            <w:tcW w:w="1937" w:type="dxa"/>
            <w:vAlign w:val="center"/>
          </w:tcPr>
          <w:p w14:paraId="7C39724D" w14:textId="23F19E74" w:rsidR="001A19BF" w:rsidRPr="00D2471B" w:rsidRDefault="001A19BF" w:rsidP="001A19BF">
            <w:pPr>
              <w:spacing w:before="60" w:after="0" w:line="240" w:lineRule="auto"/>
              <w:jc w:val="center"/>
              <w:rPr>
                <w:rFonts w:cs="Arial"/>
                <w:sz w:val="20"/>
                <w:szCs w:val="20"/>
              </w:rPr>
            </w:pPr>
            <w:r w:rsidRPr="00D2471B">
              <w:rPr>
                <w:rFonts w:cs="Arial"/>
                <w:sz w:val="20"/>
                <w:szCs w:val="20"/>
              </w:rPr>
              <w:t xml:space="preserve">Solution </w:t>
            </w:r>
            <w:ins w:id="1204"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42E2E856" w14:textId="6DC1E334" w:rsidR="001A19BF" w:rsidRPr="00D2471B" w:rsidRDefault="00D6795D" w:rsidP="001A19BF">
            <w:pPr>
              <w:spacing w:before="60" w:after="0" w:line="240" w:lineRule="auto"/>
              <w:jc w:val="center"/>
              <w:rPr>
                <w:rFonts w:cs="Arial"/>
                <w:sz w:val="20"/>
                <w:szCs w:val="20"/>
              </w:rPr>
            </w:pPr>
            <w:ins w:id="1205" w:author="SCHECK Oliver" w:date="2026-09-15T08:50:00Z" w16du:dateUtc="2026-09-15T06:50:00Z">
              <w:r w:rsidRPr="00D2471B">
                <w:rPr>
                  <w:rFonts w:cs="Arial"/>
                  <w:sz w:val="20"/>
                  <w:szCs w:val="20"/>
                </w:rPr>
                <w:t>Project Engineer (PE)</w:t>
              </w:r>
            </w:ins>
            <w:commentRangeStart w:id="1206"/>
            <w:commentRangeStart w:id="1207"/>
            <w:commentRangeStart w:id="1208"/>
            <w:commentRangeStart w:id="1209"/>
            <w:del w:id="1210" w:author="SCHECK Oliver" w:date="2026-09-15T08:49:00Z" w16du:dateUtc="2026-09-15T06:49:00Z">
              <w:r w:rsidR="00047B7E" w:rsidRPr="00F90C98" w:rsidDel="00B12F2D">
                <w:rPr>
                  <w:rFonts w:cs="Arial"/>
                  <w:sz w:val="20"/>
                  <w:szCs w:val="20"/>
                  <w:rPrChange w:id="1211" w:author="SCHECK Oliver" w:date="2026-09-16T15:44:00Z" w16du:dateUtc="2026-09-16T13:44:00Z">
                    <w:rPr>
                      <w:rFonts w:cs="Arial"/>
                      <w:sz w:val="20"/>
                      <w:szCs w:val="20"/>
                      <w:highlight w:val="yellow"/>
                    </w:rPr>
                  </w:rPrChange>
                </w:rPr>
                <w:delText>Interface Manager (IM)</w:delText>
              </w:r>
              <w:r w:rsidR="00652375" w:rsidRPr="00F90C98" w:rsidDel="00B12F2D">
                <w:rPr>
                  <w:rFonts w:cs="Arial"/>
                  <w:sz w:val="20"/>
                  <w:szCs w:val="20"/>
                  <w:rPrChange w:id="1212" w:author="SCHECK Oliver" w:date="2026-09-16T15:44:00Z" w16du:dateUtc="2026-09-16T13:44:00Z">
                    <w:rPr>
                      <w:rFonts w:cs="Arial"/>
                      <w:sz w:val="20"/>
                      <w:szCs w:val="20"/>
                      <w:highlight w:val="yellow"/>
                    </w:rPr>
                  </w:rPrChange>
                </w:rPr>
                <w:delText xml:space="preserve"> or Solution Engineering WPM?</w:delText>
              </w:r>
              <w:commentRangeEnd w:id="1208"/>
              <w:r w:rsidR="00B30A05" w:rsidRPr="00D2471B" w:rsidDel="00B12F2D">
                <w:rPr>
                  <w:rStyle w:val="CommentReference"/>
                  <w:rFonts w:cs="Arial"/>
                  <w:sz w:val="20"/>
                  <w:szCs w:val="20"/>
                </w:rPr>
                <w:commentReference w:id="1208"/>
              </w:r>
            </w:del>
            <w:commentRangeEnd w:id="1209"/>
            <w:r w:rsidR="00636D00" w:rsidRPr="00D2471B">
              <w:rPr>
                <w:rStyle w:val="CommentReference"/>
                <w:rFonts w:cs="Arial"/>
                <w:sz w:val="20"/>
                <w:szCs w:val="20"/>
              </w:rPr>
              <w:commentReference w:id="1209"/>
            </w:r>
            <w:commentRangeEnd w:id="1206"/>
            <w:del w:id="1213" w:author="SCHECK Oliver" w:date="2026-09-15T08:49:00Z" w16du:dateUtc="2026-09-15T06:49:00Z">
              <w:r w:rsidR="00B30A05" w:rsidRPr="00D2471B" w:rsidDel="00B12F2D">
                <w:rPr>
                  <w:rStyle w:val="CommentReference"/>
                  <w:rFonts w:cs="Arial"/>
                  <w:sz w:val="20"/>
                  <w:szCs w:val="20"/>
                </w:rPr>
                <w:commentReference w:id="1206"/>
              </w:r>
              <w:commentRangeEnd w:id="1207"/>
              <w:r w:rsidR="00F03534" w:rsidRPr="00D2471B" w:rsidDel="00B12F2D">
                <w:rPr>
                  <w:rStyle w:val="CommentReference"/>
                  <w:rFonts w:cs="Arial"/>
                  <w:sz w:val="20"/>
                  <w:szCs w:val="20"/>
                </w:rPr>
                <w:commentReference w:id="1207"/>
              </w:r>
            </w:del>
          </w:p>
        </w:tc>
        <w:tc>
          <w:tcPr>
            <w:tcW w:w="1937" w:type="dxa"/>
            <w:vAlign w:val="center"/>
          </w:tcPr>
          <w:p w14:paraId="4AAAC04C" w14:textId="77777777" w:rsidR="001A19BF" w:rsidRPr="00D2471B" w:rsidRDefault="001A19BF" w:rsidP="001A19BF">
            <w:pPr>
              <w:spacing w:before="60" w:after="0" w:line="240" w:lineRule="auto"/>
              <w:jc w:val="center"/>
              <w:rPr>
                <w:rFonts w:cs="Arial"/>
                <w:sz w:val="20"/>
                <w:szCs w:val="20"/>
              </w:rPr>
            </w:pPr>
            <w:r w:rsidRPr="00D2471B">
              <w:rPr>
                <w:rFonts w:cs="Arial"/>
                <w:sz w:val="20"/>
                <w:szCs w:val="20"/>
              </w:rPr>
              <w:t>HSE Referent,</w:t>
            </w:r>
          </w:p>
          <w:p w14:paraId="0FDFD44D" w14:textId="62A09AC1" w:rsidR="002F13D0" w:rsidRPr="00D2471B" w:rsidDel="00741DC6" w:rsidRDefault="00D80FA9" w:rsidP="001A19BF">
            <w:pPr>
              <w:spacing w:before="60" w:after="0" w:line="240" w:lineRule="auto"/>
              <w:jc w:val="center"/>
              <w:rPr>
                <w:del w:id="1214" w:author="SCHECK Oliver" w:date="2026-09-16T09:35:00Z" w16du:dateUtc="2026-09-16T07:35:00Z"/>
                <w:rFonts w:cs="Arial"/>
                <w:sz w:val="20"/>
                <w:szCs w:val="20"/>
              </w:rPr>
            </w:pPr>
            <w:del w:id="1215" w:author="SCHECK Oliver" w:date="2026-09-16T09:35:00Z" w16du:dateUtc="2026-09-16T07:35:00Z">
              <w:r w:rsidRPr="00D2471B" w:rsidDel="00741DC6">
                <w:rPr>
                  <w:rFonts w:cs="Arial"/>
                  <w:sz w:val="20"/>
                  <w:szCs w:val="20"/>
                </w:rPr>
                <w:delText xml:space="preserve">Relevant </w:delText>
              </w:r>
              <w:r w:rsidR="001A19BF" w:rsidRPr="00D2471B" w:rsidDel="00741DC6">
                <w:rPr>
                  <w:rFonts w:cs="Arial"/>
                  <w:sz w:val="20"/>
                  <w:szCs w:val="20"/>
                </w:rPr>
                <w:delText>Work Package Managers (WP</w:delText>
              </w:r>
              <w:r w:rsidR="003F77C1" w:rsidRPr="00D2471B" w:rsidDel="00741DC6">
                <w:rPr>
                  <w:rFonts w:cs="Arial"/>
                  <w:sz w:val="20"/>
                  <w:szCs w:val="20"/>
                </w:rPr>
                <w:delText>M</w:delText>
              </w:r>
              <w:r w:rsidR="001A19BF" w:rsidRPr="00D2471B" w:rsidDel="00741DC6">
                <w:rPr>
                  <w:rFonts w:cs="Arial"/>
                  <w:sz w:val="20"/>
                  <w:szCs w:val="20"/>
                </w:rPr>
                <w:delText>s)</w:delText>
              </w:r>
              <w:r w:rsidR="00CD1AB1" w:rsidRPr="00D2471B" w:rsidDel="00741DC6">
                <w:rPr>
                  <w:rFonts w:cs="Arial"/>
                  <w:sz w:val="20"/>
                  <w:szCs w:val="20"/>
                </w:rPr>
                <w:delText>,</w:delText>
              </w:r>
            </w:del>
          </w:p>
          <w:p w14:paraId="18C54016" w14:textId="3B645ECB" w:rsidR="001A19BF" w:rsidRPr="00D2471B" w:rsidDel="000470C5" w:rsidRDefault="00CD1AB1" w:rsidP="004C766A">
            <w:pPr>
              <w:spacing w:before="60" w:after="0" w:line="240" w:lineRule="auto"/>
              <w:jc w:val="center"/>
              <w:rPr>
                <w:ins w:id="1216" w:author="Vannucchi Alessandro" w:date="2026-07-09T13:08:00Z"/>
                <w:del w:id="1217" w:author="SCHECK Oliver" w:date="2026-09-15T08:50:00Z" w16du:dateUtc="2026-09-15T06:50:00Z"/>
                <w:rFonts w:cs="Arial"/>
                <w:sz w:val="20"/>
                <w:szCs w:val="20"/>
              </w:rPr>
            </w:pPr>
            <w:commentRangeStart w:id="1218"/>
            <w:commentRangeStart w:id="1219"/>
            <w:del w:id="1220" w:author="SCHECK Oliver" w:date="2026-09-15T08:50:00Z" w16du:dateUtc="2026-09-15T06:50:00Z">
              <w:r w:rsidRPr="00D2471B" w:rsidDel="000470C5">
                <w:rPr>
                  <w:rFonts w:cs="Arial"/>
                  <w:sz w:val="20"/>
                  <w:szCs w:val="20"/>
                </w:rPr>
                <w:delText>Project Engineer (PE)</w:delText>
              </w:r>
              <w:commentRangeEnd w:id="1218"/>
              <w:r w:rsidR="00B30A05" w:rsidRPr="00D2471B" w:rsidDel="000470C5">
                <w:rPr>
                  <w:rStyle w:val="CommentReference"/>
                  <w:rFonts w:cs="Arial"/>
                  <w:sz w:val="20"/>
                  <w:szCs w:val="20"/>
                </w:rPr>
                <w:commentReference w:id="1218"/>
              </w:r>
            </w:del>
            <w:commentRangeEnd w:id="1219"/>
            <w:r w:rsidR="00B87D7C" w:rsidRPr="00D2471B">
              <w:rPr>
                <w:rStyle w:val="CommentReference"/>
                <w:rFonts w:cs="Arial"/>
                <w:sz w:val="20"/>
                <w:szCs w:val="20"/>
              </w:rPr>
              <w:commentReference w:id="1219"/>
            </w:r>
          </w:p>
          <w:p w14:paraId="15F80888" w14:textId="4C6EBC47" w:rsidR="001A19BF" w:rsidRPr="00D2471B" w:rsidRDefault="00370C72" w:rsidP="001A19BF">
            <w:pPr>
              <w:spacing w:before="60" w:after="0" w:line="240" w:lineRule="auto"/>
              <w:jc w:val="center"/>
              <w:rPr>
                <w:rFonts w:cs="Arial"/>
                <w:color w:val="000000"/>
                <w:sz w:val="20"/>
                <w:szCs w:val="20"/>
              </w:rPr>
            </w:pPr>
            <w:ins w:id="1221" w:author="Vannucchi Alessandro" w:date="2026-07-09T13:08:00Z">
              <w:r w:rsidRPr="00D1033C">
                <w:rPr>
                  <w:rFonts w:cs="Arial"/>
                  <w:sz w:val="20"/>
                  <w:szCs w:val="20"/>
                  <w:highlight w:val="yellow"/>
                  <w:rPrChange w:id="1222" w:author="SCHECK Oliver" w:date="2026-09-16T09:27:00Z" w16du:dateUtc="2026-09-16T07:27:00Z">
                    <w:rPr>
                      <w:rFonts w:cs="Arial"/>
                      <w:sz w:val="20"/>
                      <w:szCs w:val="20"/>
                    </w:rPr>
                  </w:rPrChange>
                </w:rPr>
                <w:t>Design Authority</w:t>
              </w:r>
            </w:ins>
          </w:p>
        </w:tc>
        <w:tc>
          <w:tcPr>
            <w:tcW w:w="1938" w:type="dxa"/>
            <w:vAlign w:val="center"/>
          </w:tcPr>
          <w:p w14:paraId="676C025A" w14:textId="42589F72" w:rsidR="001A19BF" w:rsidRPr="00D2471B" w:rsidRDefault="00D80FA9" w:rsidP="001A19BF">
            <w:pPr>
              <w:spacing w:before="60" w:after="0" w:line="240" w:lineRule="auto"/>
              <w:jc w:val="center"/>
              <w:rPr>
                <w:rFonts w:cs="Arial"/>
                <w:sz w:val="20"/>
                <w:szCs w:val="20"/>
              </w:rPr>
            </w:pPr>
            <w:r w:rsidRPr="00D2471B">
              <w:rPr>
                <w:rFonts w:cs="Arial"/>
                <w:sz w:val="20"/>
                <w:szCs w:val="20"/>
              </w:rPr>
              <w:t>Project Manager</w:t>
            </w:r>
            <w:ins w:id="1223" w:author="SCHECK Oliver" w:date="2026-09-16T15:14:00Z" w16du:dateUtc="2026-09-16T13:14:00Z">
              <w:r w:rsidR="000F44BA">
                <w:rPr>
                  <w:rFonts w:cs="Arial"/>
                  <w:sz w:val="20"/>
                  <w:szCs w:val="20"/>
                </w:rPr>
                <w:t xml:space="preserve"> (PM)</w:t>
              </w:r>
            </w:ins>
          </w:p>
        </w:tc>
      </w:tr>
      <w:tr w:rsidR="006A3474" w:rsidRPr="00D2471B" w14:paraId="274578AC" w14:textId="77777777" w:rsidTr="00F90C98">
        <w:trPr>
          <w:trHeight w:val="737"/>
          <w:jc w:val="center"/>
        </w:trPr>
        <w:tc>
          <w:tcPr>
            <w:tcW w:w="1701" w:type="dxa"/>
            <w:vAlign w:val="center"/>
          </w:tcPr>
          <w:p w14:paraId="7E1710FF" w14:textId="140343A1" w:rsidR="006A3474" w:rsidRPr="00D2471B" w:rsidRDefault="006A3474" w:rsidP="006A347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-05</w:t>
            </w:r>
          </w:p>
          <w:p w14:paraId="62D69176" w14:textId="1BA4F183" w:rsidR="006A3474" w:rsidRPr="00D2471B" w:rsidRDefault="006A3474" w:rsidP="006A3474">
            <w:pPr>
              <w:pStyle w:val="Guidance"/>
              <w:spacing w:after="0"/>
              <w:jc w:val="center"/>
              <w:rPr>
                <w:i w:val="0"/>
                <w:color w:val="auto"/>
                <w:sz w:val="20"/>
                <w:szCs w:val="20"/>
              </w:rPr>
            </w:pPr>
            <w:r w:rsidRPr="00D2471B">
              <w:rPr>
                <w:i w:val="0"/>
                <w:color w:val="auto"/>
                <w:sz w:val="20"/>
                <w:szCs w:val="20"/>
              </w:rPr>
              <w:t>Design Solution</w:t>
            </w:r>
          </w:p>
        </w:tc>
        <w:tc>
          <w:tcPr>
            <w:tcW w:w="1937" w:type="dxa"/>
            <w:vAlign w:val="center"/>
          </w:tcPr>
          <w:p w14:paraId="5C9738C7" w14:textId="02CF2725" w:rsidR="006A3474" w:rsidRPr="00D2471B" w:rsidRDefault="006A3474" w:rsidP="006A3474">
            <w:pPr>
              <w:spacing w:before="60" w:after="0" w:line="240" w:lineRule="auto"/>
              <w:jc w:val="center"/>
              <w:rPr>
                <w:rFonts w:cs="Arial"/>
                <w:sz w:val="20"/>
                <w:szCs w:val="20"/>
              </w:rPr>
            </w:pPr>
            <w:r w:rsidRPr="00D2471B">
              <w:rPr>
                <w:rFonts w:cs="Arial"/>
                <w:sz w:val="20"/>
                <w:szCs w:val="20"/>
              </w:rPr>
              <w:t xml:space="preserve">Solution </w:t>
            </w:r>
            <w:ins w:id="1224"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306A0D20" w14:textId="60C79B38" w:rsidR="006A3474" w:rsidRPr="00D2471B" w:rsidRDefault="007C2417" w:rsidP="006A3474">
            <w:pPr>
              <w:spacing w:before="60" w:after="0" w:line="240" w:lineRule="auto"/>
              <w:jc w:val="center"/>
              <w:rPr>
                <w:rFonts w:cs="Arial"/>
                <w:sz w:val="20"/>
                <w:szCs w:val="20"/>
              </w:rPr>
            </w:pPr>
            <w:ins w:id="1225" w:author="SCHECK Oliver" w:date="2026-09-15T08:51:00Z" w16du:dateUtc="2026-09-15T06:51:00Z">
              <w:r w:rsidRPr="00D2471B">
                <w:rPr>
                  <w:rFonts w:cs="Arial"/>
                  <w:sz w:val="20"/>
                  <w:szCs w:val="20"/>
                </w:rPr>
                <w:t>Project Engineer (PE)</w:t>
              </w:r>
            </w:ins>
            <w:commentRangeStart w:id="1226"/>
            <w:commentRangeStart w:id="1227"/>
            <w:commentRangeStart w:id="1228"/>
            <w:commentRangeStart w:id="1229"/>
            <w:del w:id="1230" w:author="SCHECK Oliver" w:date="2026-09-15T08:50:00Z" w16du:dateUtc="2026-09-15T06:50:00Z">
              <w:r w:rsidR="00047B7E" w:rsidRPr="00F90C98" w:rsidDel="005464B7">
                <w:rPr>
                  <w:rFonts w:cs="Arial"/>
                  <w:sz w:val="20"/>
                  <w:szCs w:val="20"/>
                  <w:rPrChange w:id="1231" w:author="SCHECK Oliver" w:date="2026-09-16T15:45:00Z" w16du:dateUtc="2026-09-16T13:45:00Z">
                    <w:rPr>
                      <w:rFonts w:cs="Arial"/>
                      <w:sz w:val="20"/>
                      <w:szCs w:val="20"/>
                      <w:highlight w:val="yellow"/>
                    </w:rPr>
                  </w:rPrChange>
                </w:rPr>
                <w:delText xml:space="preserve">Solution </w:delText>
              </w:r>
              <w:r w:rsidR="002C0C6B" w:rsidRPr="00F90C98" w:rsidDel="005464B7">
                <w:rPr>
                  <w:rFonts w:cs="Arial"/>
                  <w:sz w:val="20"/>
                  <w:szCs w:val="20"/>
                  <w:rPrChange w:id="1232" w:author="SCHECK Oliver" w:date="2026-09-16T15:45:00Z" w16du:dateUtc="2026-09-16T13:45:00Z">
                    <w:rPr>
                      <w:rFonts w:cs="Arial"/>
                      <w:sz w:val="20"/>
                      <w:szCs w:val="20"/>
                      <w:highlight w:val="yellow"/>
                    </w:rPr>
                  </w:rPrChange>
                </w:rPr>
                <w:delText>Engineer</w:delText>
              </w:r>
              <w:r w:rsidR="00047B7E" w:rsidRPr="00F90C98" w:rsidDel="005464B7">
                <w:rPr>
                  <w:rFonts w:cs="Arial"/>
                  <w:sz w:val="20"/>
                  <w:szCs w:val="20"/>
                  <w:rPrChange w:id="1233" w:author="SCHECK Oliver" w:date="2026-09-16T15:45:00Z" w16du:dateUtc="2026-09-16T13:45:00Z">
                    <w:rPr>
                      <w:rFonts w:cs="Arial"/>
                      <w:sz w:val="20"/>
                      <w:szCs w:val="20"/>
                      <w:highlight w:val="yellow"/>
                    </w:rPr>
                  </w:rPrChange>
                </w:rPr>
                <w:delText>ing WPM</w:delText>
              </w:r>
              <w:commentRangeEnd w:id="1228"/>
              <w:r w:rsidR="00291220" w:rsidRPr="00D2471B" w:rsidDel="005464B7">
                <w:rPr>
                  <w:rStyle w:val="CommentReference"/>
                  <w:rFonts w:cs="Arial"/>
                  <w:sz w:val="20"/>
                  <w:szCs w:val="20"/>
                </w:rPr>
                <w:commentReference w:id="1228"/>
              </w:r>
            </w:del>
            <w:commentRangeEnd w:id="1229"/>
            <w:r w:rsidR="00940BB5" w:rsidRPr="00D2471B">
              <w:rPr>
                <w:rStyle w:val="CommentReference"/>
                <w:rFonts w:cs="Arial"/>
                <w:sz w:val="20"/>
                <w:szCs w:val="20"/>
              </w:rPr>
              <w:commentReference w:id="1229"/>
            </w:r>
            <w:commentRangeEnd w:id="1226"/>
            <w:del w:id="1234" w:author="SCHECK Oliver" w:date="2026-09-15T08:50:00Z" w16du:dateUtc="2026-09-15T06:50:00Z">
              <w:r w:rsidR="00291220" w:rsidRPr="00D2471B" w:rsidDel="005464B7">
                <w:rPr>
                  <w:rStyle w:val="CommentReference"/>
                  <w:rFonts w:cs="Arial"/>
                  <w:sz w:val="20"/>
                  <w:szCs w:val="20"/>
                </w:rPr>
                <w:commentReference w:id="1226"/>
              </w:r>
            </w:del>
            <w:commentRangeEnd w:id="1227"/>
            <w:r w:rsidR="00AC3B63" w:rsidRPr="00D2471B">
              <w:rPr>
                <w:rStyle w:val="CommentReference"/>
                <w:rFonts w:cs="Arial"/>
                <w:sz w:val="20"/>
                <w:szCs w:val="20"/>
              </w:rPr>
              <w:commentReference w:id="1227"/>
            </w:r>
          </w:p>
        </w:tc>
        <w:tc>
          <w:tcPr>
            <w:tcW w:w="1937" w:type="dxa"/>
            <w:vAlign w:val="center"/>
          </w:tcPr>
          <w:p w14:paraId="1298CB2E" w14:textId="2143F701" w:rsidR="00DF42C3" w:rsidRPr="00D2471B" w:rsidRDefault="00EA2C93" w:rsidP="006A3474">
            <w:pPr>
              <w:spacing w:before="60" w:after="0" w:line="240" w:lineRule="auto"/>
              <w:jc w:val="center"/>
              <w:rPr>
                <w:rFonts w:cs="Arial"/>
                <w:sz w:val="20"/>
                <w:szCs w:val="20"/>
              </w:rPr>
            </w:pPr>
            <w:r w:rsidRPr="00D2471B">
              <w:rPr>
                <w:rFonts w:cs="Arial"/>
                <w:sz w:val="20"/>
                <w:szCs w:val="20"/>
              </w:rPr>
              <w:t xml:space="preserve">Technical </w:t>
            </w:r>
            <w:r w:rsidR="00DF42C3" w:rsidRPr="00D2471B">
              <w:rPr>
                <w:rFonts w:cs="Arial"/>
                <w:sz w:val="20"/>
                <w:szCs w:val="20"/>
              </w:rPr>
              <w:t>Authority,</w:t>
            </w:r>
          </w:p>
          <w:p w14:paraId="5CC832D8" w14:textId="0F718F72" w:rsidR="006A3474" w:rsidRPr="00D2471B" w:rsidRDefault="006A3474" w:rsidP="006A3474">
            <w:pPr>
              <w:spacing w:before="60" w:after="0" w:line="240" w:lineRule="auto"/>
              <w:jc w:val="center"/>
              <w:rPr>
                <w:rFonts w:cs="Arial"/>
                <w:sz w:val="20"/>
                <w:szCs w:val="20"/>
              </w:rPr>
            </w:pPr>
            <w:r w:rsidRPr="00D2471B">
              <w:rPr>
                <w:rFonts w:cs="Arial"/>
                <w:sz w:val="20"/>
                <w:szCs w:val="20"/>
              </w:rPr>
              <w:t>HSE Referent,</w:t>
            </w:r>
          </w:p>
          <w:p w14:paraId="277BC504" w14:textId="33143908" w:rsidR="006A3474" w:rsidRPr="00D2471B" w:rsidDel="00741DC6" w:rsidRDefault="00173C9F" w:rsidP="006A3474">
            <w:pPr>
              <w:spacing w:before="60" w:after="0" w:line="240" w:lineRule="auto"/>
              <w:jc w:val="center"/>
              <w:rPr>
                <w:del w:id="1235" w:author="SCHECK Oliver" w:date="2026-09-16T09:35:00Z" w16du:dateUtc="2026-09-16T07:35:00Z"/>
                <w:rFonts w:cs="Arial"/>
                <w:sz w:val="20"/>
                <w:szCs w:val="20"/>
              </w:rPr>
            </w:pPr>
            <w:del w:id="1236" w:author="SCHECK Oliver" w:date="2026-09-16T09:35:00Z" w16du:dateUtc="2026-09-16T07:35:00Z">
              <w:r w:rsidRPr="00D2471B" w:rsidDel="00741DC6">
                <w:rPr>
                  <w:rFonts w:cs="Arial"/>
                  <w:sz w:val="20"/>
                  <w:szCs w:val="20"/>
                </w:rPr>
                <w:delText xml:space="preserve">Relevant </w:delText>
              </w:r>
              <w:r w:rsidR="006A3474" w:rsidRPr="00D2471B" w:rsidDel="00741DC6">
                <w:rPr>
                  <w:rFonts w:cs="Arial"/>
                  <w:sz w:val="20"/>
                  <w:szCs w:val="20"/>
                </w:rPr>
                <w:delText>Work Package Managers (WP</w:delText>
              </w:r>
              <w:r w:rsidR="003F77C1" w:rsidRPr="00D2471B" w:rsidDel="00741DC6">
                <w:rPr>
                  <w:rFonts w:cs="Arial"/>
                  <w:sz w:val="20"/>
                  <w:szCs w:val="20"/>
                </w:rPr>
                <w:delText>M</w:delText>
              </w:r>
              <w:r w:rsidR="006A3474" w:rsidRPr="00D2471B" w:rsidDel="00741DC6">
                <w:rPr>
                  <w:rFonts w:cs="Arial"/>
                  <w:sz w:val="20"/>
                  <w:szCs w:val="20"/>
                </w:rPr>
                <w:delText>s),</w:delText>
              </w:r>
            </w:del>
          </w:p>
          <w:p w14:paraId="5E5570BC" w14:textId="77777777" w:rsidR="002F13D0" w:rsidRPr="00D2471B" w:rsidRDefault="006A3474" w:rsidP="00173C9F">
            <w:pPr>
              <w:spacing w:before="60" w:after="0" w:line="240" w:lineRule="auto"/>
              <w:jc w:val="center"/>
              <w:rPr>
                <w:rFonts w:cs="Arial"/>
                <w:sz w:val="20"/>
                <w:szCs w:val="20"/>
              </w:rPr>
            </w:pPr>
            <w:r w:rsidRPr="00D2471B">
              <w:rPr>
                <w:rFonts w:cs="Arial"/>
                <w:sz w:val="20"/>
                <w:szCs w:val="20"/>
              </w:rPr>
              <w:t>Project Quality Manager (PQM)</w:t>
            </w:r>
            <w:r w:rsidR="00CD1AB1" w:rsidRPr="00D2471B">
              <w:rPr>
                <w:rFonts w:cs="Arial"/>
                <w:sz w:val="20"/>
                <w:szCs w:val="20"/>
              </w:rPr>
              <w:t>,</w:t>
            </w:r>
          </w:p>
          <w:p w14:paraId="2E1EB523" w14:textId="77777777" w:rsidR="00300C85" w:rsidRDefault="00300C85" w:rsidP="00300C85">
            <w:pPr>
              <w:spacing w:before="60" w:after="0" w:line="240" w:lineRule="auto"/>
              <w:jc w:val="center"/>
              <w:rPr>
                <w:ins w:id="1237" w:author="SCHECK Oliver" w:date="2026-09-16T15:34:00Z" w16du:dateUtc="2026-09-16T13:34:00Z"/>
                <w:rFonts w:cs="Arial"/>
                <w:sz w:val="20"/>
                <w:szCs w:val="20"/>
              </w:rPr>
            </w:pPr>
            <w:ins w:id="1238" w:author="SCHECK Oliver" w:date="2026-09-16T15:34:00Z" w16du:dateUtc="2026-09-16T13:34:00Z">
              <w:r>
                <w:rPr>
                  <w:rFonts w:cs="Arial"/>
                  <w:sz w:val="20"/>
                  <w:szCs w:val="20"/>
                </w:rPr>
                <w:t xml:space="preserve">SRS </w:t>
              </w:r>
              <w:r w:rsidRPr="00972EAF">
                <w:rPr>
                  <w:rFonts w:cs="Arial"/>
                  <w:sz w:val="20"/>
                  <w:szCs w:val="20"/>
                </w:rPr>
                <w:t>Project RAMS Manager</w:t>
              </w:r>
              <w:r>
                <w:rPr>
                  <w:rFonts w:cs="Arial"/>
                  <w:sz w:val="20"/>
                  <w:szCs w:val="20"/>
                </w:rPr>
                <w:t>,</w:t>
              </w:r>
            </w:ins>
          </w:p>
          <w:p w14:paraId="6B17DB33" w14:textId="77777777" w:rsidR="00300C85" w:rsidRDefault="00300C85" w:rsidP="00300C85">
            <w:pPr>
              <w:spacing w:before="60" w:after="0" w:line="240" w:lineRule="auto"/>
              <w:jc w:val="center"/>
              <w:rPr>
                <w:ins w:id="1239" w:author="SCHECK Oliver" w:date="2026-09-16T15:34:00Z" w16du:dateUtc="2026-09-16T13:34:00Z"/>
                <w:rFonts w:cs="Arial"/>
                <w:sz w:val="20"/>
                <w:szCs w:val="20"/>
              </w:rPr>
            </w:pPr>
            <w:ins w:id="1240" w:author="SCHECK Oliver" w:date="2026-09-16T15:34:00Z" w16du:dateUtc="2026-09-16T13:34:00Z">
              <w:r>
                <w:rPr>
                  <w:rFonts w:cs="Arial"/>
                  <w:sz w:val="20"/>
                  <w:szCs w:val="20"/>
                </w:rPr>
                <w:t xml:space="preserve">VHC </w:t>
              </w:r>
              <w:r w:rsidRPr="00003041">
                <w:rPr>
                  <w:rFonts w:cs="Arial"/>
                  <w:sz w:val="20"/>
                  <w:szCs w:val="20"/>
                </w:rPr>
                <w:t>Project RAM Manager</w:t>
              </w:r>
              <w:r>
                <w:rPr>
                  <w:rFonts w:cs="Arial"/>
                  <w:sz w:val="20"/>
                  <w:szCs w:val="20"/>
                </w:rPr>
                <w:t>,</w:t>
              </w:r>
            </w:ins>
          </w:p>
          <w:p w14:paraId="0D412B6B" w14:textId="77777777" w:rsidR="00300C85" w:rsidRDefault="00300C85" w:rsidP="00300C85">
            <w:pPr>
              <w:spacing w:before="60" w:after="0" w:line="240" w:lineRule="auto"/>
              <w:jc w:val="center"/>
              <w:rPr>
                <w:ins w:id="1241" w:author="SCHECK Oliver" w:date="2026-09-16T15:34:00Z" w16du:dateUtc="2026-09-16T13:34:00Z"/>
                <w:rFonts w:cs="Arial"/>
                <w:sz w:val="20"/>
                <w:szCs w:val="20"/>
              </w:rPr>
            </w:pPr>
            <w:ins w:id="1242" w:author="SCHECK Oliver" w:date="2026-09-16T15:34:00Z" w16du:dateUtc="2026-09-16T13:34: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p w14:paraId="0E132292" w14:textId="77777777" w:rsidR="006A3474" w:rsidRPr="00D2471B" w:rsidDel="00853DB2" w:rsidRDefault="00CD1AB1" w:rsidP="00173C9F">
            <w:pPr>
              <w:spacing w:before="60" w:after="0" w:line="240" w:lineRule="auto"/>
              <w:jc w:val="center"/>
              <w:rPr>
                <w:ins w:id="1243" w:author="Vannucchi Alessandro" w:date="2026-07-09T13:08:00Z"/>
                <w:del w:id="1244" w:author="SCHECK Oliver" w:date="2026-09-16T11:42:00Z" w16du:dateUtc="2026-09-16T09:42:00Z"/>
                <w:rFonts w:cs="Arial"/>
                <w:sz w:val="20"/>
                <w:szCs w:val="20"/>
              </w:rPr>
            </w:pPr>
            <w:commentRangeStart w:id="1245"/>
            <w:commentRangeStart w:id="1246"/>
            <w:del w:id="1247" w:author="SCHECK Oliver" w:date="2026-09-16T11:42:00Z" w16du:dateUtc="2026-09-16T09:42:00Z">
              <w:r w:rsidRPr="00D2471B" w:rsidDel="00853DB2">
                <w:rPr>
                  <w:rFonts w:cs="Arial"/>
                  <w:sz w:val="20"/>
                  <w:szCs w:val="20"/>
                </w:rPr>
                <w:delText>Project Engineer (PE)</w:delText>
              </w:r>
              <w:commentRangeEnd w:id="1245"/>
              <w:r w:rsidR="00291220" w:rsidRPr="00D2471B" w:rsidDel="00853DB2">
                <w:rPr>
                  <w:rStyle w:val="CommentReference"/>
                  <w:rFonts w:cs="Arial"/>
                  <w:sz w:val="20"/>
                  <w:szCs w:val="20"/>
                </w:rPr>
                <w:commentReference w:id="1245"/>
              </w:r>
              <w:commentRangeEnd w:id="1246"/>
              <w:r w:rsidR="006C62E7" w:rsidRPr="00D2471B" w:rsidDel="00853DB2">
                <w:rPr>
                  <w:rStyle w:val="CommentReference"/>
                  <w:rFonts w:cs="Arial"/>
                  <w:sz w:val="20"/>
                  <w:szCs w:val="20"/>
                </w:rPr>
                <w:commentReference w:id="1246"/>
              </w:r>
            </w:del>
          </w:p>
          <w:p w14:paraId="6F864E80" w14:textId="04FF138E" w:rsidR="006A3474" w:rsidRPr="00D2471B" w:rsidRDefault="00370C72" w:rsidP="00173C9F">
            <w:pPr>
              <w:spacing w:before="60" w:after="0" w:line="240" w:lineRule="auto"/>
              <w:jc w:val="center"/>
              <w:rPr>
                <w:rFonts w:cs="Arial"/>
                <w:sz w:val="20"/>
                <w:szCs w:val="20"/>
              </w:rPr>
            </w:pPr>
            <w:ins w:id="1248" w:author="Vannucchi Alessandro" w:date="2026-07-09T13:08:00Z">
              <w:r w:rsidRPr="00D2471B">
                <w:rPr>
                  <w:rFonts w:cs="Arial"/>
                  <w:sz w:val="20"/>
                  <w:szCs w:val="20"/>
                </w:rPr>
                <w:t>Design Authority</w:t>
              </w:r>
            </w:ins>
          </w:p>
        </w:tc>
        <w:tc>
          <w:tcPr>
            <w:tcW w:w="1938" w:type="dxa"/>
            <w:vAlign w:val="center"/>
          </w:tcPr>
          <w:p w14:paraId="0E7E8874" w14:textId="0C034940" w:rsidR="006A3474" w:rsidRPr="00D2471B" w:rsidRDefault="00D80FA9" w:rsidP="006A3474">
            <w:pPr>
              <w:spacing w:before="60" w:after="0" w:line="240" w:lineRule="auto"/>
              <w:jc w:val="center"/>
              <w:rPr>
                <w:rFonts w:cs="Arial"/>
                <w:sz w:val="20"/>
                <w:szCs w:val="20"/>
              </w:rPr>
            </w:pPr>
            <w:r w:rsidRPr="00D2471B">
              <w:rPr>
                <w:rFonts w:cs="Arial"/>
                <w:sz w:val="20"/>
                <w:szCs w:val="20"/>
              </w:rPr>
              <w:t>Project Manager</w:t>
            </w:r>
            <w:ins w:id="1249" w:author="SCHECK Oliver" w:date="2026-09-16T15:14:00Z" w16du:dateUtc="2026-09-16T13:14:00Z">
              <w:r w:rsidR="000F44BA">
                <w:rPr>
                  <w:rFonts w:cs="Arial"/>
                  <w:sz w:val="20"/>
                  <w:szCs w:val="20"/>
                </w:rPr>
                <w:t xml:space="preserve"> (PM)</w:t>
              </w:r>
            </w:ins>
          </w:p>
        </w:tc>
      </w:tr>
      <w:tr w:rsidR="00424CD0" w:rsidRPr="00D2471B" w14:paraId="3F1A62F9" w14:textId="77777777" w:rsidTr="00F90C98">
        <w:trPr>
          <w:trHeight w:val="737"/>
          <w:jc w:val="center"/>
        </w:trPr>
        <w:tc>
          <w:tcPr>
            <w:tcW w:w="1701" w:type="dxa"/>
            <w:vAlign w:val="center"/>
          </w:tcPr>
          <w:p w14:paraId="153320EA" w14:textId="0EC22B2D" w:rsidR="00424CD0" w:rsidRPr="00D2471B" w:rsidRDefault="00424CD0" w:rsidP="00424CD0">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-06</w:t>
            </w:r>
          </w:p>
          <w:p w14:paraId="1A531749" w14:textId="07FE88C7" w:rsidR="00424CD0" w:rsidRPr="00D2471B" w:rsidRDefault="00424CD0" w:rsidP="00424CD0">
            <w:pPr>
              <w:pStyle w:val="Guidance"/>
              <w:spacing w:after="0"/>
              <w:jc w:val="center"/>
              <w:rPr>
                <w:i w:val="0"/>
                <w:color w:val="auto"/>
                <w:sz w:val="20"/>
                <w:szCs w:val="20"/>
              </w:rPr>
            </w:pPr>
            <w:r w:rsidRPr="00D2471B">
              <w:rPr>
                <w:i w:val="0"/>
                <w:color w:val="auto"/>
                <w:sz w:val="20"/>
                <w:szCs w:val="20"/>
              </w:rPr>
              <w:t>Make or Buy Solution Items</w:t>
            </w:r>
          </w:p>
        </w:tc>
        <w:tc>
          <w:tcPr>
            <w:tcW w:w="1937" w:type="dxa"/>
            <w:vAlign w:val="center"/>
          </w:tcPr>
          <w:p w14:paraId="00B10C30" w14:textId="26B5F12C" w:rsidR="00424CD0" w:rsidRPr="00D2471B" w:rsidRDefault="00424CD0" w:rsidP="00424CD0">
            <w:pPr>
              <w:spacing w:before="60" w:after="0" w:line="240" w:lineRule="auto"/>
              <w:jc w:val="center"/>
              <w:rPr>
                <w:rFonts w:cs="Arial"/>
                <w:sz w:val="20"/>
                <w:szCs w:val="20"/>
              </w:rPr>
            </w:pPr>
            <w:r w:rsidRPr="00D2471B">
              <w:rPr>
                <w:rFonts w:cs="Arial"/>
                <w:sz w:val="20"/>
                <w:szCs w:val="20"/>
              </w:rPr>
              <w:t xml:space="preserve">Solution </w:t>
            </w:r>
            <w:ins w:id="1250"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232D378D" w14:textId="28B7C308" w:rsidR="00424CD0" w:rsidRPr="00D2471B" w:rsidRDefault="002C0C6B" w:rsidP="00424CD0">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4A98F45C" w14:textId="444B6744" w:rsidR="00424CD0" w:rsidRPr="00D2471B" w:rsidDel="00741DC6" w:rsidRDefault="00424CD0" w:rsidP="00424CD0">
            <w:pPr>
              <w:spacing w:before="60" w:after="0" w:line="240" w:lineRule="auto"/>
              <w:jc w:val="center"/>
              <w:rPr>
                <w:del w:id="1251" w:author="SCHECK Oliver" w:date="2026-09-16T09:35:00Z" w16du:dateUtc="2026-09-16T07:35:00Z"/>
                <w:rFonts w:cs="Arial"/>
                <w:sz w:val="20"/>
                <w:szCs w:val="20"/>
              </w:rPr>
            </w:pPr>
            <w:del w:id="1252" w:author="SCHECK Oliver" w:date="2026-09-16T09:35:00Z" w16du:dateUtc="2026-09-16T07:35:00Z">
              <w:r w:rsidRPr="00D2471B" w:rsidDel="00741DC6">
                <w:rPr>
                  <w:rFonts w:cs="Arial"/>
                  <w:sz w:val="20"/>
                  <w:szCs w:val="20"/>
                </w:rPr>
                <w:delText>Relevant Work Package Managers (WP</w:delText>
              </w:r>
              <w:r w:rsidR="003F77C1" w:rsidRPr="00D2471B" w:rsidDel="00741DC6">
                <w:rPr>
                  <w:rFonts w:cs="Arial"/>
                  <w:sz w:val="20"/>
                  <w:szCs w:val="20"/>
                </w:rPr>
                <w:delText>M</w:delText>
              </w:r>
              <w:r w:rsidRPr="00D2471B" w:rsidDel="00741DC6">
                <w:rPr>
                  <w:rFonts w:cs="Arial"/>
                  <w:sz w:val="20"/>
                  <w:szCs w:val="20"/>
                </w:rPr>
                <w:delText>s),</w:delText>
              </w:r>
            </w:del>
          </w:p>
          <w:p w14:paraId="4FAF7EE1" w14:textId="27D6063A" w:rsidR="00424CD0" w:rsidRPr="00D2471B" w:rsidRDefault="00424CD0" w:rsidP="00424CD0">
            <w:pPr>
              <w:spacing w:before="60" w:after="0" w:line="240" w:lineRule="auto"/>
              <w:jc w:val="center"/>
              <w:rPr>
                <w:ins w:id="1253" w:author="SCHECK Oliver" w:date="2026-09-07T15:35:00Z" w16du:dateUtc="2026-09-07T13:35:00Z"/>
                <w:rFonts w:cs="Arial"/>
                <w:sz w:val="20"/>
                <w:szCs w:val="20"/>
              </w:rPr>
            </w:pPr>
            <w:r w:rsidRPr="00D2471B">
              <w:rPr>
                <w:rFonts w:cs="Arial"/>
                <w:sz w:val="20"/>
                <w:szCs w:val="20"/>
              </w:rPr>
              <w:t>Project Quality Manager (PQM)</w:t>
            </w:r>
            <w:ins w:id="1254" w:author="SCHECK Oliver" w:date="2026-09-07T15:35:00Z" w16du:dateUtc="2026-09-07T13:35:00Z">
              <w:r w:rsidR="00B7385D" w:rsidRPr="00D2471B">
                <w:rPr>
                  <w:rFonts w:cs="Arial"/>
                  <w:sz w:val="20"/>
                  <w:szCs w:val="20"/>
                </w:rPr>
                <w:t>,</w:t>
              </w:r>
            </w:ins>
          </w:p>
          <w:p w14:paraId="7F8EFE07" w14:textId="77777777" w:rsidR="00300C85" w:rsidRDefault="00300C85" w:rsidP="00300C85">
            <w:pPr>
              <w:spacing w:before="60" w:after="0" w:line="240" w:lineRule="auto"/>
              <w:jc w:val="center"/>
              <w:rPr>
                <w:ins w:id="1255" w:author="SCHECK Oliver" w:date="2026-09-16T15:34:00Z" w16du:dateUtc="2026-09-16T13:34:00Z"/>
                <w:rFonts w:cs="Arial"/>
                <w:sz w:val="20"/>
                <w:szCs w:val="20"/>
              </w:rPr>
            </w:pPr>
            <w:ins w:id="1256" w:author="SCHECK Oliver" w:date="2026-09-16T15:34:00Z" w16du:dateUtc="2026-09-16T13:34:00Z">
              <w:r>
                <w:rPr>
                  <w:rFonts w:cs="Arial"/>
                  <w:sz w:val="20"/>
                  <w:szCs w:val="20"/>
                </w:rPr>
                <w:t xml:space="preserve">SRS </w:t>
              </w:r>
              <w:r w:rsidRPr="00972EAF">
                <w:rPr>
                  <w:rFonts w:cs="Arial"/>
                  <w:sz w:val="20"/>
                  <w:szCs w:val="20"/>
                </w:rPr>
                <w:t>Project RAMS Manager</w:t>
              </w:r>
              <w:r>
                <w:rPr>
                  <w:rFonts w:cs="Arial"/>
                  <w:sz w:val="20"/>
                  <w:szCs w:val="20"/>
                </w:rPr>
                <w:t>,</w:t>
              </w:r>
            </w:ins>
          </w:p>
          <w:p w14:paraId="2BB45332" w14:textId="77777777" w:rsidR="00300C85" w:rsidRDefault="00300C85" w:rsidP="00300C85">
            <w:pPr>
              <w:spacing w:before="60" w:after="0" w:line="240" w:lineRule="auto"/>
              <w:jc w:val="center"/>
              <w:rPr>
                <w:ins w:id="1257" w:author="SCHECK Oliver" w:date="2026-09-16T15:34:00Z" w16du:dateUtc="2026-09-16T13:34:00Z"/>
                <w:rFonts w:cs="Arial"/>
                <w:sz w:val="20"/>
                <w:szCs w:val="20"/>
              </w:rPr>
            </w:pPr>
            <w:ins w:id="1258" w:author="SCHECK Oliver" w:date="2026-09-16T15:34:00Z" w16du:dateUtc="2026-09-16T13:34:00Z">
              <w:r>
                <w:rPr>
                  <w:rFonts w:cs="Arial"/>
                  <w:sz w:val="20"/>
                  <w:szCs w:val="20"/>
                </w:rPr>
                <w:t xml:space="preserve">VHC </w:t>
              </w:r>
              <w:r w:rsidRPr="00003041">
                <w:rPr>
                  <w:rFonts w:cs="Arial"/>
                  <w:sz w:val="20"/>
                  <w:szCs w:val="20"/>
                </w:rPr>
                <w:t>Project RAM Manager</w:t>
              </w:r>
              <w:r>
                <w:rPr>
                  <w:rFonts w:cs="Arial"/>
                  <w:sz w:val="20"/>
                  <w:szCs w:val="20"/>
                </w:rPr>
                <w:t>,</w:t>
              </w:r>
            </w:ins>
          </w:p>
          <w:p w14:paraId="3FE87A5C" w14:textId="77777777" w:rsidR="00300C85" w:rsidRDefault="00300C85" w:rsidP="00300C85">
            <w:pPr>
              <w:spacing w:before="60" w:after="0" w:line="240" w:lineRule="auto"/>
              <w:jc w:val="center"/>
              <w:rPr>
                <w:ins w:id="1259" w:author="SCHECK Oliver" w:date="2026-09-16T15:34:00Z" w16du:dateUtc="2026-09-16T13:34:00Z"/>
                <w:rFonts w:cs="Arial"/>
                <w:sz w:val="20"/>
                <w:szCs w:val="20"/>
              </w:rPr>
            </w:pPr>
            <w:ins w:id="1260" w:author="SCHECK Oliver" w:date="2026-09-16T15:34:00Z" w16du:dateUtc="2026-09-16T13:34: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p w14:paraId="2F9F0DAF" w14:textId="0BF9FA53" w:rsidR="00B7385D" w:rsidRPr="00D2471B" w:rsidRDefault="00BA3942" w:rsidP="00424CD0">
            <w:pPr>
              <w:spacing w:before="60" w:after="0" w:line="240" w:lineRule="auto"/>
              <w:jc w:val="center"/>
              <w:rPr>
                <w:ins w:id="1261" w:author="SCHECK Oliver" w:date="2026-09-08T15:17:00Z" w16du:dateUtc="2026-09-08T13:17:00Z"/>
                <w:rFonts w:cs="Arial"/>
                <w:sz w:val="20"/>
                <w:szCs w:val="20"/>
              </w:rPr>
            </w:pPr>
            <w:ins w:id="1262" w:author="SCHECK Oliver" w:date="2026-09-16T15:25:00Z" w16du:dateUtc="2026-09-16T13:25:00Z">
              <w:r>
                <w:rPr>
                  <w:rFonts w:cs="Arial"/>
                  <w:sz w:val="20"/>
                  <w:szCs w:val="20"/>
                </w:rPr>
                <w:t xml:space="preserve">SRS </w:t>
              </w:r>
            </w:ins>
            <w:ins w:id="1263" w:author="SCHECK Oliver" w:date="2026-09-07T15:35:00Z">
              <w:r w:rsidR="00B7385D" w:rsidRPr="00D2471B">
                <w:rPr>
                  <w:rFonts w:cs="Arial"/>
                  <w:sz w:val="20"/>
                  <w:szCs w:val="20"/>
                </w:rPr>
                <w:t xml:space="preserve">Supply Chain </w:t>
              </w:r>
            </w:ins>
            <w:ins w:id="1264" w:author="SCHECK Oliver" w:date="2026-09-08T15:08:00Z" w16du:dateUtc="2026-09-08T13:08:00Z">
              <w:r w:rsidR="00E16634" w:rsidRPr="00D2471B">
                <w:rPr>
                  <w:rFonts w:cs="Arial"/>
                  <w:sz w:val="20"/>
                  <w:szCs w:val="20"/>
                </w:rPr>
                <w:t xml:space="preserve">and Procurement </w:t>
              </w:r>
            </w:ins>
            <w:ins w:id="1265" w:author="SCHECK Oliver" w:date="2026-09-07T15:35:00Z">
              <w:r w:rsidR="00B7385D" w:rsidRPr="00D2471B">
                <w:rPr>
                  <w:rFonts w:cs="Arial"/>
                  <w:sz w:val="20"/>
                  <w:szCs w:val="20"/>
                </w:rPr>
                <w:t>Manager</w:t>
              </w:r>
            </w:ins>
            <w:ins w:id="1266" w:author="SCHECK Oliver" w:date="2026-09-07T15:35:00Z" w16du:dateUtc="2026-09-07T13:35:00Z">
              <w:r w:rsidR="00B7385D" w:rsidRPr="00D2471B">
                <w:rPr>
                  <w:rFonts w:cs="Arial"/>
                  <w:sz w:val="20"/>
                  <w:szCs w:val="20"/>
                </w:rPr>
                <w:t xml:space="preserve"> (SC</w:t>
              </w:r>
            </w:ins>
            <w:ins w:id="1267" w:author="SCHECK Oliver" w:date="2026-09-08T15:08:00Z" w16du:dateUtc="2026-09-08T13:08:00Z">
              <w:r w:rsidR="00E16634" w:rsidRPr="00D2471B">
                <w:rPr>
                  <w:rFonts w:cs="Arial"/>
                  <w:sz w:val="20"/>
                  <w:szCs w:val="20"/>
                </w:rPr>
                <w:t>P</w:t>
              </w:r>
            </w:ins>
            <w:ins w:id="1268" w:author="SCHECK Oliver" w:date="2026-09-07T15:35:00Z" w16du:dateUtc="2026-09-07T13:35:00Z">
              <w:r w:rsidR="00B7385D" w:rsidRPr="00D2471B">
                <w:rPr>
                  <w:rFonts w:cs="Arial"/>
                  <w:sz w:val="20"/>
                  <w:szCs w:val="20"/>
                </w:rPr>
                <w:t>M)</w:t>
              </w:r>
            </w:ins>
            <w:ins w:id="1269" w:author="SCHECK Oliver" w:date="2026-09-08T15:16:00Z" w16du:dateUtc="2026-09-08T13:16:00Z">
              <w:r w:rsidR="00D54E0C" w:rsidRPr="00D2471B">
                <w:rPr>
                  <w:rFonts w:cs="Arial"/>
                  <w:sz w:val="20"/>
                  <w:szCs w:val="20"/>
                </w:rPr>
                <w:t>,</w:t>
              </w:r>
            </w:ins>
          </w:p>
          <w:p w14:paraId="626A03FC" w14:textId="36DF01D7" w:rsidR="00D54E0C" w:rsidRPr="00D2471B" w:rsidRDefault="00BA3942" w:rsidP="00424CD0">
            <w:pPr>
              <w:spacing w:before="60" w:after="0" w:line="240" w:lineRule="auto"/>
              <w:jc w:val="center"/>
              <w:rPr>
                <w:ins w:id="1270" w:author="Vannucchi Alessandro" w:date="2026-07-09T13:08:00Z"/>
                <w:rFonts w:cs="Arial"/>
                <w:sz w:val="20"/>
                <w:szCs w:val="20"/>
              </w:rPr>
            </w:pPr>
            <w:ins w:id="1271" w:author="SCHECK Oliver" w:date="2026-09-16T15:25:00Z" w16du:dateUtc="2026-09-16T13:25:00Z">
              <w:r>
                <w:rPr>
                  <w:rFonts w:cs="Arial"/>
                  <w:sz w:val="20"/>
                  <w:szCs w:val="20"/>
                </w:rPr>
                <w:t>V</w:t>
              </w:r>
            </w:ins>
            <w:ins w:id="1272" w:author="SCHECK Oliver" w:date="2026-09-16T15:26:00Z" w16du:dateUtc="2026-09-16T13:26:00Z">
              <w:r>
                <w:rPr>
                  <w:rFonts w:cs="Arial"/>
                  <w:sz w:val="20"/>
                  <w:szCs w:val="20"/>
                </w:rPr>
                <w:t xml:space="preserve">HC </w:t>
              </w:r>
            </w:ins>
            <w:ins w:id="1273" w:author="SCHECK Oliver" w:date="2026-09-08T15:17:00Z" w16du:dateUtc="2026-09-08T13:17:00Z">
              <w:r w:rsidR="00133CCE" w:rsidRPr="00D2471B">
                <w:rPr>
                  <w:rFonts w:cs="Arial"/>
                  <w:sz w:val="20"/>
                  <w:szCs w:val="20"/>
                </w:rPr>
                <w:t xml:space="preserve">Project Operations Manager </w:t>
              </w:r>
              <w:r w:rsidR="00D54E0C" w:rsidRPr="00D2471B">
                <w:rPr>
                  <w:rFonts w:cs="Arial"/>
                  <w:sz w:val="20"/>
                  <w:szCs w:val="20"/>
                </w:rPr>
                <w:t>(POM)</w:t>
              </w:r>
            </w:ins>
          </w:p>
          <w:p w14:paraId="18B8D2D9" w14:textId="1EB63705" w:rsidR="00424CD0" w:rsidRPr="00D2471B" w:rsidRDefault="00747302" w:rsidP="00424CD0">
            <w:pPr>
              <w:spacing w:before="60" w:after="0" w:line="240" w:lineRule="auto"/>
              <w:jc w:val="center"/>
              <w:rPr>
                <w:rFonts w:cs="Arial"/>
                <w:color w:val="000000"/>
                <w:sz w:val="20"/>
                <w:szCs w:val="20"/>
              </w:rPr>
            </w:pPr>
            <w:ins w:id="1274" w:author="Vannucchi Alessandro" w:date="2026-07-09T13:08:00Z">
              <w:r w:rsidRPr="00D2471B">
                <w:rPr>
                  <w:rFonts w:cs="Arial"/>
                  <w:sz w:val="20"/>
                  <w:szCs w:val="20"/>
                </w:rPr>
                <w:t>Design Author</w:t>
              </w:r>
            </w:ins>
            <w:ins w:id="1275" w:author="Vannucchi Alessandro" w:date="2026-07-09T13:09:00Z">
              <w:r w:rsidRPr="00D2471B">
                <w:rPr>
                  <w:rFonts w:cs="Arial"/>
                  <w:sz w:val="20"/>
                  <w:szCs w:val="20"/>
                </w:rPr>
                <w:t>ity</w:t>
              </w:r>
            </w:ins>
          </w:p>
        </w:tc>
        <w:tc>
          <w:tcPr>
            <w:tcW w:w="1938" w:type="dxa"/>
            <w:vAlign w:val="center"/>
          </w:tcPr>
          <w:p w14:paraId="057D9DC6" w14:textId="4F9AB2A6" w:rsidR="00424CD0" w:rsidRPr="00D2471B" w:rsidRDefault="00424CD0" w:rsidP="00424CD0">
            <w:pPr>
              <w:spacing w:before="60" w:after="0" w:line="240" w:lineRule="auto"/>
              <w:jc w:val="center"/>
              <w:rPr>
                <w:rFonts w:cs="Arial"/>
                <w:sz w:val="20"/>
                <w:szCs w:val="20"/>
              </w:rPr>
            </w:pPr>
            <w:r w:rsidRPr="00D2471B">
              <w:rPr>
                <w:rFonts w:cs="Arial"/>
                <w:sz w:val="20"/>
                <w:szCs w:val="20"/>
              </w:rPr>
              <w:t>Project Manager</w:t>
            </w:r>
            <w:ins w:id="1276" w:author="SCHECK Oliver" w:date="2026-09-16T15:14:00Z" w16du:dateUtc="2026-09-16T13:14:00Z">
              <w:r w:rsidR="000F44BA">
                <w:rPr>
                  <w:rFonts w:cs="Arial"/>
                  <w:sz w:val="20"/>
                  <w:szCs w:val="20"/>
                </w:rPr>
                <w:t xml:space="preserve"> (PM)</w:t>
              </w:r>
            </w:ins>
          </w:p>
        </w:tc>
      </w:tr>
      <w:tr w:rsidR="002E44EB" w:rsidRPr="00D2471B" w14:paraId="2D849BD6" w14:textId="77777777" w:rsidTr="00F90C98">
        <w:trPr>
          <w:trHeight w:val="737"/>
          <w:jc w:val="center"/>
        </w:trPr>
        <w:tc>
          <w:tcPr>
            <w:tcW w:w="1701" w:type="dxa"/>
            <w:vAlign w:val="center"/>
          </w:tcPr>
          <w:p w14:paraId="371600D0" w14:textId="44A5FE30" w:rsidR="002E44EB" w:rsidRPr="00D2471B" w:rsidRDefault="002E44EB" w:rsidP="002E44EB">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w:t>
            </w:r>
            <w:r w:rsidR="00D753B5" w:rsidRPr="00D2471B">
              <w:rPr>
                <w:i w:val="0"/>
                <w:color w:val="auto"/>
                <w:sz w:val="20"/>
                <w:szCs w:val="20"/>
              </w:rPr>
              <w:t>7</w:t>
            </w:r>
          </w:p>
          <w:p w14:paraId="131CB724" w14:textId="661CAB13" w:rsidR="002E44EB" w:rsidRPr="00D2471B" w:rsidRDefault="0077060C" w:rsidP="002E44EB">
            <w:pPr>
              <w:pStyle w:val="Guidance"/>
              <w:spacing w:after="0"/>
              <w:jc w:val="center"/>
              <w:rPr>
                <w:i w:val="0"/>
                <w:color w:val="auto"/>
                <w:sz w:val="20"/>
                <w:szCs w:val="20"/>
              </w:rPr>
            </w:pPr>
            <w:r w:rsidRPr="00D2471B">
              <w:rPr>
                <w:i w:val="0"/>
                <w:color w:val="auto"/>
                <w:sz w:val="20"/>
                <w:szCs w:val="20"/>
              </w:rPr>
              <w:t xml:space="preserve">Integrate, </w:t>
            </w:r>
            <w:r w:rsidR="002E44EB" w:rsidRPr="00D2471B">
              <w:rPr>
                <w:i w:val="0"/>
                <w:color w:val="auto"/>
                <w:sz w:val="20"/>
                <w:szCs w:val="20"/>
              </w:rPr>
              <w:t>Verify &amp; Validate Solution</w:t>
            </w:r>
          </w:p>
        </w:tc>
        <w:tc>
          <w:tcPr>
            <w:tcW w:w="1937" w:type="dxa"/>
            <w:vAlign w:val="center"/>
          </w:tcPr>
          <w:p w14:paraId="4FAAAE9A" w14:textId="437F6235" w:rsidR="002E44EB" w:rsidRPr="00D2471B" w:rsidRDefault="002E44EB" w:rsidP="002E44EB">
            <w:pPr>
              <w:spacing w:before="60" w:after="0" w:line="240" w:lineRule="auto"/>
              <w:jc w:val="center"/>
              <w:rPr>
                <w:rFonts w:cs="Arial"/>
                <w:sz w:val="20"/>
                <w:szCs w:val="20"/>
              </w:rPr>
            </w:pPr>
            <w:r w:rsidRPr="00D2471B">
              <w:rPr>
                <w:rFonts w:cs="Arial"/>
                <w:sz w:val="20"/>
                <w:szCs w:val="20"/>
              </w:rPr>
              <w:t>Solution</w:t>
            </w:r>
            <w:ins w:id="1277" w:author="SCHECK Oliver" w:date="2026-08-28T14:32:00Z" w16du:dateUtc="2026-08-28T12:32:00Z">
              <w:r w:rsidR="00424DE4" w:rsidRPr="00D2471B">
                <w:rPr>
                  <w:rFonts w:cs="Arial"/>
                  <w:sz w:val="20"/>
                  <w:szCs w:val="20"/>
                </w:rPr>
                <w:t xml:space="preserve"> Development</w:t>
              </w:r>
            </w:ins>
            <w:r w:rsidRPr="00D2471B">
              <w:rPr>
                <w:rFonts w:cs="Arial"/>
                <w:sz w:val="20"/>
                <w:szCs w:val="20"/>
              </w:rPr>
              <w:t xml:space="preserve"> Team</w:t>
            </w:r>
          </w:p>
        </w:tc>
        <w:tc>
          <w:tcPr>
            <w:tcW w:w="1938" w:type="dxa"/>
            <w:vAlign w:val="center"/>
          </w:tcPr>
          <w:p w14:paraId="61F93192" w14:textId="36D01985" w:rsidR="002E44EB" w:rsidRPr="00D2471B" w:rsidRDefault="00B1003E" w:rsidP="002E44EB">
            <w:pPr>
              <w:spacing w:before="60" w:after="0" w:line="240" w:lineRule="auto"/>
              <w:jc w:val="center"/>
              <w:rPr>
                <w:rFonts w:cs="Arial"/>
                <w:sz w:val="20"/>
                <w:szCs w:val="20"/>
                <w:highlight w:val="yellow"/>
              </w:rPr>
            </w:pPr>
            <w:commentRangeStart w:id="1278"/>
            <w:commentRangeStart w:id="1279"/>
            <w:commentRangeStart w:id="1280"/>
            <w:commentRangeStart w:id="1281"/>
            <w:commentRangeStart w:id="1282"/>
            <w:r w:rsidRPr="00D2471B">
              <w:rPr>
                <w:rFonts w:cs="Arial"/>
                <w:sz w:val="20"/>
                <w:szCs w:val="20"/>
              </w:rPr>
              <w:t>Verification and Validation WPM</w:t>
            </w:r>
            <w:commentRangeEnd w:id="1282"/>
            <w:r w:rsidR="00B30A05" w:rsidRPr="00D2471B">
              <w:rPr>
                <w:rStyle w:val="CommentReference"/>
                <w:rFonts w:cs="Arial"/>
                <w:sz w:val="20"/>
                <w:szCs w:val="20"/>
                <w:highlight w:val="yellow"/>
              </w:rPr>
              <w:commentReference w:id="1282"/>
            </w:r>
            <w:commentRangeEnd w:id="1281"/>
            <w:r w:rsidR="00B30A05" w:rsidRPr="00D2471B">
              <w:rPr>
                <w:rStyle w:val="CommentReference"/>
                <w:rFonts w:cs="Arial"/>
                <w:sz w:val="20"/>
                <w:szCs w:val="20"/>
                <w:highlight w:val="yellow"/>
              </w:rPr>
              <w:commentReference w:id="1281"/>
            </w:r>
            <w:commentRangeEnd w:id="1280"/>
            <w:r w:rsidR="00B30A05" w:rsidRPr="00D2471B">
              <w:rPr>
                <w:rStyle w:val="CommentReference"/>
                <w:rFonts w:cs="Arial"/>
                <w:sz w:val="20"/>
                <w:szCs w:val="20"/>
                <w:highlight w:val="yellow"/>
              </w:rPr>
              <w:commentReference w:id="1280"/>
            </w:r>
            <w:commentRangeEnd w:id="1278"/>
            <w:r w:rsidR="00B30A05" w:rsidRPr="00D2471B">
              <w:rPr>
                <w:rStyle w:val="CommentReference"/>
                <w:rFonts w:cs="Arial"/>
                <w:sz w:val="20"/>
                <w:szCs w:val="20"/>
                <w:highlight w:val="yellow"/>
              </w:rPr>
              <w:commentReference w:id="1278"/>
            </w:r>
            <w:commentRangeEnd w:id="1279"/>
            <w:r w:rsidR="00CF33CD" w:rsidRPr="00D2471B">
              <w:rPr>
                <w:rStyle w:val="CommentReference"/>
                <w:rFonts w:cs="Arial"/>
                <w:sz w:val="20"/>
                <w:szCs w:val="20"/>
                <w:highlight w:val="yellow"/>
              </w:rPr>
              <w:commentReference w:id="1279"/>
            </w:r>
          </w:p>
        </w:tc>
        <w:tc>
          <w:tcPr>
            <w:tcW w:w="1937" w:type="dxa"/>
            <w:vAlign w:val="center"/>
          </w:tcPr>
          <w:p w14:paraId="6D27EE70" w14:textId="1434C92C" w:rsidR="004762A9" w:rsidRPr="00D2471B" w:rsidDel="00741DC6" w:rsidRDefault="002E44EB" w:rsidP="00910751">
            <w:pPr>
              <w:spacing w:before="60" w:after="0" w:line="240" w:lineRule="auto"/>
              <w:jc w:val="center"/>
              <w:rPr>
                <w:del w:id="1283" w:author="SCHECK Oliver" w:date="2026-09-16T09:35:00Z" w16du:dateUtc="2026-09-16T07:35:00Z"/>
                <w:rFonts w:cs="Arial"/>
                <w:sz w:val="20"/>
                <w:szCs w:val="20"/>
              </w:rPr>
            </w:pPr>
            <w:del w:id="1284" w:author="SCHECK Oliver" w:date="2026-09-16T09:35:00Z" w16du:dateUtc="2026-09-16T07:35:00Z">
              <w:r w:rsidRPr="00D2471B" w:rsidDel="00741DC6">
                <w:rPr>
                  <w:rFonts w:cs="Arial"/>
                  <w:sz w:val="20"/>
                  <w:szCs w:val="20"/>
                </w:rPr>
                <w:delText>Relevant Work Package Managers (WP</w:delText>
              </w:r>
              <w:r w:rsidR="003F77C1" w:rsidRPr="00D2471B" w:rsidDel="00741DC6">
                <w:rPr>
                  <w:rFonts w:cs="Arial"/>
                  <w:sz w:val="20"/>
                  <w:szCs w:val="20"/>
                </w:rPr>
                <w:delText>M</w:delText>
              </w:r>
              <w:r w:rsidRPr="00D2471B" w:rsidDel="00741DC6">
                <w:rPr>
                  <w:rFonts w:cs="Arial"/>
                  <w:sz w:val="20"/>
                  <w:szCs w:val="20"/>
                </w:rPr>
                <w:delText>s)</w:delText>
              </w:r>
              <w:r w:rsidR="00910751" w:rsidRPr="00D2471B" w:rsidDel="00741DC6">
                <w:rPr>
                  <w:rFonts w:cs="Arial"/>
                  <w:sz w:val="20"/>
                  <w:szCs w:val="20"/>
                </w:rPr>
                <w:delText>,</w:delText>
              </w:r>
            </w:del>
          </w:p>
          <w:p w14:paraId="5BB99FFE" w14:textId="77777777" w:rsidR="004762A9" w:rsidRPr="00D2471B" w:rsidRDefault="004762A9" w:rsidP="00910751">
            <w:pPr>
              <w:spacing w:before="60" w:after="0" w:line="240" w:lineRule="auto"/>
              <w:jc w:val="center"/>
              <w:rPr>
                <w:rFonts w:cs="Arial"/>
                <w:sz w:val="20"/>
                <w:szCs w:val="20"/>
              </w:rPr>
            </w:pPr>
            <w:r w:rsidRPr="00D2471B">
              <w:rPr>
                <w:rFonts w:cs="Arial"/>
                <w:sz w:val="20"/>
                <w:szCs w:val="20"/>
              </w:rPr>
              <w:t>Project Quality Manager (PQM),</w:t>
            </w:r>
          </w:p>
          <w:p w14:paraId="07017C1B" w14:textId="77777777" w:rsidR="00300C85" w:rsidRDefault="00300C85" w:rsidP="00300C85">
            <w:pPr>
              <w:spacing w:before="60" w:after="0" w:line="240" w:lineRule="auto"/>
              <w:jc w:val="center"/>
              <w:rPr>
                <w:ins w:id="1285" w:author="SCHECK Oliver" w:date="2026-09-16T15:34:00Z" w16du:dateUtc="2026-09-16T13:34:00Z"/>
                <w:rFonts w:cs="Arial"/>
                <w:sz w:val="20"/>
                <w:szCs w:val="20"/>
              </w:rPr>
            </w:pPr>
            <w:ins w:id="1286" w:author="SCHECK Oliver" w:date="2026-09-16T15:34:00Z" w16du:dateUtc="2026-09-16T13:34:00Z">
              <w:r>
                <w:rPr>
                  <w:rFonts w:cs="Arial"/>
                  <w:sz w:val="20"/>
                  <w:szCs w:val="20"/>
                </w:rPr>
                <w:t xml:space="preserve">SRS </w:t>
              </w:r>
              <w:r w:rsidRPr="00972EAF">
                <w:rPr>
                  <w:rFonts w:cs="Arial"/>
                  <w:sz w:val="20"/>
                  <w:szCs w:val="20"/>
                </w:rPr>
                <w:t>Project RAMS Manager</w:t>
              </w:r>
              <w:r>
                <w:rPr>
                  <w:rFonts w:cs="Arial"/>
                  <w:sz w:val="20"/>
                  <w:szCs w:val="20"/>
                </w:rPr>
                <w:t>,</w:t>
              </w:r>
            </w:ins>
          </w:p>
          <w:p w14:paraId="5F02BB19" w14:textId="77777777" w:rsidR="00300C85" w:rsidRDefault="00300C85" w:rsidP="00300C85">
            <w:pPr>
              <w:spacing w:before="60" w:after="0" w:line="240" w:lineRule="auto"/>
              <w:jc w:val="center"/>
              <w:rPr>
                <w:ins w:id="1287" w:author="SCHECK Oliver" w:date="2026-09-16T15:34:00Z" w16du:dateUtc="2026-09-16T13:34:00Z"/>
                <w:rFonts w:cs="Arial"/>
                <w:sz w:val="20"/>
                <w:szCs w:val="20"/>
              </w:rPr>
            </w:pPr>
            <w:ins w:id="1288" w:author="SCHECK Oliver" w:date="2026-09-16T15:34:00Z" w16du:dateUtc="2026-09-16T13:34:00Z">
              <w:r>
                <w:rPr>
                  <w:rFonts w:cs="Arial"/>
                  <w:sz w:val="20"/>
                  <w:szCs w:val="20"/>
                </w:rPr>
                <w:t xml:space="preserve">VHC </w:t>
              </w:r>
              <w:r w:rsidRPr="00003041">
                <w:rPr>
                  <w:rFonts w:cs="Arial"/>
                  <w:sz w:val="20"/>
                  <w:szCs w:val="20"/>
                </w:rPr>
                <w:t>Project RAM Manager</w:t>
              </w:r>
              <w:r>
                <w:rPr>
                  <w:rFonts w:cs="Arial"/>
                  <w:sz w:val="20"/>
                  <w:szCs w:val="20"/>
                </w:rPr>
                <w:t>,</w:t>
              </w:r>
            </w:ins>
          </w:p>
          <w:p w14:paraId="06D09D21" w14:textId="77777777" w:rsidR="00300C85" w:rsidRDefault="00300C85" w:rsidP="00300C85">
            <w:pPr>
              <w:spacing w:before="60" w:after="0" w:line="240" w:lineRule="auto"/>
              <w:jc w:val="center"/>
              <w:rPr>
                <w:ins w:id="1289" w:author="SCHECK Oliver" w:date="2026-09-16T15:34:00Z" w16du:dateUtc="2026-09-16T13:34:00Z"/>
                <w:rFonts w:cs="Arial"/>
                <w:sz w:val="20"/>
                <w:szCs w:val="20"/>
              </w:rPr>
            </w:pPr>
            <w:ins w:id="1290" w:author="SCHECK Oliver" w:date="2026-09-16T15:34:00Z" w16du:dateUtc="2026-09-16T13:34: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p w14:paraId="09708C2D" w14:textId="77777777" w:rsidR="002E44EB" w:rsidRPr="00D2471B" w:rsidRDefault="00CD1AB1" w:rsidP="00910751">
            <w:pPr>
              <w:spacing w:before="60" w:after="0" w:line="240" w:lineRule="auto"/>
              <w:jc w:val="center"/>
              <w:rPr>
                <w:ins w:id="1291" w:author="Vannucchi Alessandro" w:date="2026-07-09T13:09:00Z"/>
                <w:rFonts w:cs="Arial"/>
                <w:sz w:val="20"/>
                <w:szCs w:val="20"/>
              </w:rPr>
            </w:pPr>
            <w:commentRangeStart w:id="1292"/>
            <w:r w:rsidRPr="00D2471B">
              <w:rPr>
                <w:rFonts w:cs="Arial"/>
                <w:sz w:val="20"/>
                <w:szCs w:val="20"/>
              </w:rPr>
              <w:t>Project Engineer (PE)</w:t>
            </w:r>
            <w:commentRangeEnd w:id="1292"/>
            <w:r w:rsidR="00B30A05" w:rsidRPr="00D2471B">
              <w:rPr>
                <w:rStyle w:val="CommentReference"/>
                <w:rFonts w:cs="Arial"/>
                <w:sz w:val="20"/>
                <w:szCs w:val="20"/>
              </w:rPr>
              <w:commentReference w:id="1292"/>
            </w:r>
          </w:p>
          <w:p w14:paraId="2FEF8FE6" w14:textId="7B18019F" w:rsidR="002E44EB" w:rsidRPr="00D2471B" w:rsidRDefault="00747302" w:rsidP="00910751">
            <w:pPr>
              <w:spacing w:before="60" w:after="0" w:line="240" w:lineRule="auto"/>
              <w:jc w:val="center"/>
              <w:rPr>
                <w:rFonts w:cs="Arial"/>
                <w:color w:val="000000"/>
                <w:sz w:val="20"/>
                <w:szCs w:val="20"/>
              </w:rPr>
            </w:pPr>
            <w:ins w:id="1293" w:author="Vannucchi Alessandro" w:date="2026-07-09T13:09:00Z">
              <w:r w:rsidRPr="00D2471B">
                <w:rPr>
                  <w:rFonts w:cs="Arial"/>
                  <w:sz w:val="20"/>
                  <w:szCs w:val="20"/>
                </w:rPr>
                <w:t>Design Authority</w:t>
              </w:r>
            </w:ins>
          </w:p>
        </w:tc>
        <w:tc>
          <w:tcPr>
            <w:tcW w:w="1938" w:type="dxa"/>
            <w:vAlign w:val="center"/>
          </w:tcPr>
          <w:p w14:paraId="14702693" w14:textId="39235DBF" w:rsidR="002E44EB" w:rsidRPr="00D2471B" w:rsidRDefault="002E44EB" w:rsidP="002E44EB">
            <w:pPr>
              <w:spacing w:before="60" w:after="0" w:line="240" w:lineRule="auto"/>
              <w:jc w:val="center"/>
              <w:rPr>
                <w:rFonts w:cs="Arial"/>
                <w:sz w:val="20"/>
                <w:szCs w:val="20"/>
              </w:rPr>
            </w:pPr>
            <w:r w:rsidRPr="00D2471B">
              <w:rPr>
                <w:rFonts w:cs="Arial"/>
                <w:sz w:val="20"/>
                <w:szCs w:val="20"/>
              </w:rPr>
              <w:t>Project Manager</w:t>
            </w:r>
            <w:ins w:id="1294" w:author="SCHECK Oliver" w:date="2026-09-16T15:14:00Z" w16du:dateUtc="2026-09-16T13:14:00Z">
              <w:r w:rsidR="000F44BA">
                <w:rPr>
                  <w:rFonts w:cs="Arial"/>
                  <w:sz w:val="20"/>
                  <w:szCs w:val="20"/>
                </w:rPr>
                <w:t xml:space="preserve"> (PM)</w:t>
              </w:r>
            </w:ins>
          </w:p>
        </w:tc>
      </w:tr>
      <w:tr w:rsidR="002E44EB" w:rsidRPr="00D2471B" w14:paraId="170AAAC8" w14:textId="77777777" w:rsidTr="00F90C98">
        <w:trPr>
          <w:trHeight w:val="737"/>
          <w:jc w:val="center"/>
        </w:trPr>
        <w:tc>
          <w:tcPr>
            <w:tcW w:w="1701" w:type="dxa"/>
            <w:vAlign w:val="center"/>
          </w:tcPr>
          <w:p w14:paraId="6FF63166" w14:textId="2F15595F" w:rsidR="002E44EB" w:rsidRPr="00D2471B" w:rsidRDefault="002E44EB" w:rsidP="002E44EB">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w:t>
            </w:r>
            <w:r w:rsidR="00D753B5" w:rsidRPr="00D2471B">
              <w:rPr>
                <w:i w:val="0"/>
                <w:color w:val="auto"/>
                <w:sz w:val="20"/>
                <w:szCs w:val="20"/>
              </w:rPr>
              <w:t>8</w:t>
            </w:r>
          </w:p>
          <w:p w14:paraId="708A69F2" w14:textId="70A89E2F" w:rsidR="002E44EB" w:rsidRPr="00D2471B" w:rsidRDefault="002E44EB" w:rsidP="002E44EB">
            <w:pPr>
              <w:pStyle w:val="Guidance"/>
              <w:spacing w:after="0"/>
              <w:jc w:val="center"/>
              <w:rPr>
                <w:i w:val="0"/>
                <w:color w:val="auto"/>
                <w:sz w:val="20"/>
                <w:szCs w:val="20"/>
              </w:rPr>
            </w:pPr>
            <w:r w:rsidRPr="00D2471B">
              <w:rPr>
                <w:i w:val="0"/>
                <w:color w:val="auto"/>
                <w:sz w:val="20"/>
                <w:szCs w:val="20"/>
              </w:rPr>
              <w:t>CyberSecure Solution</w:t>
            </w:r>
          </w:p>
        </w:tc>
        <w:tc>
          <w:tcPr>
            <w:tcW w:w="1937" w:type="dxa"/>
            <w:vAlign w:val="center"/>
          </w:tcPr>
          <w:p w14:paraId="090F6453" w14:textId="6E4B0A00" w:rsidR="002E44EB" w:rsidRPr="00D2471B" w:rsidRDefault="002E44EB" w:rsidP="002E44EB">
            <w:pPr>
              <w:spacing w:before="60" w:after="0" w:line="240" w:lineRule="auto"/>
              <w:jc w:val="center"/>
              <w:rPr>
                <w:rFonts w:cs="Arial"/>
                <w:sz w:val="20"/>
                <w:szCs w:val="20"/>
              </w:rPr>
            </w:pPr>
            <w:r w:rsidRPr="00D2471B">
              <w:rPr>
                <w:rFonts w:cs="Arial"/>
                <w:sz w:val="20"/>
                <w:szCs w:val="20"/>
              </w:rPr>
              <w:t xml:space="preserve">Solution </w:t>
            </w:r>
            <w:ins w:id="1295"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2E887DEC" w14:textId="7D9289D4" w:rsidR="002E44EB" w:rsidRPr="00D2471B" w:rsidRDefault="008D7DD2" w:rsidP="002E44EB">
            <w:pPr>
              <w:spacing w:before="60" w:after="0" w:line="240" w:lineRule="auto"/>
              <w:jc w:val="center"/>
              <w:rPr>
                <w:rFonts w:cs="Arial"/>
                <w:sz w:val="20"/>
                <w:szCs w:val="20"/>
                <w:highlight w:val="yellow"/>
              </w:rPr>
            </w:pPr>
            <w:ins w:id="1296" w:author="SCHECK Oliver" w:date="2026-09-15T09:11:00Z" w16du:dateUtc="2026-09-15T07:11:00Z">
              <w:r w:rsidRPr="00D2471B">
                <w:rPr>
                  <w:rFonts w:cs="Arial"/>
                  <w:sz w:val="20"/>
                  <w:szCs w:val="20"/>
                </w:rPr>
                <w:t>Project Engineer (PE)</w:t>
              </w:r>
            </w:ins>
            <w:commentRangeStart w:id="1297"/>
            <w:commentRangeStart w:id="1298"/>
            <w:commentRangeStart w:id="1299"/>
            <w:commentRangeStart w:id="1300"/>
            <w:commentRangeStart w:id="1301"/>
            <w:commentRangeStart w:id="1302"/>
            <w:del w:id="1303" w:author="SCHECK Oliver" w:date="2026-09-15T09:11:00Z" w16du:dateUtc="2026-09-15T07:11:00Z">
              <w:r w:rsidR="00B1003E" w:rsidRPr="00D2471B" w:rsidDel="008D7DD2">
                <w:rPr>
                  <w:rFonts w:cs="Arial"/>
                  <w:sz w:val="20"/>
                  <w:szCs w:val="20"/>
                </w:rPr>
                <w:delText>Cybersecurity WPM</w:delText>
              </w:r>
              <w:commentRangeEnd w:id="1301"/>
              <w:r w:rsidR="00B30A05" w:rsidRPr="00D2471B" w:rsidDel="008D7DD2">
                <w:rPr>
                  <w:rStyle w:val="CommentReference"/>
                  <w:rFonts w:cs="Arial"/>
                  <w:sz w:val="20"/>
                  <w:szCs w:val="20"/>
                  <w:highlight w:val="yellow"/>
                </w:rPr>
                <w:commentReference w:id="1301"/>
              </w:r>
            </w:del>
            <w:commentRangeEnd w:id="1302"/>
            <w:r w:rsidR="00853DB2" w:rsidRPr="00D2471B">
              <w:rPr>
                <w:rStyle w:val="CommentReference"/>
                <w:rFonts w:cs="Arial"/>
                <w:sz w:val="20"/>
                <w:szCs w:val="20"/>
                <w:highlight w:val="yellow"/>
              </w:rPr>
              <w:commentReference w:id="1302"/>
            </w:r>
            <w:commentRangeEnd w:id="1299"/>
            <w:del w:id="1304" w:author="SCHECK Oliver" w:date="2026-09-15T09:11:00Z" w16du:dateUtc="2026-09-15T07:11:00Z">
              <w:r w:rsidR="00B30A05" w:rsidRPr="00D2471B" w:rsidDel="008D7DD2">
                <w:rPr>
                  <w:rStyle w:val="CommentReference"/>
                  <w:rFonts w:cs="Arial"/>
                  <w:sz w:val="20"/>
                  <w:szCs w:val="20"/>
                  <w:highlight w:val="yellow"/>
                </w:rPr>
                <w:commentReference w:id="1299"/>
              </w:r>
            </w:del>
            <w:commentRangeEnd w:id="1300"/>
            <w:r w:rsidR="0002117D" w:rsidRPr="00D2471B">
              <w:rPr>
                <w:rStyle w:val="CommentReference"/>
                <w:rFonts w:cs="Arial"/>
                <w:sz w:val="20"/>
                <w:szCs w:val="20"/>
                <w:highlight w:val="yellow"/>
              </w:rPr>
              <w:commentReference w:id="1300"/>
            </w:r>
            <w:commentRangeEnd w:id="1297"/>
            <w:del w:id="1305" w:author="SCHECK Oliver" w:date="2026-09-15T09:11:00Z" w16du:dateUtc="2026-09-15T07:11:00Z">
              <w:r w:rsidR="00B30A05" w:rsidRPr="00D2471B" w:rsidDel="008D7DD2">
                <w:rPr>
                  <w:rStyle w:val="CommentReference"/>
                  <w:rFonts w:cs="Arial"/>
                  <w:sz w:val="20"/>
                  <w:szCs w:val="20"/>
                  <w:highlight w:val="yellow"/>
                </w:rPr>
                <w:commentReference w:id="1297"/>
              </w:r>
            </w:del>
            <w:commentRangeEnd w:id="1298"/>
            <w:r w:rsidR="00CF33CD" w:rsidRPr="00D2471B">
              <w:rPr>
                <w:rStyle w:val="CommentReference"/>
                <w:rFonts w:cs="Arial"/>
                <w:sz w:val="20"/>
                <w:szCs w:val="20"/>
                <w:highlight w:val="yellow"/>
              </w:rPr>
              <w:commentReference w:id="1298"/>
            </w:r>
          </w:p>
        </w:tc>
        <w:tc>
          <w:tcPr>
            <w:tcW w:w="1937" w:type="dxa"/>
            <w:vAlign w:val="center"/>
          </w:tcPr>
          <w:p w14:paraId="5C52CBF5" w14:textId="134F17F5" w:rsidR="004762A9" w:rsidRPr="00D2471B" w:rsidDel="00741DC6" w:rsidRDefault="004762A9" w:rsidP="004762A9">
            <w:pPr>
              <w:spacing w:before="60" w:after="0" w:line="240" w:lineRule="auto"/>
              <w:jc w:val="center"/>
              <w:rPr>
                <w:del w:id="1306" w:author="SCHECK Oliver" w:date="2026-09-16T09:35:00Z" w16du:dateUtc="2026-09-16T07:35:00Z"/>
                <w:rFonts w:cs="Arial"/>
                <w:sz w:val="20"/>
                <w:szCs w:val="20"/>
              </w:rPr>
            </w:pPr>
            <w:del w:id="1307" w:author="SCHECK Oliver" w:date="2026-09-16T09:35:00Z" w16du:dateUtc="2026-09-16T07:35:00Z">
              <w:r w:rsidRPr="00D2471B" w:rsidDel="00741DC6">
                <w:rPr>
                  <w:rFonts w:cs="Arial"/>
                  <w:sz w:val="20"/>
                  <w:szCs w:val="20"/>
                </w:rPr>
                <w:delText>Relevant Work Package Managers (WP</w:delText>
              </w:r>
              <w:r w:rsidR="003F77C1" w:rsidRPr="00D2471B" w:rsidDel="00741DC6">
                <w:rPr>
                  <w:rFonts w:cs="Arial"/>
                  <w:sz w:val="20"/>
                  <w:szCs w:val="20"/>
                </w:rPr>
                <w:delText>M</w:delText>
              </w:r>
              <w:r w:rsidRPr="00D2471B" w:rsidDel="00741DC6">
                <w:rPr>
                  <w:rFonts w:cs="Arial"/>
                  <w:sz w:val="20"/>
                  <w:szCs w:val="20"/>
                </w:rPr>
                <w:delText>s),</w:delText>
              </w:r>
            </w:del>
          </w:p>
          <w:p w14:paraId="17B065C2" w14:textId="77777777" w:rsidR="004762A9" w:rsidRPr="00D2471B" w:rsidRDefault="004762A9" w:rsidP="002E44EB">
            <w:pPr>
              <w:spacing w:before="60" w:after="0" w:line="240" w:lineRule="auto"/>
              <w:jc w:val="center"/>
              <w:rPr>
                <w:rFonts w:cs="Arial"/>
                <w:sz w:val="20"/>
                <w:szCs w:val="20"/>
              </w:rPr>
            </w:pPr>
            <w:r w:rsidRPr="00D2471B">
              <w:rPr>
                <w:rFonts w:cs="Arial"/>
                <w:sz w:val="20"/>
                <w:szCs w:val="20"/>
              </w:rPr>
              <w:t>Project Quality Manager (PQM),</w:t>
            </w:r>
          </w:p>
          <w:p w14:paraId="177408AA" w14:textId="77777777" w:rsidR="00300C85" w:rsidRDefault="00300C85" w:rsidP="00300C85">
            <w:pPr>
              <w:spacing w:before="60" w:after="0" w:line="240" w:lineRule="auto"/>
              <w:jc w:val="center"/>
              <w:rPr>
                <w:ins w:id="1308" w:author="SCHECK Oliver" w:date="2026-09-16T15:34:00Z" w16du:dateUtc="2026-09-16T13:34:00Z"/>
                <w:rFonts w:cs="Arial"/>
                <w:sz w:val="20"/>
                <w:szCs w:val="20"/>
              </w:rPr>
            </w:pPr>
            <w:ins w:id="1309" w:author="SCHECK Oliver" w:date="2026-09-16T15:34:00Z" w16du:dateUtc="2026-09-16T13:34:00Z">
              <w:r>
                <w:rPr>
                  <w:rFonts w:cs="Arial"/>
                  <w:sz w:val="20"/>
                  <w:szCs w:val="20"/>
                </w:rPr>
                <w:t xml:space="preserve">SRS </w:t>
              </w:r>
              <w:r w:rsidRPr="00972EAF">
                <w:rPr>
                  <w:rFonts w:cs="Arial"/>
                  <w:sz w:val="20"/>
                  <w:szCs w:val="20"/>
                </w:rPr>
                <w:t>Project RAMS Manager</w:t>
              </w:r>
              <w:r>
                <w:rPr>
                  <w:rFonts w:cs="Arial"/>
                  <w:sz w:val="20"/>
                  <w:szCs w:val="20"/>
                </w:rPr>
                <w:t>,</w:t>
              </w:r>
            </w:ins>
          </w:p>
          <w:p w14:paraId="2EEF2D1C" w14:textId="77777777" w:rsidR="00300C85" w:rsidRDefault="00300C85" w:rsidP="00300C85">
            <w:pPr>
              <w:spacing w:before="60" w:after="0" w:line="240" w:lineRule="auto"/>
              <w:jc w:val="center"/>
              <w:rPr>
                <w:ins w:id="1310" w:author="SCHECK Oliver" w:date="2026-09-16T15:34:00Z" w16du:dateUtc="2026-09-16T13:34:00Z"/>
                <w:rFonts w:cs="Arial"/>
                <w:sz w:val="20"/>
                <w:szCs w:val="20"/>
              </w:rPr>
            </w:pPr>
            <w:ins w:id="1311" w:author="SCHECK Oliver" w:date="2026-09-16T15:34:00Z" w16du:dateUtc="2026-09-16T13:34: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p w14:paraId="505311D6" w14:textId="4BC6A478" w:rsidR="002E44EB" w:rsidRPr="00D2471B" w:rsidDel="008D7DD2" w:rsidRDefault="00CD1AB1" w:rsidP="008D7DD2">
            <w:pPr>
              <w:spacing w:before="60" w:after="0" w:line="240" w:lineRule="auto"/>
              <w:jc w:val="center"/>
              <w:rPr>
                <w:ins w:id="1312" w:author="Vannucchi Alessandro" w:date="2026-07-09T13:09:00Z"/>
                <w:del w:id="1313" w:author="SCHECK Oliver" w:date="2026-09-15T09:12:00Z" w16du:dateUtc="2026-09-15T07:12:00Z"/>
                <w:rFonts w:cs="Arial"/>
                <w:sz w:val="20"/>
                <w:szCs w:val="20"/>
              </w:rPr>
            </w:pPr>
            <w:commentRangeStart w:id="1314"/>
            <w:commentRangeStart w:id="1315"/>
            <w:del w:id="1316" w:author="SCHECK Oliver" w:date="2026-09-15T09:12:00Z" w16du:dateUtc="2026-09-15T07:12:00Z">
              <w:r w:rsidRPr="00D2471B" w:rsidDel="008D7DD2">
                <w:rPr>
                  <w:rFonts w:cs="Arial"/>
                  <w:sz w:val="20"/>
                  <w:szCs w:val="20"/>
                </w:rPr>
                <w:delText>Project Engineer (PE)</w:delText>
              </w:r>
            </w:del>
            <w:commentRangeEnd w:id="1314"/>
            <w:del w:id="1317" w:author="SCHECK Oliver" w:date="2026-09-16T11:34:00Z" w16du:dateUtc="2026-09-16T09:34:00Z">
              <w:r w:rsidR="00B30A05" w:rsidRPr="00D2471B" w:rsidDel="000E63F2">
                <w:rPr>
                  <w:rStyle w:val="CommentReference"/>
                  <w:rFonts w:cs="Arial"/>
                  <w:sz w:val="20"/>
                  <w:szCs w:val="20"/>
                </w:rPr>
                <w:commentReference w:id="1314"/>
              </w:r>
            </w:del>
            <w:commentRangeEnd w:id="1315"/>
            <w:r w:rsidR="00F94C26" w:rsidRPr="00D2471B">
              <w:rPr>
                <w:rStyle w:val="CommentReference"/>
                <w:rFonts w:cs="Arial"/>
                <w:sz w:val="20"/>
                <w:szCs w:val="20"/>
              </w:rPr>
              <w:commentReference w:id="1315"/>
            </w:r>
          </w:p>
          <w:p w14:paraId="4553A24C" w14:textId="7ADF56DD" w:rsidR="002E44EB" w:rsidRPr="00D2471B" w:rsidRDefault="00765D97" w:rsidP="002E44EB">
            <w:pPr>
              <w:spacing w:before="60" w:after="0" w:line="240" w:lineRule="auto"/>
              <w:jc w:val="center"/>
              <w:rPr>
                <w:rFonts w:cs="Arial"/>
                <w:color w:val="000000"/>
                <w:sz w:val="20"/>
                <w:szCs w:val="20"/>
              </w:rPr>
            </w:pPr>
            <w:ins w:id="1318" w:author="Vannucchi Alessandro" w:date="2026-07-09T13:09:00Z">
              <w:r w:rsidRPr="00D2471B">
                <w:rPr>
                  <w:rFonts w:cs="Arial"/>
                  <w:color w:val="000000"/>
                  <w:sz w:val="20"/>
                  <w:szCs w:val="20"/>
                </w:rPr>
                <w:t>Design Authority</w:t>
              </w:r>
            </w:ins>
          </w:p>
        </w:tc>
        <w:tc>
          <w:tcPr>
            <w:tcW w:w="1938" w:type="dxa"/>
            <w:vAlign w:val="center"/>
          </w:tcPr>
          <w:p w14:paraId="3486161A" w14:textId="7E389090" w:rsidR="002E44EB" w:rsidRPr="00D2471B" w:rsidRDefault="00910751" w:rsidP="002E44EB">
            <w:pPr>
              <w:spacing w:before="60" w:after="0" w:line="240" w:lineRule="auto"/>
              <w:jc w:val="center"/>
              <w:rPr>
                <w:rFonts w:cs="Arial"/>
                <w:sz w:val="20"/>
                <w:szCs w:val="20"/>
              </w:rPr>
            </w:pPr>
            <w:r w:rsidRPr="00D2471B">
              <w:rPr>
                <w:rFonts w:cs="Arial"/>
                <w:sz w:val="20"/>
                <w:szCs w:val="20"/>
              </w:rPr>
              <w:t>Project Manager</w:t>
            </w:r>
            <w:ins w:id="1319" w:author="SCHECK Oliver" w:date="2026-09-16T15:13:00Z" w16du:dateUtc="2026-09-16T13:13:00Z">
              <w:r w:rsidR="000F44BA">
                <w:rPr>
                  <w:rFonts w:cs="Arial"/>
                  <w:sz w:val="20"/>
                  <w:szCs w:val="20"/>
                </w:rPr>
                <w:t xml:space="preserve"> (PM)</w:t>
              </w:r>
            </w:ins>
          </w:p>
        </w:tc>
      </w:tr>
      <w:tr w:rsidR="003E2694" w:rsidRPr="00D2471B" w14:paraId="609D4A94" w14:textId="77777777" w:rsidTr="00F90C98">
        <w:trPr>
          <w:trHeight w:val="737"/>
          <w:jc w:val="center"/>
        </w:trPr>
        <w:tc>
          <w:tcPr>
            <w:tcW w:w="1701" w:type="dxa"/>
            <w:vAlign w:val="center"/>
          </w:tcPr>
          <w:p w14:paraId="51F00352" w14:textId="6112547F" w:rsidR="003E2694" w:rsidRPr="00D2471B" w:rsidRDefault="003E2694" w:rsidP="003E2694">
            <w:pPr>
              <w:pStyle w:val="Guidance"/>
              <w:spacing w:after="0"/>
              <w:jc w:val="center"/>
              <w:rPr>
                <w:i w:val="0"/>
                <w:color w:val="auto"/>
                <w:sz w:val="20"/>
                <w:szCs w:val="20"/>
              </w:rPr>
            </w:pPr>
            <w:commentRangeStart w:id="1320"/>
            <w:r w:rsidRPr="00D2471B">
              <w:rPr>
                <w:i w:val="0"/>
                <w:color w:val="auto"/>
                <w:sz w:val="20"/>
                <w:szCs w:val="20"/>
              </w:rPr>
              <w:t>DD</w:t>
            </w:r>
            <w:r w:rsidR="004734CA" w:rsidRPr="00D2471B">
              <w:rPr>
                <w:i w:val="0"/>
                <w:color w:val="auto"/>
                <w:sz w:val="20"/>
                <w:szCs w:val="20"/>
              </w:rPr>
              <w:t>Q</w:t>
            </w:r>
            <w:r w:rsidRPr="00D2471B">
              <w:rPr>
                <w:i w:val="0"/>
                <w:color w:val="auto"/>
                <w:sz w:val="20"/>
                <w:szCs w:val="20"/>
              </w:rPr>
              <w:t>-</w:t>
            </w:r>
            <w:r w:rsidR="00FF08EE" w:rsidRPr="00D2471B">
              <w:rPr>
                <w:i w:val="0"/>
                <w:color w:val="auto"/>
                <w:sz w:val="20"/>
                <w:szCs w:val="20"/>
              </w:rPr>
              <w:t>09</w:t>
            </w:r>
          </w:p>
          <w:p w14:paraId="3F8314DC" w14:textId="106FC995" w:rsidR="003E2694" w:rsidRPr="00D2471B" w:rsidRDefault="003E2694" w:rsidP="003E2694">
            <w:pPr>
              <w:pStyle w:val="Guidance"/>
              <w:spacing w:after="0"/>
              <w:jc w:val="center"/>
              <w:rPr>
                <w:i w:val="0"/>
                <w:color w:val="auto"/>
                <w:sz w:val="20"/>
                <w:szCs w:val="20"/>
                <w:highlight w:val="yellow"/>
              </w:rPr>
            </w:pPr>
            <w:r w:rsidRPr="00D2471B">
              <w:rPr>
                <w:i w:val="0"/>
                <w:color w:val="auto"/>
                <w:sz w:val="20"/>
                <w:szCs w:val="20"/>
              </w:rPr>
              <w:t>Manage Solution Obsolescence</w:t>
            </w:r>
            <w:commentRangeEnd w:id="1320"/>
            <w:r w:rsidR="00B30A05" w:rsidRPr="00D2471B">
              <w:rPr>
                <w:rStyle w:val="CommentReference"/>
                <w:i w:val="0"/>
                <w:color w:val="auto"/>
                <w:sz w:val="20"/>
                <w:szCs w:val="20"/>
                <w:highlight w:val="yellow"/>
              </w:rPr>
              <w:commentReference w:id="1320"/>
            </w:r>
          </w:p>
        </w:tc>
        <w:tc>
          <w:tcPr>
            <w:tcW w:w="1937" w:type="dxa"/>
            <w:vAlign w:val="center"/>
          </w:tcPr>
          <w:p w14:paraId="22C40ECB" w14:textId="027DFDB5" w:rsidR="003E2694" w:rsidRPr="00D2471B" w:rsidRDefault="003E2694" w:rsidP="003E2694">
            <w:pPr>
              <w:spacing w:before="60" w:after="0" w:line="240" w:lineRule="auto"/>
              <w:jc w:val="center"/>
              <w:rPr>
                <w:rFonts w:cs="Arial"/>
                <w:sz w:val="20"/>
                <w:szCs w:val="20"/>
              </w:rPr>
            </w:pPr>
            <w:r w:rsidRPr="00D2471B">
              <w:rPr>
                <w:rFonts w:cs="Arial"/>
                <w:sz w:val="20"/>
                <w:szCs w:val="20"/>
              </w:rPr>
              <w:t xml:space="preserve">Solution </w:t>
            </w:r>
            <w:ins w:id="1321"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5678578A" w14:textId="2B950197" w:rsidR="003E2694" w:rsidRPr="00D2471B" w:rsidRDefault="000A6BE0" w:rsidP="003E2694">
            <w:pPr>
              <w:spacing w:before="60" w:after="0" w:line="240" w:lineRule="auto"/>
              <w:jc w:val="center"/>
              <w:rPr>
                <w:rFonts w:cs="Arial"/>
                <w:sz w:val="20"/>
                <w:szCs w:val="20"/>
              </w:rPr>
            </w:pPr>
            <w:commentRangeStart w:id="1322"/>
            <w:r w:rsidRPr="00D2471B">
              <w:rPr>
                <w:rFonts w:cs="Arial"/>
                <w:sz w:val="20"/>
                <w:szCs w:val="20"/>
              </w:rPr>
              <w:t>Project Engineer (PE)</w:t>
            </w:r>
            <w:commentRangeEnd w:id="1322"/>
            <w:r w:rsidR="00B30A05" w:rsidRPr="00D2471B">
              <w:rPr>
                <w:rStyle w:val="CommentReference"/>
                <w:rFonts w:cs="Arial"/>
                <w:sz w:val="20"/>
                <w:szCs w:val="20"/>
              </w:rPr>
              <w:commentReference w:id="1322"/>
            </w:r>
          </w:p>
        </w:tc>
        <w:tc>
          <w:tcPr>
            <w:tcW w:w="1937" w:type="dxa"/>
            <w:vAlign w:val="center"/>
          </w:tcPr>
          <w:p w14:paraId="0D825773" w14:textId="3144D8A3" w:rsidR="003E2694" w:rsidRPr="00D2471B" w:rsidDel="00741DC6" w:rsidRDefault="003E2694" w:rsidP="003E2694">
            <w:pPr>
              <w:spacing w:before="60" w:after="0" w:line="240" w:lineRule="auto"/>
              <w:jc w:val="center"/>
              <w:rPr>
                <w:del w:id="1323" w:author="SCHECK Oliver" w:date="2026-09-16T09:36:00Z" w16du:dateUtc="2026-09-16T07:36:00Z"/>
                <w:rFonts w:cs="Arial"/>
                <w:sz w:val="20"/>
                <w:szCs w:val="20"/>
              </w:rPr>
            </w:pPr>
            <w:del w:id="1324" w:author="SCHECK Oliver" w:date="2026-09-16T09:36:00Z" w16du:dateUtc="2026-09-16T07:36:00Z">
              <w:r w:rsidRPr="00D2471B" w:rsidDel="00741DC6">
                <w:rPr>
                  <w:rFonts w:cs="Arial"/>
                  <w:sz w:val="20"/>
                  <w:szCs w:val="20"/>
                </w:rPr>
                <w:delText>Relevant Work Package Managers (WP</w:delText>
              </w:r>
              <w:r w:rsidR="003F77C1" w:rsidRPr="00D2471B" w:rsidDel="00741DC6">
                <w:rPr>
                  <w:rFonts w:cs="Arial"/>
                  <w:sz w:val="20"/>
                  <w:szCs w:val="20"/>
                </w:rPr>
                <w:delText>M</w:delText>
              </w:r>
              <w:r w:rsidRPr="00D2471B" w:rsidDel="00741DC6">
                <w:rPr>
                  <w:rFonts w:cs="Arial"/>
                  <w:sz w:val="20"/>
                  <w:szCs w:val="20"/>
                </w:rPr>
                <w:delText>s),</w:delText>
              </w:r>
            </w:del>
          </w:p>
          <w:p w14:paraId="4BEED27C" w14:textId="77777777" w:rsidR="003E2694" w:rsidRDefault="003E2694" w:rsidP="003E2694">
            <w:pPr>
              <w:spacing w:before="60" w:after="0" w:line="240" w:lineRule="auto"/>
              <w:jc w:val="center"/>
              <w:rPr>
                <w:ins w:id="1325" w:author="SCHECK Oliver" w:date="2026-09-16T15:35:00Z" w16du:dateUtc="2026-09-16T13:35:00Z"/>
                <w:rFonts w:cs="Arial"/>
                <w:sz w:val="20"/>
                <w:szCs w:val="20"/>
              </w:rPr>
            </w:pPr>
            <w:r w:rsidRPr="00D2471B">
              <w:rPr>
                <w:rFonts w:cs="Arial"/>
                <w:sz w:val="20"/>
                <w:szCs w:val="20"/>
              </w:rPr>
              <w:t>Project Quality Manager (PQM)</w:t>
            </w:r>
            <w:ins w:id="1326" w:author="SCHECK Oliver" w:date="2026-09-16T15:35:00Z" w16du:dateUtc="2026-09-16T13:35:00Z">
              <w:r w:rsidR="004E4E55">
                <w:rPr>
                  <w:rFonts w:cs="Arial"/>
                  <w:sz w:val="20"/>
                  <w:szCs w:val="20"/>
                </w:rPr>
                <w:t>,</w:t>
              </w:r>
            </w:ins>
          </w:p>
          <w:p w14:paraId="2504A36A" w14:textId="77777777" w:rsidR="004E4E55" w:rsidRDefault="004E4E55" w:rsidP="004E4E55">
            <w:pPr>
              <w:spacing w:before="60" w:after="0" w:line="240" w:lineRule="auto"/>
              <w:jc w:val="center"/>
              <w:rPr>
                <w:ins w:id="1327" w:author="SCHECK Oliver" w:date="2026-09-16T15:35:00Z" w16du:dateUtc="2026-09-16T13:35:00Z"/>
                <w:rFonts w:cs="Arial"/>
                <w:sz w:val="20"/>
                <w:szCs w:val="20"/>
              </w:rPr>
            </w:pPr>
            <w:ins w:id="1328" w:author="SCHECK Oliver" w:date="2026-09-16T15:35:00Z" w16du:dateUtc="2026-09-16T13:35:00Z">
              <w:r>
                <w:rPr>
                  <w:rFonts w:cs="Arial"/>
                  <w:sz w:val="20"/>
                  <w:szCs w:val="20"/>
                </w:rPr>
                <w:t xml:space="preserve">SRS </w:t>
              </w:r>
              <w:r w:rsidRPr="00972EAF">
                <w:rPr>
                  <w:rFonts w:cs="Arial"/>
                  <w:sz w:val="20"/>
                  <w:szCs w:val="20"/>
                </w:rPr>
                <w:t>Project RAMS Manager</w:t>
              </w:r>
              <w:r>
                <w:rPr>
                  <w:rFonts w:cs="Arial"/>
                  <w:sz w:val="20"/>
                  <w:szCs w:val="20"/>
                </w:rPr>
                <w:t>,</w:t>
              </w:r>
            </w:ins>
          </w:p>
          <w:p w14:paraId="3DFDE111" w14:textId="77777777" w:rsidR="004E4E55" w:rsidRDefault="004E4E55" w:rsidP="004E4E55">
            <w:pPr>
              <w:spacing w:before="60" w:after="0" w:line="240" w:lineRule="auto"/>
              <w:jc w:val="center"/>
              <w:rPr>
                <w:ins w:id="1329" w:author="SCHECK Oliver" w:date="2026-09-16T15:35:00Z" w16du:dateUtc="2026-09-16T13:35:00Z"/>
                <w:rFonts w:cs="Arial"/>
                <w:sz w:val="20"/>
                <w:szCs w:val="20"/>
              </w:rPr>
            </w:pPr>
            <w:ins w:id="1330" w:author="SCHECK Oliver" w:date="2026-09-16T15:35:00Z" w16du:dateUtc="2026-09-16T13:35:00Z">
              <w:r>
                <w:rPr>
                  <w:rFonts w:cs="Arial"/>
                  <w:sz w:val="20"/>
                  <w:szCs w:val="20"/>
                </w:rPr>
                <w:t xml:space="preserve">VHC </w:t>
              </w:r>
              <w:r w:rsidRPr="00003041">
                <w:rPr>
                  <w:rFonts w:cs="Arial"/>
                  <w:sz w:val="20"/>
                  <w:szCs w:val="20"/>
                </w:rPr>
                <w:t>Project RAM Manager</w:t>
              </w:r>
              <w:r>
                <w:rPr>
                  <w:rFonts w:cs="Arial"/>
                  <w:sz w:val="20"/>
                  <w:szCs w:val="20"/>
                </w:rPr>
                <w:t>,</w:t>
              </w:r>
            </w:ins>
          </w:p>
          <w:p w14:paraId="61C32225" w14:textId="1C7775C8" w:rsidR="004E4E55" w:rsidRPr="00D2471B" w:rsidRDefault="004E4E55" w:rsidP="004E4E55">
            <w:pPr>
              <w:spacing w:before="60" w:after="0" w:line="240" w:lineRule="auto"/>
              <w:jc w:val="center"/>
              <w:rPr>
                <w:rFonts w:cs="Arial"/>
                <w:color w:val="000000"/>
                <w:sz w:val="20"/>
                <w:szCs w:val="20"/>
              </w:rPr>
            </w:pPr>
            <w:ins w:id="1331" w:author="SCHECK Oliver" w:date="2026-09-16T15:35:00Z" w16du:dateUtc="2026-09-16T13:35: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tc>
        <w:tc>
          <w:tcPr>
            <w:tcW w:w="1938" w:type="dxa"/>
            <w:vAlign w:val="center"/>
          </w:tcPr>
          <w:p w14:paraId="1601DD8E" w14:textId="4491BD19" w:rsidR="003E2694" w:rsidRPr="00D2471B" w:rsidRDefault="003E2694" w:rsidP="003E2694">
            <w:pPr>
              <w:spacing w:before="60" w:after="0" w:line="240" w:lineRule="auto"/>
              <w:jc w:val="center"/>
              <w:rPr>
                <w:rFonts w:cs="Arial"/>
                <w:sz w:val="20"/>
                <w:szCs w:val="20"/>
              </w:rPr>
            </w:pPr>
            <w:r w:rsidRPr="00D2471B">
              <w:rPr>
                <w:rFonts w:cs="Arial"/>
                <w:sz w:val="20"/>
                <w:szCs w:val="20"/>
              </w:rPr>
              <w:t>Project Manager</w:t>
            </w:r>
            <w:ins w:id="1332" w:author="SCHECK Oliver" w:date="2026-09-16T15:13:00Z" w16du:dateUtc="2026-09-16T13:13:00Z">
              <w:r w:rsidR="000F44BA">
                <w:rPr>
                  <w:rFonts w:cs="Arial"/>
                  <w:sz w:val="20"/>
                  <w:szCs w:val="20"/>
                </w:rPr>
                <w:t xml:space="preserve"> (PM)</w:t>
              </w:r>
            </w:ins>
          </w:p>
        </w:tc>
      </w:tr>
      <w:tr w:rsidR="00342CC0" w:rsidRPr="00D2471B" w14:paraId="6D18181D" w14:textId="77777777" w:rsidTr="00F90C98">
        <w:trPr>
          <w:trHeight w:val="737"/>
          <w:jc w:val="center"/>
        </w:trPr>
        <w:tc>
          <w:tcPr>
            <w:tcW w:w="1701" w:type="dxa"/>
            <w:vAlign w:val="center"/>
          </w:tcPr>
          <w:p w14:paraId="181A94E2" w14:textId="00E8ED08" w:rsidR="00342CC0" w:rsidRPr="00D2471B" w:rsidRDefault="00342CC0" w:rsidP="003E2694">
            <w:pPr>
              <w:pStyle w:val="Guidance"/>
              <w:spacing w:after="0"/>
              <w:jc w:val="center"/>
              <w:rPr>
                <w:i w:val="0"/>
                <w:color w:val="auto"/>
                <w:sz w:val="20"/>
                <w:szCs w:val="20"/>
              </w:rPr>
            </w:pPr>
            <w:r w:rsidRPr="00D2471B">
              <w:rPr>
                <w:i w:val="0"/>
                <w:color w:val="auto"/>
                <w:sz w:val="20"/>
                <w:szCs w:val="20"/>
              </w:rPr>
              <w:t>DDQ-10</w:t>
            </w:r>
          </w:p>
          <w:p w14:paraId="55B487BF" w14:textId="4B2AAC12" w:rsidR="00342CC0" w:rsidRPr="00D2471B" w:rsidRDefault="00342CC0" w:rsidP="003E2694">
            <w:pPr>
              <w:pStyle w:val="Guidance"/>
              <w:spacing w:after="0"/>
              <w:jc w:val="center"/>
              <w:rPr>
                <w:i w:val="0"/>
                <w:color w:val="auto"/>
                <w:sz w:val="20"/>
                <w:szCs w:val="20"/>
              </w:rPr>
            </w:pPr>
            <w:del w:id="1333" w:author="SCHECK Oliver" w:date="2026-09-16T11:53:00Z" w16du:dateUtc="2026-09-16T09:53:00Z">
              <w:r w:rsidRPr="00D2471B" w:rsidDel="00451D08">
                <w:rPr>
                  <w:i w:val="0"/>
                  <w:color w:val="auto"/>
                  <w:sz w:val="20"/>
                  <w:szCs w:val="20"/>
                </w:rPr>
                <w:delText xml:space="preserve">Ensure </w:delText>
              </w:r>
            </w:del>
            <w:ins w:id="1334" w:author="SCHECK Oliver" w:date="2026-09-16T11:53:00Z" w16du:dateUtc="2026-09-16T09:53:00Z">
              <w:r w:rsidR="00451D08">
                <w:rPr>
                  <w:i w:val="0"/>
                  <w:color w:val="auto"/>
                  <w:sz w:val="20"/>
                  <w:szCs w:val="20"/>
                </w:rPr>
                <w:t>Design for</w:t>
              </w:r>
              <w:r w:rsidR="00451D08" w:rsidRPr="00D2471B">
                <w:rPr>
                  <w:i w:val="0"/>
                  <w:color w:val="auto"/>
                  <w:sz w:val="20"/>
                  <w:szCs w:val="20"/>
                </w:rPr>
                <w:t xml:space="preserve"> </w:t>
              </w:r>
            </w:ins>
            <w:r w:rsidRPr="00D2471B">
              <w:rPr>
                <w:i w:val="0"/>
                <w:color w:val="auto"/>
                <w:sz w:val="20"/>
                <w:szCs w:val="20"/>
              </w:rPr>
              <w:t>Sustainability</w:t>
            </w:r>
          </w:p>
        </w:tc>
        <w:tc>
          <w:tcPr>
            <w:tcW w:w="1937" w:type="dxa"/>
            <w:vAlign w:val="center"/>
          </w:tcPr>
          <w:p w14:paraId="09C88030" w14:textId="2674F47B" w:rsidR="00342CC0" w:rsidRPr="00D2471B" w:rsidRDefault="004F5DB7" w:rsidP="003E2694">
            <w:pPr>
              <w:spacing w:before="60" w:after="0" w:line="240" w:lineRule="auto"/>
              <w:jc w:val="center"/>
              <w:rPr>
                <w:rFonts w:cs="Arial"/>
                <w:sz w:val="20"/>
                <w:szCs w:val="20"/>
              </w:rPr>
            </w:pPr>
            <w:r w:rsidRPr="00D2471B">
              <w:rPr>
                <w:rFonts w:cs="Arial"/>
                <w:sz w:val="20"/>
                <w:szCs w:val="20"/>
              </w:rPr>
              <w:t xml:space="preserve">Solution </w:t>
            </w:r>
            <w:ins w:id="1335" w:author="SCHECK Oliver" w:date="2026-08-28T14:32:00Z" w16du:dateUtc="2026-08-28T12:32: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6BEA54BA" w14:textId="0D64A6BA" w:rsidR="00342CC0" w:rsidRPr="00D2471B" w:rsidRDefault="000C6A63"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26D5BFF4" w14:textId="7E1532C1" w:rsidR="002B5A73" w:rsidRPr="00D2471B" w:rsidDel="00741DC6" w:rsidRDefault="002B5A73" w:rsidP="002B5A73">
            <w:pPr>
              <w:spacing w:before="60" w:after="0" w:line="240" w:lineRule="auto"/>
              <w:jc w:val="center"/>
              <w:rPr>
                <w:del w:id="1336" w:author="SCHECK Oliver" w:date="2026-09-16T09:36:00Z" w16du:dateUtc="2026-09-16T07:36:00Z"/>
                <w:rFonts w:cs="Arial"/>
                <w:sz w:val="20"/>
                <w:szCs w:val="20"/>
              </w:rPr>
            </w:pPr>
            <w:del w:id="1337" w:author="SCHECK Oliver" w:date="2026-09-16T09:36:00Z" w16du:dateUtc="2026-09-16T07:36:00Z">
              <w:r w:rsidRPr="00D2471B" w:rsidDel="00741DC6">
                <w:rPr>
                  <w:rFonts w:cs="Arial"/>
                  <w:sz w:val="20"/>
                  <w:szCs w:val="20"/>
                </w:rPr>
                <w:delText>Relevant Work Package Managers (WPMs),</w:delText>
              </w:r>
            </w:del>
          </w:p>
          <w:p w14:paraId="73E58621" w14:textId="19D9F4EB" w:rsidR="00342CC0" w:rsidRPr="00D2471B" w:rsidRDefault="002B5A73" w:rsidP="002B5A73">
            <w:pPr>
              <w:spacing w:before="60" w:after="0" w:line="240" w:lineRule="auto"/>
              <w:jc w:val="center"/>
              <w:rPr>
                <w:rFonts w:cs="Arial"/>
                <w:sz w:val="20"/>
                <w:szCs w:val="20"/>
              </w:rPr>
            </w:pPr>
            <w:r w:rsidRPr="00D2471B">
              <w:rPr>
                <w:rFonts w:cs="Arial"/>
                <w:sz w:val="20"/>
                <w:szCs w:val="20"/>
              </w:rPr>
              <w:t>Project Quality Manager (PQM)</w:t>
            </w:r>
            <w:ins w:id="1338" w:author="SCHECK Oliver" w:date="2026-09-10T16:43:00Z" w16du:dateUtc="2026-09-10T14:43:00Z">
              <w:r w:rsidR="005352F7" w:rsidRPr="00D2471B">
                <w:rPr>
                  <w:rFonts w:cs="Arial"/>
                  <w:sz w:val="20"/>
                  <w:szCs w:val="20"/>
                </w:rPr>
                <w:t>,</w:t>
              </w:r>
            </w:ins>
          </w:p>
          <w:p w14:paraId="4A8751BD" w14:textId="77777777" w:rsidR="002A1E80" w:rsidRDefault="002A1E80" w:rsidP="002A1E80">
            <w:pPr>
              <w:spacing w:before="60" w:after="0" w:line="240" w:lineRule="auto"/>
              <w:jc w:val="center"/>
              <w:rPr>
                <w:ins w:id="1339" w:author="SCHECK Oliver" w:date="2026-09-16T15:35:00Z" w16du:dateUtc="2026-09-16T13:35:00Z"/>
                <w:rFonts w:cs="Arial"/>
                <w:sz w:val="20"/>
                <w:szCs w:val="20"/>
              </w:rPr>
            </w:pPr>
            <w:ins w:id="1340" w:author="SCHECK Oliver" w:date="2026-09-16T15:35:00Z" w16du:dateUtc="2026-09-16T13:35:00Z">
              <w:r>
                <w:rPr>
                  <w:rFonts w:cs="Arial"/>
                  <w:sz w:val="20"/>
                  <w:szCs w:val="20"/>
                </w:rPr>
                <w:t xml:space="preserve">SRS </w:t>
              </w:r>
              <w:r w:rsidRPr="00972EAF">
                <w:rPr>
                  <w:rFonts w:cs="Arial"/>
                  <w:sz w:val="20"/>
                  <w:szCs w:val="20"/>
                </w:rPr>
                <w:t>Project RAMS Manager</w:t>
              </w:r>
              <w:r>
                <w:rPr>
                  <w:rFonts w:cs="Arial"/>
                  <w:sz w:val="20"/>
                  <w:szCs w:val="20"/>
                </w:rPr>
                <w:t>,</w:t>
              </w:r>
            </w:ins>
          </w:p>
          <w:p w14:paraId="6E7DA29F" w14:textId="60F275D1" w:rsidR="002A1E80" w:rsidRDefault="002A1E80" w:rsidP="002A1E80">
            <w:pPr>
              <w:spacing w:before="60" w:after="0" w:line="240" w:lineRule="auto"/>
              <w:jc w:val="center"/>
              <w:rPr>
                <w:ins w:id="1341" w:author="SCHECK Oliver" w:date="2026-09-16T15:35:00Z" w16du:dateUtc="2026-09-16T13:35:00Z"/>
                <w:rFonts w:cs="Arial"/>
                <w:sz w:val="20"/>
                <w:szCs w:val="20"/>
              </w:rPr>
            </w:pPr>
            <w:ins w:id="1342" w:author="SCHECK Oliver" w:date="2026-09-16T15:35:00Z" w16du:dateUtc="2026-09-16T13:35: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r>
                <w:rPr>
                  <w:rFonts w:cs="Arial"/>
                  <w:sz w:val="20"/>
                  <w:szCs w:val="20"/>
                </w:rPr>
                <w:t>,</w:t>
              </w:r>
            </w:ins>
          </w:p>
          <w:p w14:paraId="17C1529E" w14:textId="1101B0A3" w:rsidR="00AA4556" w:rsidRPr="00D2471B" w:rsidRDefault="00BA3942" w:rsidP="002B5A73">
            <w:pPr>
              <w:spacing w:before="60" w:after="0" w:line="240" w:lineRule="auto"/>
              <w:jc w:val="center"/>
              <w:rPr>
                <w:rFonts w:cs="Arial"/>
                <w:sz w:val="20"/>
                <w:szCs w:val="20"/>
              </w:rPr>
            </w:pPr>
            <w:ins w:id="1343" w:author="SCHECK Oliver" w:date="2026-09-16T15:26:00Z" w16du:dateUtc="2026-09-16T13:26:00Z">
              <w:r w:rsidRPr="00BA3942">
                <w:rPr>
                  <w:rFonts w:cs="Arial"/>
                  <w:sz w:val="20"/>
                  <w:szCs w:val="20"/>
                </w:rPr>
                <w:t xml:space="preserve">SRS </w:t>
              </w:r>
            </w:ins>
            <w:commentRangeStart w:id="1344"/>
            <w:commentRangeStart w:id="1345"/>
            <w:r w:rsidR="00AA4556" w:rsidRPr="00BA3942">
              <w:rPr>
                <w:rFonts w:cs="Arial"/>
                <w:sz w:val="20"/>
                <w:szCs w:val="20"/>
              </w:rPr>
              <w:t>Eco</w:t>
            </w:r>
            <w:ins w:id="1346" w:author="SCHECK Oliver" w:date="2026-09-11T11:50:00Z" w16du:dateUtc="2026-09-11T09:50:00Z">
              <w:r w:rsidR="008D6DB1" w:rsidRPr="00BA3942">
                <w:rPr>
                  <w:rFonts w:cs="Arial"/>
                  <w:sz w:val="20"/>
                  <w:szCs w:val="20"/>
                </w:rPr>
                <w:t>d</w:t>
              </w:r>
            </w:ins>
            <w:del w:id="1347" w:author="SCHECK Oliver" w:date="2026-09-11T11:50:00Z" w16du:dateUtc="2026-09-11T09:50:00Z">
              <w:r w:rsidR="00AA4556" w:rsidRPr="00BA3942" w:rsidDel="008D6DB1">
                <w:rPr>
                  <w:rFonts w:cs="Arial"/>
                  <w:sz w:val="20"/>
                  <w:szCs w:val="20"/>
                </w:rPr>
                <w:delText>D</w:delText>
              </w:r>
            </w:del>
            <w:r w:rsidR="00AA4556" w:rsidRPr="00BA3942">
              <w:rPr>
                <w:rFonts w:cs="Arial"/>
                <w:sz w:val="20"/>
                <w:szCs w:val="20"/>
              </w:rPr>
              <w:t>esign Manager</w:t>
            </w:r>
            <w:commentRangeEnd w:id="1344"/>
            <w:r w:rsidR="00B30A05" w:rsidRPr="003956DC">
              <w:rPr>
                <w:rStyle w:val="CommentReference"/>
                <w:rFonts w:cs="Arial"/>
                <w:color w:val="000000"/>
                <w:sz w:val="20"/>
                <w:szCs w:val="20"/>
                <w:vertAlign w:val="superscript"/>
              </w:rPr>
              <w:commentReference w:id="1344"/>
            </w:r>
            <w:commentRangeEnd w:id="1345"/>
            <w:r w:rsidR="007821F4" w:rsidRPr="003956DC">
              <w:rPr>
                <w:rStyle w:val="CommentReference"/>
                <w:rFonts w:cs="Arial"/>
                <w:color w:val="000000"/>
                <w:sz w:val="20"/>
                <w:szCs w:val="20"/>
                <w:vertAlign w:val="superscript"/>
              </w:rPr>
              <w:commentReference w:id="1345"/>
            </w:r>
            <w:ins w:id="1348" w:author="SCHECK Oliver" w:date="2026-09-16T15:27:00Z" w16du:dateUtc="2026-09-16T13:27:00Z">
              <w:r w:rsidR="00B96230" w:rsidRPr="003956DC">
                <w:rPr>
                  <w:rFonts w:cs="Arial"/>
                  <w:color w:val="000000"/>
                  <w:sz w:val="20"/>
                  <w:szCs w:val="20"/>
                  <w:vertAlign w:val="superscript"/>
                </w:rPr>
                <w:t xml:space="preserve"> (2)</w:t>
              </w:r>
            </w:ins>
          </w:p>
        </w:tc>
        <w:tc>
          <w:tcPr>
            <w:tcW w:w="1938" w:type="dxa"/>
            <w:vAlign w:val="center"/>
          </w:tcPr>
          <w:p w14:paraId="6E8B325D" w14:textId="0698A6FC" w:rsidR="00342CC0" w:rsidRPr="00D2471B" w:rsidRDefault="004F5DB7" w:rsidP="003E2694">
            <w:pPr>
              <w:spacing w:before="60" w:after="0" w:line="240" w:lineRule="auto"/>
              <w:jc w:val="center"/>
              <w:rPr>
                <w:rFonts w:cs="Arial"/>
                <w:sz w:val="20"/>
                <w:szCs w:val="20"/>
              </w:rPr>
            </w:pPr>
            <w:r w:rsidRPr="00D2471B">
              <w:rPr>
                <w:rFonts w:cs="Arial"/>
                <w:sz w:val="20"/>
                <w:szCs w:val="20"/>
              </w:rPr>
              <w:t>Project Manager</w:t>
            </w:r>
            <w:ins w:id="1349" w:author="SCHECK Oliver" w:date="2026-09-16T15:13:00Z" w16du:dateUtc="2026-09-16T13:13:00Z">
              <w:r w:rsidR="000F44BA">
                <w:rPr>
                  <w:rFonts w:cs="Arial"/>
                  <w:sz w:val="20"/>
                  <w:szCs w:val="20"/>
                </w:rPr>
                <w:t xml:space="preserve"> (PM)</w:t>
              </w:r>
            </w:ins>
          </w:p>
        </w:tc>
      </w:tr>
      <w:tr w:rsidR="003E2694" w:rsidRPr="00D2471B" w14:paraId="148622C9" w14:textId="77777777" w:rsidTr="00F90C98">
        <w:trPr>
          <w:trHeight w:val="737"/>
          <w:jc w:val="center"/>
        </w:trPr>
        <w:tc>
          <w:tcPr>
            <w:tcW w:w="1701" w:type="dxa"/>
            <w:vAlign w:val="center"/>
          </w:tcPr>
          <w:p w14:paraId="060AB61A" w14:textId="4CAA8BC3" w:rsidR="003E2694" w:rsidRPr="00D2471B" w:rsidRDefault="003E2694" w:rsidP="003E269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-11</w:t>
            </w:r>
          </w:p>
          <w:p w14:paraId="5859F3F4" w14:textId="63E0EC97" w:rsidR="003E2694" w:rsidRPr="00D2471B" w:rsidRDefault="003E2694" w:rsidP="003E2694">
            <w:pPr>
              <w:pStyle w:val="Guidance"/>
              <w:spacing w:after="0"/>
              <w:jc w:val="center"/>
              <w:rPr>
                <w:i w:val="0"/>
                <w:color w:val="auto"/>
                <w:sz w:val="20"/>
                <w:szCs w:val="20"/>
                <w:highlight w:val="yellow"/>
              </w:rPr>
            </w:pPr>
            <w:del w:id="1350" w:author="SCHECK Oliver" w:date="2026-09-16T11:53:00Z" w16du:dateUtc="2026-09-16T09:53:00Z">
              <w:r w:rsidRPr="00D2471B" w:rsidDel="00451D08">
                <w:rPr>
                  <w:i w:val="0"/>
                  <w:color w:val="auto"/>
                  <w:sz w:val="20"/>
                  <w:szCs w:val="20"/>
                </w:rPr>
                <w:delText xml:space="preserve">Ensure </w:delText>
              </w:r>
            </w:del>
            <w:ins w:id="1351" w:author="SCHECK Oliver" w:date="2026-09-16T11:53:00Z" w16du:dateUtc="2026-09-16T09:53:00Z">
              <w:r w:rsidR="00451D08">
                <w:rPr>
                  <w:i w:val="0"/>
                  <w:color w:val="auto"/>
                  <w:sz w:val="20"/>
                  <w:szCs w:val="20"/>
                </w:rPr>
                <w:t>Design for</w:t>
              </w:r>
              <w:r w:rsidR="00451D08" w:rsidRPr="00D2471B">
                <w:rPr>
                  <w:i w:val="0"/>
                  <w:color w:val="auto"/>
                  <w:sz w:val="20"/>
                  <w:szCs w:val="20"/>
                </w:rPr>
                <w:t xml:space="preserve"> </w:t>
              </w:r>
            </w:ins>
            <w:r w:rsidRPr="00D2471B">
              <w:rPr>
                <w:i w:val="0"/>
                <w:color w:val="auto"/>
                <w:sz w:val="20"/>
                <w:szCs w:val="20"/>
              </w:rPr>
              <w:t>Environmental Compliance</w:t>
            </w:r>
          </w:p>
        </w:tc>
        <w:tc>
          <w:tcPr>
            <w:tcW w:w="1937" w:type="dxa"/>
            <w:vAlign w:val="center"/>
          </w:tcPr>
          <w:p w14:paraId="0DF0AF63" w14:textId="289B4679" w:rsidR="003E2694" w:rsidRPr="00D2471B" w:rsidRDefault="003E2694" w:rsidP="003E2694">
            <w:pPr>
              <w:spacing w:before="60" w:after="0" w:line="240" w:lineRule="auto"/>
              <w:jc w:val="center"/>
              <w:rPr>
                <w:rFonts w:cs="Arial"/>
                <w:sz w:val="20"/>
                <w:szCs w:val="20"/>
              </w:rPr>
            </w:pPr>
            <w:r w:rsidRPr="00D2471B">
              <w:rPr>
                <w:rFonts w:cs="Arial"/>
                <w:sz w:val="20"/>
                <w:szCs w:val="20"/>
              </w:rPr>
              <w:t xml:space="preserve">Solution </w:t>
            </w:r>
            <w:ins w:id="1352" w:author="SCHECK Oliver" w:date="2026-08-28T14:33:00Z" w16du:dateUtc="2026-08-28T12:33: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658510F9" w14:textId="64DE84D2" w:rsidR="003E2694" w:rsidRPr="00D2471B" w:rsidRDefault="000A6BE0"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29AA6AB9" w14:textId="392AEC91" w:rsidR="003E2694" w:rsidRPr="00D2471B" w:rsidDel="00741DC6" w:rsidRDefault="003E2694" w:rsidP="003E2694">
            <w:pPr>
              <w:spacing w:before="60" w:after="0" w:line="240" w:lineRule="auto"/>
              <w:jc w:val="center"/>
              <w:rPr>
                <w:del w:id="1353" w:author="SCHECK Oliver" w:date="2026-09-16T09:36:00Z" w16du:dateUtc="2026-09-16T07:36:00Z"/>
                <w:rFonts w:cs="Arial"/>
                <w:sz w:val="20"/>
                <w:szCs w:val="20"/>
              </w:rPr>
            </w:pPr>
            <w:commentRangeStart w:id="1354"/>
            <w:commentRangeStart w:id="1355"/>
            <w:del w:id="1356" w:author="SCHECK Oliver" w:date="2026-09-16T09:36:00Z" w16du:dateUtc="2026-09-16T07:36:00Z">
              <w:r w:rsidRPr="00D2471B" w:rsidDel="00741DC6">
                <w:rPr>
                  <w:rFonts w:cs="Arial"/>
                  <w:sz w:val="20"/>
                  <w:szCs w:val="20"/>
                </w:rPr>
                <w:delText>Relevant Work Package Managers (WP</w:delText>
              </w:r>
              <w:r w:rsidR="003F77C1" w:rsidRPr="00D2471B" w:rsidDel="00741DC6">
                <w:rPr>
                  <w:rFonts w:cs="Arial"/>
                  <w:sz w:val="20"/>
                  <w:szCs w:val="20"/>
                </w:rPr>
                <w:delText>M</w:delText>
              </w:r>
              <w:r w:rsidRPr="00D2471B" w:rsidDel="00741DC6">
                <w:rPr>
                  <w:rFonts w:cs="Arial"/>
                  <w:sz w:val="20"/>
                  <w:szCs w:val="20"/>
                </w:rPr>
                <w:delText>s),</w:delText>
              </w:r>
            </w:del>
          </w:p>
          <w:p w14:paraId="4D899BBC" w14:textId="3868A02C" w:rsidR="003E2694" w:rsidRPr="00D2471B" w:rsidRDefault="003E2694" w:rsidP="003E2694">
            <w:pPr>
              <w:spacing w:before="60" w:after="0" w:line="240" w:lineRule="auto"/>
              <w:jc w:val="center"/>
              <w:rPr>
                <w:ins w:id="1357" w:author="SCHECK Oliver" w:date="2026-09-10T16:43:00Z" w16du:dateUtc="2026-09-10T14:43:00Z"/>
                <w:rFonts w:cs="Arial"/>
                <w:sz w:val="20"/>
                <w:szCs w:val="20"/>
              </w:rPr>
            </w:pPr>
            <w:r w:rsidRPr="00D2471B">
              <w:rPr>
                <w:rFonts w:cs="Arial"/>
                <w:sz w:val="20"/>
                <w:szCs w:val="20"/>
              </w:rPr>
              <w:t>Project Quality Manager (PQM)</w:t>
            </w:r>
            <w:commentRangeEnd w:id="1354"/>
            <w:r w:rsidR="00B30A05" w:rsidRPr="00D2471B">
              <w:rPr>
                <w:rStyle w:val="CommentReference"/>
                <w:rFonts w:cs="Arial"/>
                <w:sz w:val="20"/>
                <w:szCs w:val="20"/>
              </w:rPr>
              <w:commentReference w:id="1354"/>
            </w:r>
            <w:commentRangeEnd w:id="1355"/>
            <w:r w:rsidR="00C42BEE" w:rsidRPr="00D2471B">
              <w:rPr>
                <w:rStyle w:val="CommentReference"/>
                <w:rFonts w:cs="Arial"/>
                <w:sz w:val="20"/>
                <w:szCs w:val="20"/>
              </w:rPr>
              <w:commentReference w:id="1355"/>
            </w:r>
            <w:ins w:id="1358" w:author="SCHECK Oliver" w:date="2026-09-10T16:43:00Z" w16du:dateUtc="2026-09-10T14:43:00Z">
              <w:r w:rsidR="005352F7" w:rsidRPr="00D2471B">
                <w:rPr>
                  <w:rFonts w:cs="Arial"/>
                  <w:sz w:val="20"/>
                  <w:szCs w:val="20"/>
                </w:rPr>
                <w:t>,</w:t>
              </w:r>
            </w:ins>
          </w:p>
          <w:p w14:paraId="70032ED8" w14:textId="77777777" w:rsidR="002A1E80" w:rsidRDefault="002A1E80" w:rsidP="002A1E80">
            <w:pPr>
              <w:spacing w:before="60" w:after="0" w:line="240" w:lineRule="auto"/>
              <w:jc w:val="center"/>
              <w:rPr>
                <w:ins w:id="1359" w:author="SCHECK Oliver" w:date="2026-09-16T15:35:00Z" w16du:dateUtc="2026-09-16T13:35:00Z"/>
                <w:rFonts w:cs="Arial"/>
                <w:sz w:val="20"/>
                <w:szCs w:val="20"/>
              </w:rPr>
            </w:pPr>
            <w:ins w:id="1360" w:author="SCHECK Oliver" w:date="2026-09-16T15:35:00Z" w16du:dateUtc="2026-09-16T13:35:00Z">
              <w:r>
                <w:rPr>
                  <w:rFonts w:cs="Arial"/>
                  <w:sz w:val="20"/>
                  <w:szCs w:val="20"/>
                </w:rPr>
                <w:t xml:space="preserve">SRS </w:t>
              </w:r>
              <w:r w:rsidRPr="00972EAF">
                <w:rPr>
                  <w:rFonts w:cs="Arial"/>
                  <w:sz w:val="20"/>
                  <w:szCs w:val="20"/>
                </w:rPr>
                <w:t>Project RAMS Manager</w:t>
              </w:r>
              <w:r>
                <w:rPr>
                  <w:rFonts w:cs="Arial"/>
                  <w:sz w:val="20"/>
                  <w:szCs w:val="20"/>
                </w:rPr>
                <w:t>,</w:t>
              </w:r>
            </w:ins>
          </w:p>
          <w:p w14:paraId="5491F63A" w14:textId="10D94350" w:rsidR="002A1E80" w:rsidRDefault="002A1E80" w:rsidP="002A1E80">
            <w:pPr>
              <w:spacing w:before="60" w:after="0" w:line="240" w:lineRule="auto"/>
              <w:jc w:val="center"/>
              <w:rPr>
                <w:ins w:id="1361" w:author="SCHECK Oliver" w:date="2026-09-16T15:35:00Z" w16du:dateUtc="2026-09-16T13:35:00Z"/>
                <w:rFonts w:cs="Arial"/>
                <w:sz w:val="20"/>
                <w:szCs w:val="20"/>
              </w:rPr>
            </w:pPr>
            <w:ins w:id="1362" w:author="SCHECK Oliver" w:date="2026-09-16T15:35:00Z" w16du:dateUtc="2026-09-16T13:35: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r>
                <w:rPr>
                  <w:rFonts w:cs="Arial"/>
                  <w:sz w:val="20"/>
                  <w:szCs w:val="20"/>
                </w:rPr>
                <w:t>,</w:t>
              </w:r>
            </w:ins>
          </w:p>
          <w:p w14:paraId="3CE92083" w14:textId="4DD9146C" w:rsidR="005352F7" w:rsidRPr="00D2471B" w:rsidRDefault="00BA3942" w:rsidP="003E2694">
            <w:pPr>
              <w:spacing w:before="60" w:after="0" w:line="240" w:lineRule="auto"/>
              <w:jc w:val="center"/>
              <w:rPr>
                <w:rFonts w:cs="Arial"/>
                <w:color w:val="000000"/>
                <w:sz w:val="20"/>
                <w:szCs w:val="20"/>
              </w:rPr>
            </w:pPr>
            <w:ins w:id="1363" w:author="SCHECK Oliver" w:date="2026-09-16T15:26:00Z" w16du:dateUtc="2026-09-16T13:26:00Z">
              <w:r>
                <w:rPr>
                  <w:rFonts w:cs="Arial"/>
                  <w:color w:val="000000"/>
                  <w:sz w:val="20"/>
                  <w:szCs w:val="20"/>
                </w:rPr>
                <w:t xml:space="preserve">SRS </w:t>
              </w:r>
            </w:ins>
            <w:ins w:id="1364" w:author="SCHECK Oliver" w:date="2026-09-10T16:43:00Z" w16du:dateUtc="2026-09-10T14:43:00Z">
              <w:r w:rsidR="00FE1622" w:rsidRPr="00D2471B">
                <w:rPr>
                  <w:rFonts w:cs="Arial"/>
                  <w:color w:val="000000"/>
                  <w:sz w:val="20"/>
                  <w:szCs w:val="20"/>
                </w:rPr>
                <w:t>Eco</w:t>
              </w:r>
            </w:ins>
            <w:ins w:id="1365" w:author="SCHECK Oliver" w:date="2026-09-11T11:50:00Z" w16du:dateUtc="2026-09-11T09:50:00Z">
              <w:r w:rsidR="008D6DB1" w:rsidRPr="00D2471B">
                <w:rPr>
                  <w:rFonts w:cs="Arial"/>
                  <w:color w:val="000000"/>
                  <w:sz w:val="20"/>
                  <w:szCs w:val="20"/>
                </w:rPr>
                <w:t>d</w:t>
              </w:r>
            </w:ins>
            <w:ins w:id="1366" w:author="SCHECK Oliver" w:date="2026-09-10T16:43:00Z" w16du:dateUtc="2026-09-10T14:43:00Z">
              <w:r w:rsidR="00FE1622" w:rsidRPr="00D2471B">
                <w:rPr>
                  <w:rFonts w:cs="Arial"/>
                  <w:color w:val="000000"/>
                  <w:sz w:val="20"/>
                  <w:szCs w:val="20"/>
                </w:rPr>
                <w:t>esign Manager</w:t>
              </w:r>
            </w:ins>
            <w:ins w:id="1367" w:author="SCHECK Oliver" w:date="2026-09-16T15:27:00Z" w16du:dateUtc="2026-09-16T13:27:00Z">
              <w:r w:rsidR="00B96230" w:rsidRPr="00B96230">
                <w:rPr>
                  <w:rFonts w:cs="Arial"/>
                  <w:color w:val="000000"/>
                  <w:sz w:val="20"/>
                  <w:szCs w:val="20"/>
                  <w:vertAlign w:val="superscript"/>
                  <w:rPrChange w:id="1368" w:author="SCHECK Oliver" w:date="2026-09-16T15:27:00Z" w16du:dateUtc="2026-09-16T13:27:00Z">
                    <w:rPr>
                      <w:rFonts w:cs="Arial"/>
                      <w:color w:val="000000"/>
                      <w:sz w:val="20"/>
                      <w:szCs w:val="20"/>
                    </w:rPr>
                  </w:rPrChange>
                </w:rPr>
                <w:t xml:space="preserve"> (2)</w:t>
              </w:r>
            </w:ins>
          </w:p>
        </w:tc>
        <w:tc>
          <w:tcPr>
            <w:tcW w:w="1938" w:type="dxa"/>
            <w:vAlign w:val="center"/>
          </w:tcPr>
          <w:p w14:paraId="56910553" w14:textId="46EB3D36" w:rsidR="003E2694" w:rsidRPr="00D2471B" w:rsidRDefault="003E2694" w:rsidP="003E2694">
            <w:pPr>
              <w:spacing w:before="60" w:after="0" w:line="240" w:lineRule="auto"/>
              <w:jc w:val="center"/>
              <w:rPr>
                <w:rFonts w:cs="Arial"/>
                <w:sz w:val="20"/>
                <w:szCs w:val="20"/>
              </w:rPr>
            </w:pPr>
            <w:r w:rsidRPr="00D2471B">
              <w:rPr>
                <w:rFonts w:cs="Arial"/>
                <w:sz w:val="20"/>
                <w:szCs w:val="20"/>
              </w:rPr>
              <w:t>Project Manager</w:t>
            </w:r>
            <w:ins w:id="1369" w:author="SCHECK Oliver" w:date="2026-09-16T15:13:00Z" w16du:dateUtc="2026-09-16T13:13:00Z">
              <w:r w:rsidR="000F44BA">
                <w:rPr>
                  <w:rFonts w:cs="Arial"/>
                  <w:sz w:val="20"/>
                  <w:szCs w:val="20"/>
                </w:rPr>
                <w:t xml:space="preserve"> (PM)</w:t>
              </w:r>
            </w:ins>
          </w:p>
        </w:tc>
      </w:tr>
      <w:tr w:rsidR="009F60F3" w:rsidRPr="00D2471B" w14:paraId="5EB98737" w14:textId="77777777" w:rsidTr="00F90C98">
        <w:trPr>
          <w:trHeight w:val="737"/>
          <w:jc w:val="center"/>
        </w:trPr>
        <w:tc>
          <w:tcPr>
            <w:tcW w:w="1701" w:type="dxa"/>
            <w:vAlign w:val="center"/>
          </w:tcPr>
          <w:p w14:paraId="4AB24A98" w14:textId="3C45967A" w:rsidR="009F60F3" w:rsidRPr="00D2471B" w:rsidRDefault="009F60F3" w:rsidP="009F60F3">
            <w:pPr>
              <w:pStyle w:val="Guidance"/>
              <w:spacing w:after="0"/>
              <w:jc w:val="center"/>
              <w:rPr>
                <w:i w:val="0"/>
                <w:color w:val="auto"/>
                <w:sz w:val="20"/>
                <w:szCs w:val="20"/>
              </w:rPr>
            </w:pPr>
            <w:r w:rsidRPr="00D2471B">
              <w:rPr>
                <w:i w:val="0"/>
                <w:color w:val="auto"/>
                <w:sz w:val="20"/>
                <w:szCs w:val="20"/>
              </w:rPr>
              <w:t>DDQ-12</w:t>
            </w:r>
          </w:p>
          <w:p w14:paraId="44E27C3A" w14:textId="671A923A" w:rsidR="009F60F3" w:rsidRPr="00D2471B" w:rsidRDefault="009F60F3" w:rsidP="003E2694">
            <w:pPr>
              <w:pStyle w:val="Guidance"/>
              <w:spacing w:after="0"/>
              <w:jc w:val="center"/>
              <w:rPr>
                <w:i w:val="0"/>
                <w:color w:val="auto"/>
                <w:sz w:val="20"/>
                <w:szCs w:val="20"/>
              </w:rPr>
            </w:pPr>
            <w:r w:rsidRPr="00D2471B">
              <w:rPr>
                <w:i w:val="0"/>
                <w:color w:val="auto"/>
                <w:sz w:val="20"/>
                <w:szCs w:val="20"/>
              </w:rPr>
              <w:t>Leverage Artificial Intelligence</w:t>
            </w:r>
          </w:p>
        </w:tc>
        <w:tc>
          <w:tcPr>
            <w:tcW w:w="1937" w:type="dxa"/>
            <w:vAlign w:val="center"/>
          </w:tcPr>
          <w:p w14:paraId="3FC49B08" w14:textId="4A114446" w:rsidR="009F60F3" w:rsidRPr="00D2471B" w:rsidRDefault="009F60F3" w:rsidP="003E2694">
            <w:pPr>
              <w:spacing w:before="60" w:after="0" w:line="240" w:lineRule="auto"/>
              <w:jc w:val="center"/>
              <w:rPr>
                <w:rFonts w:cs="Arial"/>
                <w:sz w:val="20"/>
                <w:szCs w:val="20"/>
              </w:rPr>
            </w:pPr>
            <w:r w:rsidRPr="00D2471B">
              <w:rPr>
                <w:rFonts w:cs="Arial"/>
                <w:sz w:val="20"/>
                <w:szCs w:val="20"/>
              </w:rPr>
              <w:t xml:space="preserve">Solution </w:t>
            </w:r>
            <w:ins w:id="1370" w:author="SCHECK Oliver" w:date="2026-08-28T14:33:00Z" w16du:dateUtc="2026-08-28T12:33:00Z">
              <w:r w:rsidR="00424DE4" w:rsidRPr="00D2471B">
                <w:rPr>
                  <w:rFonts w:cs="Arial"/>
                  <w:sz w:val="20"/>
                  <w:szCs w:val="20"/>
                </w:rPr>
                <w:t xml:space="preserve">Development </w:t>
              </w:r>
            </w:ins>
            <w:r w:rsidRPr="00D2471B">
              <w:rPr>
                <w:rFonts w:cs="Arial"/>
                <w:sz w:val="20"/>
                <w:szCs w:val="20"/>
              </w:rPr>
              <w:t>Team</w:t>
            </w:r>
          </w:p>
        </w:tc>
        <w:tc>
          <w:tcPr>
            <w:tcW w:w="1938" w:type="dxa"/>
            <w:vAlign w:val="center"/>
          </w:tcPr>
          <w:p w14:paraId="747C5333" w14:textId="1617B4EC" w:rsidR="009F60F3" w:rsidRPr="00D2471B" w:rsidRDefault="009F60F3"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054F5684" w14:textId="43F51B9D" w:rsidR="009F60F3" w:rsidRPr="00D2471B" w:rsidDel="00741DC6" w:rsidRDefault="009F60F3" w:rsidP="000E63F2">
            <w:pPr>
              <w:spacing w:before="60" w:after="0" w:line="240" w:lineRule="auto"/>
              <w:jc w:val="center"/>
              <w:rPr>
                <w:del w:id="1371" w:author="SCHECK Oliver" w:date="2026-09-16T09:36:00Z" w16du:dateUtc="2026-09-16T07:36:00Z"/>
                <w:rFonts w:cs="Arial"/>
                <w:sz w:val="20"/>
                <w:szCs w:val="20"/>
              </w:rPr>
            </w:pPr>
            <w:del w:id="1372" w:author="SCHECK Oliver" w:date="2026-09-16T09:36:00Z" w16du:dateUtc="2026-09-16T07:36:00Z">
              <w:r w:rsidRPr="00D2471B" w:rsidDel="00741DC6">
                <w:rPr>
                  <w:rFonts w:cs="Arial"/>
                  <w:sz w:val="20"/>
                  <w:szCs w:val="20"/>
                </w:rPr>
                <w:delText>Relevant Work Package Managers (WPMs),</w:delText>
              </w:r>
            </w:del>
          </w:p>
          <w:p w14:paraId="6C778DC2" w14:textId="77777777" w:rsidR="009F60F3" w:rsidRDefault="009F60F3" w:rsidP="009F60F3">
            <w:pPr>
              <w:spacing w:before="60" w:after="0" w:line="240" w:lineRule="auto"/>
              <w:jc w:val="center"/>
              <w:rPr>
                <w:ins w:id="1373" w:author="SCHECK Oliver" w:date="2026-09-16T15:47:00Z" w16du:dateUtc="2026-09-16T13:47:00Z"/>
                <w:rFonts w:cs="Arial"/>
                <w:sz w:val="20"/>
                <w:szCs w:val="20"/>
              </w:rPr>
            </w:pPr>
            <w:r w:rsidRPr="00D2471B">
              <w:rPr>
                <w:rFonts w:cs="Arial"/>
                <w:sz w:val="20"/>
                <w:szCs w:val="20"/>
              </w:rPr>
              <w:t>Project Quality Manager (PQM)</w:t>
            </w:r>
            <w:ins w:id="1374" w:author="SCHECK Oliver" w:date="2026-09-16T15:47:00Z" w16du:dateUtc="2026-09-16T13:47:00Z">
              <w:r w:rsidR="00DC10A1">
                <w:rPr>
                  <w:rFonts w:cs="Arial"/>
                  <w:sz w:val="20"/>
                  <w:szCs w:val="20"/>
                </w:rPr>
                <w:t>,</w:t>
              </w:r>
            </w:ins>
          </w:p>
          <w:p w14:paraId="239653C8" w14:textId="77777777" w:rsidR="00DC10A1" w:rsidRDefault="00DC10A1" w:rsidP="00DC10A1">
            <w:pPr>
              <w:spacing w:before="60" w:after="0" w:line="240" w:lineRule="auto"/>
              <w:jc w:val="center"/>
              <w:rPr>
                <w:ins w:id="1375" w:author="SCHECK Oliver" w:date="2026-09-16T15:47:00Z" w16du:dateUtc="2026-09-16T13:47:00Z"/>
                <w:rFonts w:cs="Arial"/>
                <w:sz w:val="20"/>
                <w:szCs w:val="20"/>
              </w:rPr>
            </w:pPr>
            <w:ins w:id="1376" w:author="SCHECK Oliver" w:date="2026-09-16T15:47:00Z" w16du:dateUtc="2026-09-16T13:47:00Z">
              <w:r>
                <w:rPr>
                  <w:rFonts w:cs="Arial"/>
                  <w:sz w:val="20"/>
                  <w:szCs w:val="20"/>
                </w:rPr>
                <w:t xml:space="preserve">SRS </w:t>
              </w:r>
              <w:r w:rsidRPr="00972EAF">
                <w:rPr>
                  <w:rFonts w:cs="Arial"/>
                  <w:sz w:val="20"/>
                  <w:szCs w:val="20"/>
                </w:rPr>
                <w:t>Project RAMS Manager</w:t>
              </w:r>
              <w:r>
                <w:rPr>
                  <w:rFonts w:cs="Arial"/>
                  <w:sz w:val="20"/>
                  <w:szCs w:val="20"/>
                </w:rPr>
                <w:t>,</w:t>
              </w:r>
            </w:ins>
          </w:p>
          <w:p w14:paraId="6090CECD" w14:textId="773A253E" w:rsidR="00DC10A1" w:rsidRPr="00D2471B" w:rsidRDefault="00DC10A1" w:rsidP="009F60F3">
            <w:pPr>
              <w:spacing w:before="60" w:after="0" w:line="240" w:lineRule="auto"/>
              <w:jc w:val="center"/>
              <w:rPr>
                <w:rFonts w:cs="Arial"/>
                <w:sz w:val="20"/>
                <w:szCs w:val="20"/>
              </w:rPr>
            </w:pPr>
            <w:ins w:id="1377" w:author="SCHECK Oliver" w:date="2026-09-16T15:47:00Z" w16du:dateUtc="2026-09-16T13:47:00Z">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ins>
          </w:p>
        </w:tc>
        <w:tc>
          <w:tcPr>
            <w:tcW w:w="1938" w:type="dxa"/>
            <w:vAlign w:val="center"/>
          </w:tcPr>
          <w:p w14:paraId="2E5A714E" w14:textId="32EFC4F8" w:rsidR="009F60F3" w:rsidRPr="00D2471B" w:rsidRDefault="009F60F3" w:rsidP="003E2694">
            <w:pPr>
              <w:spacing w:before="60" w:after="0" w:line="240" w:lineRule="auto"/>
              <w:jc w:val="center"/>
              <w:rPr>
                <w:rFonts w:cs="Arial"/>
                <w:sz w:val="20"/>
                <w:szCs w:val="20"/>
              </w:rPr>
            </w:pPr>
            <w:r w:rsidRPr="00D2471B">
              <w:rPr>
                <w:rFonts w:cs="Arial"/>
                <w:sz w:val="20"/>
                <w:szCs w:val="20"/>
              </w:rPr>
              <w:t>Project Manager</w:t>
            </w:r>
            <w:ins w:id="1378" w:author="SCHECK Oliver" w:date="2026-09-16T15:13:00Z" w16du:dateUtc="2026-09-16T13:13:00Z">
              <w:r w:rsidR="000F44BA">
                <w:rPr>
                  <w:rFonts w:cs="Arial"/>
                  <w:sz w:val="20"/>
                  <w:szCs w:val="20"/>
                </w:rPr>
                <w:t xml:space="preserve"> (PM)</w:t>
              </w:r>
            </w:ins>
          </w:p>
        </w:tc>
      </w:tr>
      <w:tr w:rsidR="003E2694" w:rsidRPr="00D2471B" w14:paraId="2F8E2CEE" w14:textId="77777777" w:rsidTr="00F90C98">
        <w:trPr>
          <w:trHeight w:val="737"/>
          <w:jc w:val="center"/>
        </w:trPr>
        <w:tc>
          <w:tcPr>
            <w:tcW w:w="1701" w:type="dxa"/>
            <w:vAlign w:val="center"/>
          </w:tcPr>
          <w:p w14:paraId="6449FE7C" w14:textId="58CC03C2" w:rsidR="003E2694" w:rsidRPr="00D2471B" w:rsidRDefault="003E2694" w:rsidP="003E269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-1</w:t>
            </w:r>
            <w:r w:rsidR="009F60F3" w:rsidRPr="00D2471B">
              <w:rPr>
                <w:i w:val="0"/>
                <w:color w:val="auto"/>
                <w:sz w:val="20"/>
                <w:szCs w:val="20"/>
              </w:rPr>
              <w:t>3</w:t>
            </w:r>
          </w:p>
          <w:p w14:paraId="7AE3E8B1" w14:textId="7F9FF73B" w:rsidR="003E2694" w:rsidRPr="00D2471B" w:rsidRDefault="003E2694" w:rsidP="003E2694">
            <w:pPr>
              <w:pStyle w:val="Guidance"/>
              <w:spacing w:after="0"/>
              <w:jc w:val="center"/>
              <w:rPr>
                <w:i w:val="0"/>
                <w:color w:val="auto"/>
                <w:sz w:val="20"/>
                <w:szCs w:val="20"/>
              </w:rPr>
            </w:pPr>
            <w:r w:rsidRPr="00D2471B">
              <w:rPr>
                <w:i w:val="0"/>
                <w:color w:val="auto"/>
                <w:sz w:val="20"/>
                <w:szCs w:val="20"/>
              </w:rPr>
              <w:t>Manage Engineering Discipline</w:t>
            </w:r>
          </w:p>
        </w:tc>
        <w:tc>
          <w:tcPr>
            <w:tcW w:w="1937" w:type="dxa"/>
            <w:vAlign w:val="center"/>
          </w:tcPr>
          <w:p w14:paraId="746177E4" w14:textId="09ED660D" w:rsidR="003A7B3A" w:rsidRPr="00D2471B" w:rsidDel="00486C73" w:rsidRDefault="003A7B3A" w:rsidP="003E2694">
            <w:pPr>
              <w:spacing w:before="60" w:after="0" w:line="240" w:lineRule="auto"/>
              <w:jc w:val="center"/>
              <w:rPr>
                <w:del w:id="1379" w:author="SCHECK Oliver" w:date="2026-09-10T11:42:00Z" w16du:dateUtc="2026-09-10T09:42:00Z"/>
                <w:rFonts w:cs="Arial"/>
                <w:sz w:val="20"/>
                <w:szCs w:val="20"/>
              </w:rPr>
            </w:pPr>
            <w:del w:id="1380" w:author="SCHECK Oliver" w:date="2026-09-10T11:42:00Z" w16du:dateUtc="2026-09-10T09:42:00Z">
              <w:r w:rsidRPr="00D2471B" w:rsidDel="00486C73">
                <w:rPr>
                  <w:rFonts w:cs="Arial"/>
                  <w:sz w:val="20"/>
                  <w:szCs w:val="20"/>
                </w:rPr>
                <w:delText>Solution Team,</w:delText>
              </w:r>
            </w:del>
          </w:p>
          <w:p w14:paraId="1462D71F" w14:textId="00BC9A59" w:rsidR="003E2694" w:rsidRPr="00D2471B" w:rsidRDefault="00DA34D3" w:rsidP="003E2694">
            <w:pPr>
              <w:spacing w:before="60" w:after="0" w:line="240" w:lineRule="auto"/>
              <w:jc w:val="center"/>
              <w:rPr>
                <w:rFonts w:cs="Arial"/>
                <w:sz w:val="20"/>
                <w:szCs w:val="20"/>
              </w:rPr>
            </w:pPr>
            <w:del w:id="1381" w:author="SCHECK Oliver" w:date="2026-09-10T11:42:00Z" w16du:dateUtc="2026-09-10T09:42:00Z">
              <w:r w:rsidRPr="00D2471B" w:rsidDel="00486C73">
                <w:rPr>
                  <w:rFonts w:cs="Arial"/>
                  <w:sz w:val="20"/>
                  <w:szCs w:val="20"/>
                </w:rPr>
                <w:delText>Project Engineer (PE)</w:delText>
              </w:r>
            </w:del>
            <w:ins w:id="1382" w:author="SCHECK Oliver" w:date="2026-09-10T11:43:00Z" w16du:dateUtc="2026-09-10T09:43:00Z">
              <w:r w:rsidR="00486C73" w:rsidRPr="00D2471B">
                <w:rPr>
                  <w:rFonts w:cs="Arial"/>
                  <w:sz w:val="20"/>
                  <w:szCs w:val="20"/>
                </w:rPr>
                <w:t>Relevant Heads of Engineering Disciplines</w:t>
              </w:r>
            </w:ins>
          </w:p>
        </w:tc>
        <w:tc>
          <w:tcPr>
            <w:tcW w:w="1938" w:type="dxa"/>
            <w:vAlign w:val="center"/>
          </w:tcPr>
          <w:p w14:paraId="2EE38DD0" w14:textId="7C219BEB" w:rsidR="003E2694" w:rsidRPr="00D2471B" w:rsidRDefault="00CE0F1A" w:rsidP="003E2694">
            <w:pPr>
              <w:spacing w:before="60" w:after="0" w:line="240" w:lineRule="auto"/>
              <w:jc w:val="center"/>
              <w:rPr>
                <w:rFonts w:cs="Arial"/>
                <w:sz w:val="20"/>
                <w:szCs w:val="20"/>
              </w:rPr>
            </w:pPr>
            <w:r w:rsidRPr="00D2471B">
              <w:rPr>
                <w:rFonts w:cs="Arial"/>
                <w:sz w:val="20"/>
                <w:szCs w:val="20"/>
              </w:rPr>
              <w:t>Relevant Heads of Engineering Disciplines</w:t>
            </w:r>
          </w:p>
        </w:tc>
        <w:tc>
          <w:tcPr>
            <w:tcW w:w="1937" w:type="dxa"/>
            <w:vAlign w:val="center"/>
          </w:tcPr>
          <w:p w14:paraId="6E97AE28" w14:textId="35A053F6" w:rsidR="003E2694" w:rsidRPr="00D2471B" w:rsidDel="00741DC6" w:rsidRDefault="003E2694" w:rsidP="003E2694">
            <w:pPr>
              <w:spacing w:before="60" w:after="0" w:line="240" w:lineRule="auto"/>
              <w:jc w:val="center"/>
              <w:rPr>
                <w:del w:id="1383" w:author="SCHECK Oliver" w:date="2026-09-16T09:36:00Z" w16du:dateUtc="2026-09-16T07:36:00Z"/>
                <w:rFonts w:cs="Arial"/>
                <w:sz w:val="20"/>
                <w:szCs w:val="20"/>
              </w:rPr>
            </w:pPr>
            <w:del w:id="1384" w:author="SCHECK Oliver" w:date="2026-09-16T09:36:00Z" w16du:dateUtc="2026-09-16T07:36:00Z">
              <w:r w:rsidRPr="00D2471B" w:rsidDel="00741DC6">
                <w:rPr>
                  <w:rFonts w:cs="Arial"/>
                  <w:sz w:val="20"/>
                  <w:szCs w:val="20"/>
                </w:rPr>
                <w:delText>Relevant Work Package Managers (WP</w:delText>
              </w:r>
              <w:r w:rsidR="003F77C1" w:rsidRPr="00D2471B" w:rsidDel="00741DC6">
                <w:rPr>
                  <w:rFonts w:cs="Arial"/>
                  <w:sz w:val="20"/>
                  <w:szCs w:val="20"/>
                </w:rPr>
                <w:delText>M</w:delText>
              </w:r>
              <w:r w:rsidRPr="00D2471B" w:rsidDel="00741DC6">
                <w:rPr>
                  <w:rFonts w:cs="Arial"/>
                  <w:sz w:val="20"/>
                  <w:szCs w:val="20"/>
                </w:rPr>
                <w:delText>s),</w:delText>
              </w:r>
            </w:del>
          </w:p>
          <w:p w14:paraId="5FFDA549" w14:textId="77777777" w:rsidR="006F4CC7" w:rsidRDefault="003E2694" w:rsidP="00486C73">
            <w:pPr>
              <w:spacing w:before="60" w:after="0" w:line="240" w:lineRule="auto"/>
              <w:jc w:val="center"/>
              <w:rPr>
                <w:ins w:id="1385" w:author="SCHECK Oliver" w:date="2026-09-16T11:35:00Z" w16du:dateUtc="2026-09-16T09:35:00Z"/>
                <w:rFonts w:cs="Arial"/>
                <w:sz w:val="20"/>
                <w:szCs w:val="20"/>
              </w:rPr>
            </w:pPr>
            <w:del w:id="1386" w:author="SCHECK Oliver" w:date="2026-09-11T12:24:00Z" w16du:dateUtc="2026-09-11T10:24:00Z">
              <w:r w:rsidRPr="00D2471B" w:rsidDel="00564346">
                <w:rPr>
                  <w:rFonts w:cs="Arial"/>
                  <w:sz w:val="20"/>
                  <w:szCs w:val="20"/>
                </w:rPr>
                <w:delText>Project Quality Manager (PQM)</w:delText>
              </w:r>
            </w:del>
            <w:ins w:id="1387" w:author="SCHECK Oliver" w:date="2026-09-16T11:35:00Z" w16du:dateUtc="2026-09-16T09:35:00Z">
              <w:r w:rsidR="00A8280D" w:rsidRPr="00D2471B">
                <w:rPr>
                  <w:rFonts w:cs="Arial"/>
                  <w:sz w:val="20"/>
                  <w:szCs w:val="20"/>
                </w:rPr>
                <w:t xml:space="preserve"> Project Engineer (PE)</w:t>
              </w:r>
              <w:r w:rsidR="006F4CC7">
                <w:rPr>
                  <w:rFonts w:cs="Arial"/>
                  <w:sz w:val="20"/>
                  <w:szCs w:val="20"/>
                </w:rPr>
                <w:t>,</w:t>
              </w:r>
            </w:ins>
          </w:p>
          <w:p w14:paraId="6AC43E53" w14:textId="4E097DCA" w:rsidR="00486C73" w:rsidRPr="00D2471B" w:rsidRDefault="00486C73" w:rsidP="006F4CC7">
            <w:pPr>
              <w:spacing w:before="60" w:after="0" w:line="240" w:lineRule="auto"/>
              <w:jc w:val="center"/>
              <w:rPr>
                <w:rFonts w:cs="Arial"/>
                <w:color w:val="000000"/>
                <w:sz w:val="20"/>
                <w:szCs w:val="20"/>
              </w:rPr>
            </w:pPr>
            <w:ins w:id="1388" w:author="SCHECK Oliver" w:date="2026-09-10T11:42:00Z" w16du:dateUtc="2026-09-10T09:42:00Z">
              <w:r w:rsidRPr="00D2471B">
                <w:rPr>
                  <w:rFonts w:cs="Arial"/>
                  <w:sz w:val="20"/>
                  <w:szCs w:val="20"/>
                </w:rPr>
                <w:t>Solution Development Team</w:t>
              </w:r>
            </w:ins>
          </w:p>
        </w:tc>
        <w:tc>
          <w:tcPr>
            <w:tcW w:w="1938" w:type="dxa"/>
            <w:vAlign w:val="center"/>
          </w:tcPr>
          <w:p w14:paraId="0597E739" w14:textId="6203C810" w:rsidR="003E2694" w:rsidRPr="00D2471B" w:rsidRDefault="003E2694" w:rsidP="003E2694">
            <w:pPr>
              <w:spacing w:before="60" w:after="0" w:line="240" w:lineRule="auto"/>
              <w:jc w:val="center"/>
              <w:rPr>
                <w:rFonts w:cs="Arial"/>
                <w:sz w:val="20"/>
                <w:szCs w:val="20"/>
              </w:rPr>
            </w:pPr>
            <w:del w:id="1389" w:author="SCHECK Oliver" w:date="2026-09-11T12:24:00Z" w16du:dateUtc="2026-09-11T10:24:00Z">
              <w:r w:rsidRPr="00D2471B" w:rsidDel="00564346">
                <w:rPr>
                  <w:rFonts w:cs="Arial"/>
                  <w:sz w:val="20"/>
                  <w:szCs w:val="20"/>
                </w:rPr>
                <w:delText>Project Manager</w:delText>
              </w:r>
            </w:del>
          </w:p>
        </w:tc>
      </w:tr>
    </w:tbl>
    <w:p w14:paraId="46898926" w14:textId="77777777" w:rsidR="00FD3688" w:rsidRDefault="00FD3688" w:rsidP="00FD3688">
      <w:pPr>
        <w:pStyle w:val="Guidance"/>
        <w:rPr>
          <w:ins w:id="1390" w:author="SCHECK Oliver" w:date="2026-09-16T11:35:00Z" w16du:dateUtc="2026-09-16T09:35:00Z"/>
          <w:i w:val="0"/>
          <w:iCs/>
          <w:color w:val="000000" w:themeColor="text1"/>
          <w:sz w:val="18"/>
          <w:szCs w:val="18"/>
        </w:rPr>
      </w:pPr>
      <w:r w:rsidRPr="00D2471B">
        <w:rPr>
          <w:i w:val="0"/>
          <w:iCs/>
          <w:color w:val="000000" w:themeColor="text1"/>
          <w:sz w:val="18"/>
          <w:szCs w:val="18"/>
          <w:u w:val="single"/>
        </w:rPr>
        <w:t>Note</w:t>
      </w:r>
      <w:r w:rsidRPr="00D2471B">
        <w:rPr>
          <w:i w:val="0"/>
          <w:iCs/>
          <w:color w:val="000000" w:themeColor="text1"/>
          <w:sz w:val="18"/>
          <w:szCs w:val="18"/>
        </w:rPr>
        <w:t>: “Head of” is not intended as the specific job title of an individual, rather it represents the link to the latest organisational structure.</w:t>
      </w:r>
    </w:p>
    <w:p w14:paraId="463A532F" w14:textId="34101397" w:rsidR="00BB0109" w:rsidRDefault="00BB0109" w:rsidP="00FD3688">
      <w:pPr>
        <w:pStyle w:val="Guidance"/>
        <w:rPr>
          <w:ins w:id="1391" w:author="SCHECK Oliver" w:date="2026-09-16T11:36:00Z" w16du:dateUtc="2026-09-16T09:36:00Z"/>
          <w:i w:val="0"/>
          <w:iCs/>
          <w:color w:val="000000" w:themeColor="text1"/>
          <w:sz w:val="18"/>
          <w:szCs w:val="18"/>
          <w:u w:val="single"/>
        </w:rPr>
      </w:pPr>
      <w:ins w:id="1392" w:author="SCHECK Oliver" w:date="2026-09-16T11:35:00Z" w16du:dateUtc="2026-09-16T09:35:00Z">
        <w:r w:rsidRPr="005C614E">
          <w:rPr>
            <w:i w:val="0"/>
            <w:iCs/>
            <w:color w:val="000000" w:themeColor="text1"/>
            <w:sz w:val="18"/>
            <w:szCs w:val="18"/>
            <w:u w:val="single"/>
            <w:rPrChange w:id="1393" w:author="SCHECK Oliver" w:date="2026-09-16T15:19:00Z" w16du:dateUtc="2026-09-16T13:19:00Z">
              <w:rPr>
                <w:i w:val="0"/>
                <w:iCs/>
                <w:color w:val="000000" w:themeColor="text1"/>
                <w:sz w:val="18"/>
                <w:szCs w:val="18"/>
              </w:rPr>
            </w:rPrChange>
          </w:rPr>
          <w:t>Note 2</w:t>
        </w:r>
        <w:r w:rsidRPr="005C614E">
          <w:rPr>
            <w:i w:val="0"/>
            <w:iCs/>
            <w:color w:val="000000" w:themeColor="text1"/>
            <w:sz w:val="18"/>
            <w:szCs w:val="18"/>
          </w:rPr>
          <w:t>:</w:t>
        </w:r>
        <w:r w:rsidR="00E41E6F" w:rsidRPr="005C614E">
          <w:rPr>
            <w:i w:val="0"/>
            <w:iCs/>
            <w:color w:val="000000" w:themeColor="text1"/>
            <w:sz w:val="18"/>
            <w:szCs w:val="18"/>
            <w:rPrChange w:id="1394" w:author="SCHECK Oliver" w:date="2026-09-16T15:18:00Z" w16du:dateUtc="2026-09-16T13:18:00Z">
              <w:rPr>
                <w:i w:val="0"/>
                <w:iCs/>
                <w:color w:val="000000" w:themeColor="text1"/>
                <w:sz w:val="18"/>
                <w:szCs w:val="18"/>
                <w:u w:val="single"/>
              </w:rPr>
            </w:rPrChange>
          </w:rPr>
          <w:t xml:space="preserve"> </w:t>
        </w:r>
      </w:ins>
      <w:ins w:id="1395" w:author="SCHECK Oliver" w:date="2026-09-16T15:56:00Z" w16du:dateUtc="2026-09-16T13:56:00Z">
        <w:r w:rsidR="007821F4">
          <w:rPr>
            <w:i w:val="0"/>
            <w:iCs/>
            <w:color w:val="000000" w:themeColor="text1"/>
            <w:sz w:val="18"/>
            <w:szCs w:val="18"/>
          </w:rPr>
          <w:t xml:space="preserve">VHC </w:t>
        </w:r>
      </w:ins>
      <w:ins w:id="1396" w:author="SCHECK Oliver" w:date="2026-09-16T11:35:00Z" w16du:dateUtc="2026-09-16T09:35:00Z">
        <w:r w:rsidR="00A36A94" w:rsidRPr="005C614E">
          <w:rPr>
            <w:i w:val="0"/>
            <w:iCs/>
            <w:color w:val="000000" w:themeColor="text1"/>
            <w:sz w:val="18"/>
            <w:szCs w:val="18"/>
            <w:rPrChange w:id="1397" w:author="SCHECK Oliver" w:date="2026-09-16T15:18:00Z" w16du:dateUtc="2026-09-16T13:18:00Z">
              <w:rPr>
                <w:i w:val="0"/>
                <w:iCs/>
                <w:color w:val="000000" w:themeColor="text1"/>
                <w:sz w:val="18"/>
                <w:szCs w:val="18"/>
                <w:u w:val="single"/>
              </w:rPr>
            </w:rPrChange>
          </w:rPr>
          <w:t>Ecodesign Manager is part of the Solution Development Team.</w:t>
        </w:r>
      </w:ins>
    </w:p>
    <w:p w14:paraId="7BC4F60B" w14:textId="77777777" w:rsidR="00A36A94" w:rsidRPr="00D2471B" w:rsidRDefault="00A36A94" w:rsidP="00FD3688">
      <w:pPr>
        <w:pStyle w:val="Guidance"/>
        <w:rPr>
          <w:i w:val="0"/>
          <w:iCs/>
          <w:color w:val="000000" w:themeColor="text1"/>
          <w:sz w:val="18"/>
          <w:szCs w:val="18"/>
        </w:rPr>
      </w:pPr>
    </w:p>
    <w:p w14:paraId="0F3539DD" w14:textId="3FCD78B6" w:rsidR="006F598C" w:rsidRPr="00D2471B" w:rsidRDefault="006F598C" w:rsidP="00D4456E">
      <w:pPr>
        <w:pStyle w:val="Guidance"/>
        <w:sectPr w:rsidR="006F598C" w:rsidRPr="00D2471B" w:rsidSect="004E105A">
          <w:footerReference w:type="default" r:id="rId25"/>
          <w:pgSz w:w="11907" w:h="16840" w:code="9"/>
          <w:pgMar w:top="1418" w:right="1077" w:bottom="1418" w:left="1418" w:header="567" w:footer="567" w:gutter="0"/>
          <w:cols w:space="720"/>
          <w:docGrid w:linePitch="360"/>
        </w:sectPr>
      </w:pPr>
    </w:p>
    <w:p w14:paraId="17F3574A" w14:textId="666FF941" w:rsidR="00AF76A3" w:rsidRPr="00D2471B" w:rsidRDefault="00AF76A3" w:rsidP="000F439B">
      <w:pPr>
        <w:pStyle w:val="Heading1"/>
      </w:pPr>
      <w:bookmarkStart w:id="1409" w:name="_Ref221635282"/>
      <w:bookmarkStart w:id="1410" w:name="_Toc240452083"/>
      <w:commentRangeStart w:id="1411"/>
      <w:commentRangeStart w:id="1412"/>
      <w:commentRangeStart w:id="1413"/>
      <w:commentRangeStart w:id="1414"/>
      <w:commentRangeStart w:id="1415"/>
      <w:commentRangeStart w:id="1416"/>
      <w:commentRangeStart w:id="1417"/>
      <w:r w:rsidRPr="00D2471B">
        <w:t>INPUT</w:t>
      </w:r>
      <w:commentRangeEnd w:id="1416"/>
      <w:r w:rsidR="002D6CFB" w:rsidRPr="00D2471B">
        <w:rPr>
          <w:rStyle w:val="CommentReference"/>
          <w:sz w:val="28"/>
          <w:szCs w:val="28"/>
        </w:rPr>
        <w:commentReference w:id="1416"/>
      </w:r>
      <w:commentRangeEnd w:id="1417"/>
      <w:r w:rsidRPr="00D2471B">
        <w:rPr>
          <w:rStyle w:val="CommentReference"/>
          <w:sz w:val="28"/>
          <w:szCs w:val="28"/>
        </w:rPr>
        <w:commentReference w:id="1417"/>
      </w:r>
      <w:commentRangeEnd w:id="1413"/>
      <w:r w:rsidR="005634D1" w:rsidRPr="00D2471B">
        <w:rPr>
          <w:rStyle w:val="CommentReference"/>
          <w:sz w:val="28"/>
          <w:szCs w:val="28"/>
        </w:rPr>
        <w:commentReference w:id="1413"/>
      </w:r>
      <w:commentRangeEnd w:id="1414"/>
      <w:r w:rsidRPr="00D2471B">
        <w:rPr>
          <w:rStyle w:val="CommentReference"/>
          <w:sz w:val="28"/>
          <w:szCs w:val="28"/>
        </w:rPr>
        <w:commentReference w:id="1414"/>
      </w:r>
      <w:commentRangeEnd w:id="1415"/>
      <w:r w:rsidR="00BB7177" w:rsidRPr="00D2471B">
        <w:rPr>
          <w:rStyle w:val="CommentReference"/>
          <w:sz w:val="28"/>
          <w:szCs w:val="28"/>
        </w:rPr>
        <w:commentReference w:id="1415"/>
      </w:r>
      <w:r w:rsidRPr="00D2471B">
        <w:t xml:space="preserve"> AND OUTPUT DETAILS</w:t>
      </w:r>
      <w:bookmarkEnd w:id="1409"/>
      <w:bookmarkEnd w:id="1410"/>
      <w:commentRangeEnd w:id="1411"/>
      <w:r w:rsidR="004B0627" w:rsidRPr="00D2471B">
        <w:rPr>
          <w:rStyle w:val="CommentReference"/>
          <w:sz w:val="28"/>
          <w:szCs w:val="28"/>
        </w:rPr>
        <w:commentReference w:id="1411"/>
      </w:r>
      <w:commentRangeEnd w:id="1412"/>
      <w:r w:rsidR="000F24B6" w:rsidRPr="00D2471B">
        <w:rPr>
          <w:rStyle w:val="CommentReference"/>
          <w:sz w:val="28"/>
          <w:szCs w:val="28"/>
        </w:rPr>
        <w:commentReference w:id="1412"/>
      </w:r>
    </w:p>
    <w:p w14:paraId="3953612A" w14:textId="77777777" w:rsidR="00E44A91" w:rsidRPr="00D2471B" w:rsidRDefault="00AF76A3" w:rsidP="00A37841">
      <w:pPr>
        <w:pStyle w:val="Heading2"/>
      </w:pPr>
      <w:bookmarkStart w:id="1418" w:name="_Toc240452084"/>
      <w:r w:rsidRPr="00D2471B">
        <w:t>Input Details</w:t>
      </w:r>
      <w:bookmarkEnd w:id="1418"/>
    </w:p>
    <w:p w14:paraId="08D805B1" w14:textId="12005539" w:rsidR="00E44A91" w:rsidRPr="00D2471B" w:rsidRDefault="00E44A91" w:rsidP="00E44A91">
      <w:del w:id="1419" w:author="SCHECK Oliver" w:date="2026-09-14T11:42:00Z" w16du:dateUtc="2026-09-14T09:42:00Z">
        <w:r w:rsidRPr="00D2471B" w:rsidDel="00236948">
          <w:rPr>
            <w:highlight w:val="cyan"/>
          </w:rPr>
          <w:delText>TO BE NOTIFIED</w:delText>
        </w:r>
        <w:r w:rsidRPr="00D2471B" w:rsidDel="00236948">
          <w:delText xml:space="preserve"> </w:delText>
        </w:r>
        <w:r w:rsidRPr="00D2471B" w:rsidDel="00236948">
          <w:rPr>
            <w:highlight w:val="yellow"/>
          </w:rPr>
          <w:delText>TO BE CHECKED WITH PROCESS TEAM</w:delText>
        </w:r>
      </w:del>
    </w:p>
    <w:tbl>
      <w:tblPr>
        <w:tblStyle w:val="TableGrid"/>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Look w:val="04A0" w:firstRow="1" w:lastRow="0" w:firstColumn="1" w:lastColumn="0" w:noHBand="0" w:noVBand="1"/>
        <w:tblCaption w:val="Input Details Table"/>
      </w:tblPr>
      <w:tblGrid>
        <w:gridCol w:w="564"/>
        <w:gridCol w:w="2129"/>
        <w:gridCol w:w="3984"/>
        <w:gridCol w:w="1120"/>
        <w:gridCol w:w="1836"/>
        <w:gridCol w:w="2841"/>
        <w:gridCol w:w="1530"/>
        <w:tblGridChange w:id="1420">
          <w:tblGrid>
            <w:gridCol w:w="564"/>
            <w:gridCol w:w="2129"/>
            <w:gridCol w:w="3984"/>
            <w:gridCol w:w="1120"/>
            <w:gridCol w:w="1836"/>
            <w:gridCol w:w="2841"/>
            <w:gridCol w:w="1530"/>
          </w:tblGrid>
        </w:tblGridChange>
      </w:tblGrid>
      <w:tr w:rsidR="005C36F7" w:rsidRPr="00D2471B" w14:paraId="79D729B5" w14:textId="77777777" w:rsidTr="1DA03032">
        <w:trPr>
          <w:trHeight w:val="425"/>
          <w:tblHeader/>
        </w:trPr>
        <w:tc>
          <w:tcPr>
            <w:tcW w:w="564" w:type="dxa"/>
            <w:vMerge w:val="restart"/>
            <w:vAlign w:val="center"/>
            <w:hideMark/>
          </w:tcPr>
          <w:p w14:paraId="3C650F76" w14:textId="77777777" w:rsidR="008236A9" w:rsidRPr="00D2471B" w:rsidRDefault="008236A9" w:rsidP="00DD45B9">
            <w:pPr>
              <w:spacing w:after="160" w:line="240" w:lineRule="auto"/>
              <w:jc w:val="center"/>
              <w:rPr>
                <w:b/>
                <w:bCs/>
                <w:sz w:val="18"/>
                <w:szCs w:val="18"/>
              </w:rPr>
            </w:pPr>
            <w:r w:rsidRPr="00D2471B">
              <w:rPr>
                <w:b/>
                <w:bCs/>
                <w:sz w:val="18"/>
                <w:szCs w:val="18"/>
              </w:rPr>
              <w:t>ID</w:t>
            </w:r>
          </w:p>
        </w:tc>
        <w:tc>
          <w:tcPr>
            <w:tcW w:w="6113" w:type="dxa"/>
            <w:gridSpan w:val="2"/>
            <w:tcBorders>
              <w:top w:val="nil"/>
              <w:bottom w:val="single" w:sz="4" w:space="0" w:color="auto"/>
              <w:right w:val="double" w:sz="4" w:space="0" w:color="auto"/>
            </w:tcBorders>
            <w:vAlign w:val="center"/>
          </w:tcPr>
          <w:p w14:paraId="37620ED7" w14:textId="7BC132EC" w:rsidR="008236A9" w:rsidRPr="00D2471B" w:rsidRDefault="00D92525" w:rsidP="00DD45B9">
            <w:pPr>
              <w:spacing w:after="160" w:line="240" w:lineRule="auto"/>
              <w:jc w:val="center"/>
              <w:rPr>
                <w:b/>
                <w:bCs/>
                <w:sz w:val="18"/>
                <w:szCs w:val="18"/>
                <w:highlight w:val="yellow"/>
              </w:rPr>
            </w:pPr>
            <w:r w:rsidRPr="00D2471B">
              <w:rPr>
                <w:b/>
                <w:bCs/>
                <w:sz w:val="18"/>
                <w:szCs w:val="18"/>
              </w:rPr>
              <w:t>INPUT/INTERFACE</w:t>
            </w:r>
          </w:p>
        </w:tc>
        <w:tc>
          <w:tcPr>
            <w:tcW w:w="7327" w:type="dxa"/>
            <w:gridSpan w:val="4"/>
            <w:tcBorders>
              <w:top w:val="nil"/>
              <w:left w:val="double" w:sz="4" w:space="0" w:color="auto"/>
              <w:bottom w:val="single" w:sz="4" w:space="0" w:color="auto"/>
            </w:tcBorders>
            <w:shd w:val="clear" w:color="auto" w:fill="FFFFFF" w:themeFill="background1"/>
            <w:vAlign w:val="center"/>
          </w:tcPr>
          <w:p w14:paraId="47E0101E" w14:textId="743C9FEB" w:rsidR="008236A9" w:rsidRPr="00D2471B" w:rsidRDefault="008236A9" w:rsidP="00DD45B9">
            <w:pPr>
              <w:spacing w:after="160" w:line="240" w:lineRule="auto"/>
              <w:jc w:val="center"/>
              <w:rPr>
                <w:b/>
                <w:bCs/>
                <w:sz w:val="18"/>
                <w:szCs w:val="18"/>
              </w:rPr>
            </w:pPr>
            <w:r w:rsidRPr="00D2471B">
              <w:rPr>
                <w:b/>
                <w:bCs/>
                <w:sz w:val="18"/>
                <w:szCs w:val="18"/>
              </w:rPr>
              <w:t>PROCESS CLUSTER</w:t>
            </w:r>
          </w:p>
        </w:tc>
      </w:tr>
      <w:tr w:rsidR="005C36F7" w:rsidRPr="00D2471B" w14:paraId="5D3C46F6" w14:textId="77777777" w:rsidTr="1DA03032">
        <w:trPr>
          <w:trHeight w:val="425"/>
          <w:tblHeader/>
        </w:trPr>
        <w:tc>
          <w:tcPr>
            <w:tcW w:w="564" w:type="dxa"/>
            <w:vMerge/>
            <w:vAlign w:val="center"/>
          </w:tcPr>
          <w:p w14:paraId="4E680AA6" w14:textId="77777777" w:rsidR="008236A9" w:rsidRPr="00D2471B" w:rsidRDefault="008236A9" w:rsidP="00DD45B9">
            <w:pPr>
              <w:spacing w:after="160" w:line="240" w:lineRule="auto"/>
              <w:jc w:val="center"/>
              <w:rPr>
                <w:b/>
                <w:bCs/>
                <w:sz w:val="18"/>
                <w:szCs w:val="18"/>
              </w:rPr>
            </w:pPr>
          </w:p>
        </w:tc>
        <w:tc>
          <w:tcPr>
            <w:tcW w:w="2129" w:type="dxa"/>
            <w:tcBorders>
              <w:top w:val="single" w:sz="4" w:space="0" w:color="auto"/>
            </w:tcBorders>
            <w:vAlign w:val="center"/>
          </w:tcPr>
          <w:p w14:paraId="086D72ED" w14:textId="3DCB92CD" w:rsidR="008236A9" w:rsidRPr="00D2471B" w:rsidRDefault="00D92525" w:rsidP="00DD45B9">
            <w:pPr>
              <w:spacing w:after="160" w:line="240" w:lineRule="auto"/>
              <w:jc w:val="center"/>
              <w:rPr>
                <w:b/>
                <w:bCs/>
                <w:sz w:val="18"/>
                <w:szCs w:val="18"/>
              </w:rPr>
            </w:pPr>
            <w:r w:rsidRPr="00D2471B">
              <w:rPr>
                <w:b/>
                <w:bCs/>
                <w:sz w:val="18"/>
                <w:szCs w:val="18"/>
              </w:rPr>
              <w:t>GENERIC</w:t>
            </w:r>
          </w:p>
        </w:tc>
        <w:tc>
          <w:tcPr>
            <w:tcW w:w="3984" w:type="dxa"/>
            <w:tcBorders>
              <w:top w:val="single" w:sz="4" w:space="0" w:color="auto"/>
              <w:bottom w:val="single" w:sz="4" w:space="0" w:color="auto"/>
              <w:right w:val="double" w:sz="4" w:space="0" w:color="auto"/>
            </w:tcBorders>
            <w:vAlign w:val="center"/>
          </w:tcPr>
          <w:p w14:paraId="69DEA1CC" w14:textId="7CE3238F" w:rsidR="008236A9" w:rsidRPr="00D2471B" w:rsidRDefault="00D92525" w:rsidP="00DD45B9">
            <w:pPr>
              <w:spacing w:after="160" w:line="240" w:lineRule="auto"/>
              <w:jc w:val="center"/>
              <w:rPr>
                <w:b/>
                <w:bCs/>
                <w:sz w:val="18"/>
                <w:szCs w:val="18"/>
              </w:rPr>
            </w:pPr>
            <w:r w:rsidRPr="00D2471B">
              <w:rPr>
                <w:b/>
                <w:bCs/>
                <w:sz w:val="18"/>
                <w:szCs w:val="18"/>
              </w:rPr>
              <w:t>SPECIFIC</w:t>
            </w:r>
          </w:p>
        </w:tc>
        <w:tc>
          <w:tcPr>
            <w:tcW w:w="1120" w:type="dxa"/>
            <w:tcBorders>
              <w:top w:val="single" w:sz="4" w:space="0" w:color="auto"/>
              <w:left w:val="double" w:sz="4" w:space="0" w:color="auto"/>
            </w:tcBorders>
            <w:shd w:val="clear" w:color="auto" w:fill="FFFFFF" w:themeFill="background1"/>
            <w:vAlign w:val="center"/>
          </w:tcPr>
          <w:p w14:paraId="1CF1F5B0" w14:textId="77777777" w:rsidR="008236A9" w:rsidRPr="00D2471B" w:rsidRDefault="008236A9" w:rsidP="00E4265B">
            <w:pPr>
              <w:spacing w:after="160" w:line="240" w:lineRule="auto"/>
              <w:jc w:val="center"/>
              <w:rPr>
                <w:b/>
                <w:bCs/>
                <w:sz w:val="18"/>
                <w:szCs w:val="18"/>
              </w:rPr>
            </w:pPr>
            <w:r w:rsidRPr="00D2471B">
              <w:rPr>
                <w:b/>
                <w:bCs/>
                <w:sz w:val="18"/>
                <w:szCs w:val="18"/>
              </w:rPr>
              <w:t>STEERING</w:t>
            </w:r>
          </w:p>
        </w:tc>
        <w:tc>
          <w:tcPr>
            <w:tcW w:w="1836" w:type="dxa"/>
            <w:tcBorders>
              <w:top w:val="single" w:sz="4" w:space="0" w:color="auto"/>
            </w:tcBorders>
            <w:shd w:val="clear" w:color="auto" w:fill="FFFFFF" w:themeFill="background1"/>
            <w:vAlign w:val="center"/>
          </w:tcPr>
          <w:p w14:paraId="096B2DF8" w14:textId="77777777" w:rsidR="008236A9" w:rsidRPr="00D2471B" w:rsidRDefault="008236A9" w:rsidP="00E4265B">
            <w:pPr>
              <w:spacing w:after="160" w:line="240" w:lineRule="auto"/>
              <w:jc w:val="center"/>
              <w:rPr>
                <w:b/>
                <w:bCs/>
                <w:sz w:val="18"/>
                <w:szCs w:val="18"/>
              </w:rPr>
            </w:pPr>
            <w:r w:rsidRPr="00D2471B">
              <w:rPr>
                <w:b/>
                <w:bCs/>
                <w:sz w:val="18"/>
                <w:szCs w:val="18"/>
              </w:rPr>
              <w:t>SUPPORT</w:t>
            </w:r>
          </w:p>
        </w:tc>
        <w:tc>
          <w:tcPr>
            <w:tcW w:w="2841" w:type="dxa"/>
            <w:tcBorders>
              <w:top w:val="single" w:sz="4" w:space="0" w:color="auto"/>
            </w:tcBorders>
            <w:shd w:val="clear" w:color="auto" w:fill="FFFFFF" w:themeFill="background1"/>
            <w:vAlign w:val="center"/>
          </w:tcPr>
          <w:p w14:paraId="6FCF2C14" w14:textId="77777777" w:rsidR="008236A9" w:rsidRPr="00D2471B" w:rsidRDefault="008236A9" w:rsidP="00E4265B">
            <w:pPr>
              <w:spacing w:after="160" w:line="240" w:lineRule="auto"/>
              <w:jc w:val="center"/>
              <w:rPr>
                <w:b/>
                <w:bCs/>
                <w:sz w:val="18"/>
                <w:szCs w:val="18"/>
              </w:rPr>
            </w:pPr>
            <w:r w:rsidRPr="00D2471B">
              <w:rPr>
                <w:b/>
                <w:bCs/>
                <w:sz w:val="18"/>
                <w:szCs w:val="18"/>
              </w:rPr>
              <w:t>EXECUTION</w:t>
            </w:r>
          </w:p>
        </w:tc>
        <w:tc>
          <w:tcPr>
            <w:tcW w:w="1530" w:type="dxa"/>
            <w:tcBorders>
              <w:top w:val="single" w:sz="4" w:space="0" w:color="auto"/>
            </w:tcBorders>
            <w:shd w:val="clear" w:color="auto" w:fill="FFFFFF" w:themeFill="background1"/>
            <w:vAlign w:val="center"/>
          </w:tcPr>
          <w:p w14:paraId="79DAE2D0" w14:textId="77777777" w:rsidR="008236A9" w:rsidRPr="00D2471B" w:rsidRDefault="008236A9" w:rsidP="00A84513">
            <w:pPr>
              <w:spacing w:after="160" w:line="240" w:lineRule="auto"/>
              <w:jc w:val="center"/>
              <w:rPr>
                <w:b/>
                <w:bCs/>
                <w:sz w:val="18"/>
                <w:szCs w:val="18"/>
              </w:rPr>
            </w:pPr>
            <w:r w:rsidRPr="00D2471B">
              <w:rPr>
                <w:b/>
                <w:bCs/>
                <w:sz w:val="18"/>
                <w:szCs w:val="18"/>
              </w:rPr>
              <w:t>CUSTOMER FACING</w:t>
            </w:r>
          </w:p>
        </w:tc>
      </w:tr>
      <w:tr w:rsidR="005C36F7" w:rsidRPr="00D2471B" w14:paraId="45CE93CB" w14:textId="77777777" w:rsidTr="1DA03032">
        <w:trPr>
          <w:trHeight w:val="425"/>
        </w:trPr>
        <w:tc>
          <w:tcPr>
            <w:tcW w:w="564" w:type="dxa"/>
            <w:vAlign w:val="center"/>
          </w:tcPr>
          <w:p w14:paraId="6C7B3FE1" w14:textId="77777777" w:rsidR="008A72F2" w:rsidRPr="00D2471B" w:rsidRDefault="008A72F2" w:rsidP="005C6686">
            <w:pPr>
              <w:spacing w:after="0" w:line="240" w:lineRule="auto"/>
              <w:jc w:val="center"/>
              <w:rPr>
                <w:sz w:val="18"/>
                <w:szCs w:val="18"/>
              </w:rPr>
            </w:pPr>
            <w:r w:rsidRPr="00D2471B">
              <w:rPr>
                <w:sz w:val="18"/>
                <w:szCs w:val="18"/>
              </w:rPr>
              <w:t>I1</w:t>
            </w:r>
          </w:p>
        </w:tc>
        <w:tc>
          <w:tcPr>
            <w:tcW w:w="2129" w:type="dxa"/>
            <w:vAlign w:val="center"/>
          </w:tcPr>
          <w:p w14:paraId="4F4E85E3" w14:textId="7B0DD356" w:rsidR="008A72F2" w:rsidRPr="00D2471B" w:rsidRDefault="008A72F2" w:rsidP="008A72F2">
            <w:pPr>
              <w:spacing w:after="0" w:line="240" w:lineRule="auto"/>
              <w:jc w:val="center"/>
              <w:rPr>
                <w:sz w:val="18"/>
                <w:szCs w:val="18"/>
              </w:rPr>
            </w:pPr>
            <w:commentRangeStart w:id="1421"/>
            <w:commentRangeStart w:id="1422"/>
            <w:r w:rsidRPr="00D2471B">
              <w:rPr>
                <w:sz w:val="18"/>
                <w:szCs w:val="18"/>
              </w:rPr>
              <w:t>Bidding Documents</w:t>
            </w:r>
            <w:commentRangeEnd w:id="1421"/>
            <w:r w:rsidR="004A1378" w:rsidRPr="00D2471B">
              <w:rPr>
                <w:rStyle w:val="CommentReference"/>
                <w:sz w:val="18"/>
                <w:szCs w:val="18"/>
              </w:rPr>
              <w:commentReference w:id="1421"/>
            </w:r>
            <w:commentRangeEnd w:id="1422"/>
            <w:r w:rsidR="0004213A" w:rsidRPr="00D2471B">
              <w:rPr>
                <w:rStyle w:val="CommentReference"/>
                <w:sz w:val="18"/>
                <w:szCs w:val="18"/>
              </w:rPr>
              <w:commentReference w:id="1422"/>
            </w:r>
          </w:p>
        </w:tc>
        <w:tc>
          <w:tcPr>
            <w:tcW w:w="3984" w:type="dxa"/>
            <w:tcBorders>
              <w:top w:val="single" w:sz="4" w:space="0" w:color="auto"/>
              <w:bottom w:val="single" w:sz="4" w:space="0" w:color="auto"/>
              <w:right w:val="double" w:sz="4" w:space="0" w:color="auto"/>
            </w:tcBorders>
            <w:vAlign w:val="center"/>
          </w:tcPr>
          <w:p w14:paraId="364C077A" w14:textId="710595FE" w:rsidR="008A72F2" w:rsidRPr="00D2471B" w:rsidRDefault="008A72F2" w:rsidP="008A72F2">
            <w:pPr>
              <w:pStyle w:val="ListParagraph"/>
              <w:numPr>
                <w:ilvl w:val="0"/>
                <w:numId w:val="22"/>
              </w:numPr>
              <w:spacing w:after="0" w:line="240" w:lineRule="auto"/>
              <w:jc w:val="left"/>
              <w:rPr>
                <w:del w:id="1423" w:author="SCHECK Oliver" w:date="2026-07-17T15:52:00Z"/>
                <w:sz w:val="18"/>
                <w:szCs w:val="18"/>
              </w:rPr>
            </w:pPr>
            <w:del w:id="1424" w:author="SCHECK Oliver" w:date="2026-07-17T15:52:00Z">
              <w:r w:rsidRPr="00D2471B">
                <w:rPr>
                  <w:sz w:val="18"/>
                  <w:szCs w:val="18"/>
                </w:rPr>
                <w:delText>Bid Information</w:delText>
              </w:r>
            </w:del>
          </w:p>
          <w:p w14:paraId="1DC7A4FF" w14:textId="2905C0D7" w:rsidR="008A72F2" w:rsidRPr="00D2471B" w:rsidRDefault="008A72F2" w:rsidP="008A72F2">
            <w:pPr>
              <w:pStyle w:val="ListParagraph"/>
              <w:numPr>
                <w:ilvl w:val="0"/>
                <w:numId w:val="22"/>
              </w:numPr>
              <w:spacing w:after="0" w:line="240" w:lineRule="auto"/>
              <w:jc w:val="left"/>
              <w:rPr>
                <w:del w:id="1425" w:author="SCHECK Oliver" w:date="2026-07-17T15:52:00Z"/>
                <w:sz w:val="18"/>
                <w:szCs w:val="18"/>
              </w:rPr>
            </w:pPr>
            <w:del w:id="1426" w:author="SCHECK Oliver" w:date="2026-07-17T15:51:00Z">
              <w:r w:rsidRPr="00D2471B">
                <w:rPr>
                  <w:sz w:val="18"/>
                  <w:szCs w:val="18"/>
                </w:rPr>
                <w:delText>Bidding Documents</w:delText>
              </w:r>
            </w:del>
          </w:p>
          <w:p w14:paraId="0F117DAB" w14:textId="15A8E6F0" w:rsidR="008A72F2" w:rsidRPr="00D2471B" w:rsidRDefault="008A72F2" w:rsidP="008A72F2">
            <w:pPr>
              <w:pStyle w:val="ListParagraph"/>
              <w:numPr>
                <w:ilvl w:val="0"/>
                <w:numId w:val="22"/>
              </w:numPr>
              <w:spacing w:after="0" w:line="240" w:lineRule="auto"/>
              <w:jc w:val="left"/>
              <w:rPr>
                <w:del w:id="1427" w:author="SCHECK Oliver" w:date="2026-07-17T15:52:00Z"/>
                <w:sz w:val="18"/>
                <w:szCs w:val="18"/>
              </w:rPr>
            </w:pPr>
            <w:del w:id="1428" w:author="SCHECK Oliver" w:date="2026-07-17T15:52:00Z">
              <w:r w:rsidRPr="00D2471B">
                <w:rPr>
                  <w:sz w:val="18"/>
                  <w:szCs w:val="18"/>
                </w:rPr>
                <w:delText>Bid Deliverables List</w:delText>
              </w:r>
            </w:del>
          </w:p>
          <w:p w14:paraId="2D0EB0FC" w14:textId="057D00C6" w:rsidR="008A72F2" w:rsidRPr="00D2471B" w:rsidRDefault="008A72F2" w:rsidP="008A72F2">
            <w:pPr>
              <w:pStyle w:val="ListParagraph"/>
              <w:numPr>
                <w:ilvl w:val="0"/>
                <w:numId w:val="22"/>
              </w:numPr>
              <w:spacing w:after="0" w:line="240" w:lineRule="auto"/>
              <w:jc w:val="left"/>
              <w:rPr>
                <w:del w:id="1429" w:author="SCHECK Oliver" w:date="2026-07-17T15:52:00Z"/>
                <w:sz w:val="18"/>
                <w:szCs w:val="18"/>
              </w:rPr>
            </w:pPr>
            <w:del w:id="1430" w:author="SCHECK Oliver" w:date="2026-07-17T15:52:00Z">
              <w:r w:rsidRPr="00D2471B">
                <w:rPr>
                  <w:sz w:val="18"/>
                  <w:szCs w:val="18"/>
                </w:rPr>
                <w:delText>Bidding Deliverables including</w:delText>
              </w:r>
            </w:del>
          </w:p>
          <w:p w14:paraId="27A87F4D" w14:textId="5CE51D43" w:rsidR="008A72F2" w:rsidRPr="00D2471B" w:rsidRDefault="008A72F2" w:rsidP="008A72F2">
            <w:pPr>
              <w:pStyle w:val="ListParagraph"/>
              <w:spacing w:after="0" w:line="240" w:lineRule="auto"/>
              <w:ind w:left="170"/>
              <w:jc w:val="left"/>
              <w:rPr>
                <w:del w:id="1431" w:author="SCHECK Oliver" w:date="2026-07-17T15:52:00Z"/>
                <w:sz w:val="18"/>
                <w:szCs w:val="18"/>
              </w:rPr>
            </w:pPr>
            <w:del w:id="1432" w:author="SCHECK Oliver" w:date="2026-07-17T15:52:00Z">
              <w:r w:rsidRPr="00D2471B">
                <w:rPr>
                  <w:sz w:val="18"/>
                  <w:szCs w:val="18"/>
                </w:rPr>
                <w:delText>- Project Time Schedule;</w:delText>
              </w:r>
            </w:del>
          </w:p>
          <w:p w14:paraId="062878F4" w14:textId="11B74D51" w:rsidR="008A72F2" w:rsidRPr="00D2471B" w:rsidRDefault="008A72F2" w:rsidP="008A72F2">
            <w:pPr>
              <w:pStyle w:val="ListParagraph"/>
              <w:spacing w:after="0" w:line="240" w:lineRule="auto"/>
              <w:ind w:left="170"/>
              <w:jc w:val="left"/>
              <w:rPr>
                <w:del w:id="1433" w:author="SCHECK Oliver" w:date="2026-07-17T15:52:00Z"/>
                <w:sz w:val="18"/>
                <w:szCs w:val="18"/>
              </w:rPr>
            </w:pPr>
            <w:del w:id="1434" w:author="SCHECK Oliver" w:date="2026-07-17T15:52:00Z">
              <w:r w:rsidRPr="00D2471B">
                <w:rPr>
                  <w:sz w:val="18"/>
                  <w:szCs w:val="18"/>
                </w:rPr>
                <w:delText>- Consortium/JV Agreement with other entities (i.e. Civil Contractor, Hitachi Group Parent Companies) including RSBU SoW;</w:delText>
              </w:r>
            </w:del>
          </w:p>
          <w:p w14:paraId="59B4E329" w14:textId="544A50BE" w:rsidR="008A72F2" w:rsidRPr="00D2471B" w:rsidRDefault="008A72F2" w:rsidP="008A72F2">
            <w:pPr>
              <w:pStyle w:val="ListParagraph"/>
              <w:spacing w:after="0" w:line="240" w:lineRule="auto"/>
              <w:ind w:left="170"/>
              <w:jc w:val="left"/>
              <w:rPr>
                <w:del w:id="1435" w:author="SCHECK Oliver" w:date="2026-07-17T15:52:00Z"/>
                <w:sz w:val="18"/>
                <w:szCs w:val="18"/>
              </w:rPr>
            </w:pPr>
            <w:del w:id="1436" w:author="SCHECK Oliver" w:date="2026-07-17T15:52:00Z">
              <w:r w:rsidRPr="00D2471B">
                <w:rPr>
                  <w:sz w:val="18"/>
                  <w:szCs w:val="18"/>
                </w:rPr>
                <w:delText xml:space="preserve">- Draft Mobilization Plan of RSBU workforce and Contractors; </w:delText>
              </w:r>
            </w:del>
          </w:p>
          <w:p w14:paraId="07BA5B62" w14:textId="77777777" w:rsidR="008A72F2" w:rsidRPr="00D2471B" w:rsidRDefault="008A72F2" w:rsidP="008A72F2">
            <w:pPr>
              <w:pStyle w:val="ListParagraph"/>
              <w:spacing w:after="0" w:line="240" w:lineRule="auto"/>
              <w:ind w:left="170"/>
              <w:jc w:val="left"/>
              <w:rPr>
                <w:ins w:id="1437" w:author="SCHECK Oliver" w:date="2026-07-17T15:52:00Z"/>
                <w:sz w:val="18"/>
                <w:szCs w:val="18"/>
              </w:rPr>
            </w:pPr>
            <w:del w:id="1438" w:author="SCHECK Oliver" w:date="2026-07-17T15:52:00Z">
              <w:r w:rsidRPr="00D2471B">
                <w:rPr>
                  <w:sz w:val="18"/>
                  <w:szCs w:val="18"/>
                </w:rPr>
                <w:delText>- Draft Contract (if available)</w:delText>
              </w:r>
            </w:del>
          </w:p>
          <w:p w14:paraId="071AB8B2" w14:textId="77777777" w:rsidR="00974B7E" w:rsidRPr="00D2471B" w:rsidRDefault="00974B7E">
            <w:pPr>
              <w:pStyle w:val="ListParagraph"/>
              <w:numPr>
                <w:ilvl w:val="0"/>
                <w:numId w:val="23"/>
              </w:numPr>
              <w:spacing w:after="0" w:line="240" w:lineRule="auto"/>
              <w:ind w:left="110" w:hanging="55"/>
              <w:jc w:val="left"/>
              <w:rPr>
                <w:ins w:id="1439" w:author="SCHECK Oliver" w:date="2026-07-17T15:52:00Z"/>
                <w:sz w:val="18"/>
                <w:szCs w:val="18"/>
              </w:rPr>
              <w:pPrChange w:id="1440" w:author="SCHECK Oliver" w:date="2026-07-17T15:52:00Z">
                <w:pPr>
                  <w:pStyle w:val="ListParagraph"/>
                  <w:ind w:left="170"/>
                </w:pPr>
              </w:pPrChange>
            </w:pPr>
            <w:ins w:id="1441" w:author="SCHECK Oliver" w:date="2026-07-17T15:52:00Z">
              <w:r w:rsidRPr="00D2471B">
                <w:rPr>
                  <w:sz w:val="18"/>
                  <w:szCs w:val="18"/>
                </w:rPr>
                <w:t>Bid Information and tender documentation including technical documents, scope of work and time schedule.</w:t>
              </w:r>
            </w:ins>
          </w:p>
          <w:p w14:paraId="7AE136EC" w14:textId="77777777" w:rsidR="001720E7" w:rsidRPr="00D2471B" w:rsidRDefault="00974B7E" w:rsidP="00974B7E">
            <w:pPr>
              <w:pStyle w:val="ListParagraph"/>
              <w:numPr>
                <w:ilvl w:val="0"/>
                <w:numId w:val="23"/>
              </w:numPr>
              <w:spacing w:after="0" w:line="240" w:lineRule="auto"/>
              <w:ind w:left="110" w:hanging="55"/>
              <w:jc w:val="left"/>
              <w:rPr>
                <w:ins w:id="1442" w:author="SCHECK Oliver" w:date="2026-07-17T15:53:00Z"/>
                <w:sz w:val="18"/>
                <w:szCs w:val="18"/>
              </w:rPr>
            </w:pPr>
            <w:ins w:id="1443" w:author="SCHECK Oliver" w:date="2026-07-17T15:52:00Z">
              <w:r w:rsidRPr="00D2471B">
                <w:rPr>
                  <w:sz w:val="18"/>
                  <w:szCs w:val="18"/>
                </w:rPr>
                <w:t>Bid Deliverables List</w:t>
              </w:r>
            </w:ins>
          </w:p>
          <w:p w14:paraId="272C4867" w14:textId="5D2B7C1D" w:rsidR="00974B7E" w:rsidRPr="00D2471B" w:rsidRDefault="00974B7E">
            <w:pPr>
              <w:pStyle w:val="ListParagraph"/>
              <w:numPr>
                <w:ilvl w:val="0"/>
                <w:numId w:val="23"/>
              </w:numPr>
              <w:spacing w:after="0" w:line="240" w:lineRule="auto"/>
              <w:ind w:left="110" w:hanging="55"/>
              <w:jc w:val="left"/>
              <w:rPr>
                <w:ins w:id="1444" w:author="SCHECK Oliver" w:date="2026-07-17T15:52:00Z"/>
                <w:sz w:val="18"/>
                <w:szCs w:val="18"/>
              </w:rPr>
              <w:pPrChange w:id="1445" w:author="SCHECK Oliver" w:date="2026-07-17T15:52:00Z">
                <w:pPr>
                  <w:pStyle w:val="ListParagraph"/>
                  <w:ind w:left="170"/>
                </w:pPr>
              </w:pPrChange>
            </w:pPr>
            <w:ins w:id="1446" w:author="SCHECK Oliver" w:date="2026-07-17T15:52:00Z">
              <w:r w:rsidRPr="00D2471B">
                <w:rPr>
                  <w:sz w:val="18"/>
                  <w:szCs w:val="18"/>
                </w:rPr>
                <w:t>Bidding Deliverables and Templates</w:t>
              </w:r>
            </w:ins>
          </w:p>
          <w:p w14:paraId="57F47BAD" w14:textId="77777777" w:rsidR="005670CA" w:rsidRPr="00D2471B" w:rsidRDefault="00974B7E" w:rsidP="00974B7E">
            <w:pPr>
              <w:pStyle w:val="ListParagraph"/>
              <w:numPr>
                <w:ilvl w:val="0"/>
                <w:numId w:val="23"/>
              </w:numPr>
              <w:spacing w:after="0" w:line="240" w:lineRule="auto"/>
              <w:ind w:left="110" w:hanging="55"/>
              <w:jc w:val="left"/>
              <w:rPr>
                <w:ins w:id="1447" w:author="SCHECK Oliver" w:date="2026-07-17T15:53:00Z"/>
                <w:sz w:val="18"/>
                <w:szCs w:val="18"/>
              </w:rPr>
            </w:pPr>
            <w:ins w:id="1448" w:author="SCHECK Oliver" w:date="2026-07-17T15:52:00Z">
              <w:r w:rsidRPr="00D2471B">
                <w:rPr>
                  <w:sz w:val="18"/>
                  <w:szCs w:val="18"/>
                </w:rPr>
                <w:t>Consortium/JV Agreement with other entities</w:t>
              </w:r>
            </w:ins>
          </w:p>
          <w:p w14:paraId="0625AAA7" w14:textId="32211C0E" w:rsidR="008A72F2" w:rsidRPr="00D2471B" w:rsidRDefault="00974B7E">
            <w:pPr>
              <w:pStyle w:val="ListParagraph"/>
              <w:numPr>
                <w:ilvl w:val="0"/>
                <w:numId w:val="23"/>
              </w:numPr>
              <w:spacing w:after="0" w:line="240" w:lineRule="auto"/>
              <w:ind w:left="110" w:hanging="55"/>
              <w:jc w:val="left"/>
              <w:rPr>
                <w:sz w:val="18"/>
                <w:szCs w:val="18"/>
              </w:rPr>
              <w:pPrChange w:id="1449" w:author="SCHECK Oliver" w:date="2026-07-17T15:58:00Z">
                <w:pPr>
                  <w:pStyle w:val="ListParagraph"/>
                  <w:spacing w:after="0" w:line="240" w:lineRule="auto"/>
                  <w:ind w:left="170"/>
                  <w:jc w:val="left"/>
                </w:pPr>
              </w:pPrChange>
            </w:pPr>
            <w:ins w:id="1450" w:author="SCHECK Oliver" w:date="2026-07-17T15:52:00Z">
              <w:r w:rsidRPr="00D2471B">
                <w:rPr>
                  <w:sz w:val="18"/>
                  <w:szCs w:val="18"/>
                </w:rPr>
                <w:t>Draft Contract (if available)</w:t>
              </w:r>
            </w:ins>
          </w:p>
        </w:tc>
        <w:tc>
          <w:tcPr>
            <w:tcW w:w="1120" w:type="dxa"/>
            <w:tcBorders>
              <w:left w:val="double" w:sz="4" w:space="0" w:color="auto"/>
            </w:tcBorders>
            <w:vAlign w:val="center"/>
          </w:tcPr>
          <w:p w14:paraId="6E106E5B" w14:textId="20650F4E" w:rsidR="008A72F2" w:rsidRPr="00D2471B" w:rsidRDefault="008A72F2" w:rsidP="008A72F2">
            <w:pPr>
              <w:spacing w:after="0" w:line="240" w:lineRule="auto"/>
              <w:ind w:left="39"/>
              <w:jc w:val="center"/>
              <w:rPr>
                <w:sz w:val="18"/>
                <w:szCs w:val="18"/>
              </w:rPr>
            </w:pPr>
            <w:r w:rsidRPr="00D2471B">
              <w:rPr>
                <w:sz w:val="18"/>
                <w:szCs w:val="18"/>
              </w:rPr>
              <w:t>-</w:t>
            </w:r>
          </w:p>
        </w:tc>
        <w:tc>
          <w:tcPr>
            <w:tcW w:w="1836" w:type="dxa"/>
            <w:vAlign w:val="center"/>
          </w:tcPr>
          <w:p w14:paraId="076680EA" w14:textId="6008DD1B" w:rsidR="008A72F2" w:rsidRPr="00D2471B" w:rsidRDefault="008A72F2" w:rsidP="008A72F2">
            <w:pPr>
              <w:spacing w:after="0" w:line="240" w:lineRule="auto"/>
              <w:ind w:left="39"/>
              <w:jc w:val="center"/>
              <w:rPr>
                <w:sz w:val="18"/>
                <w:szCs w:val="18"/>
              </w:rPr>
            </w:pPr>
            <w:r w:rsidRPr="00D2471B">
              <w:rPr>
                <w:sz w:val="18"/>
                <w:szCs w:val="18"/>
              </w:rPr>
              <w:t>-</w:t>
            </w:r>
          </w:p>
        </w:tc>
        <w:tc>
          <w:tcPr>
            <w:tcW w:w="2841" w:type="dxa"/>
            <w:vAlign w:val="center"/>
          </w:tcPr>
          <w:p w14:paraId="026C3B32" w14:textId="63A4219B" w:rsidR="008A72F2" w:rsidRPr="00D2471B" w:rsidRDefault="008A72F2" w:rsidP="008A72F2">
            <w:pPr>
              <w:spacing w:after="0" w:line="240" w:lineRule="auto"/>
              <w:ind w:left="39"/>
              <w:jc w:val="center"/>
              <w:rPr>
                <w:sz w:val="18"/>
                <w:szCs w:val="18"/>
              </w:rPr>
            </w:pPr>
            <w:r w:rsidRPr="00D2471B">
              <w:rPr>
                <w:sz w:val="18"/>
                <w:szCs w:val="18"/>
              </w:rPr>
              <w:t>-</w:t>
            </w:r>
          </w:p>
        </w:tc>
        <w:tc>
          <w:tcPr>
            <w:tcW w:w="1530" w:type="dxa"/>
            <w:vAlign w:val="center"/>
          </w:tcPr>
          <w:p w14:paraId="0D27AAC2" w14:textId="77777777"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Bidding</w:t>
            </w:r>
          </w:p>
        </w:tc>
      </w:tr>
      <w:tr w:rsidR="005C36F7" w:rsidRPr="00D2471B" w14:paraId="5109E04B" w14:textId="77777777" w:rsidTr="1DA03032">
        <w:trPr>
          <w:trHeight w:val="425"/>
        </w:trPr>
        <w:tc>
          <w:tcPr>
            <w:tcW w:w="564" w:type="dxa"/>
            <w:tcBorders>
              <w:bottom w:val="single" w:sz="4" w:space="0" w:color="auto"/>
            </w:tcBorders>
            <w:vAlign w:val="center"/>
          </w:tcPr>
          <w:p w14:paraId="2108AFE0" w14:textId="77777777" w:rsidR="008A72F2" w:rsidRPr="00D2471B" w:rsidRDefault="008A72F2" w:rsidP="005C6686">
            <w:pPr>
              <w:spacing w:after="0" w:line="240" w:lineRule="auto"/>
              <w:jc w:val="center"/>
              <w:rPr>
                <w:sz w:val="18"/>
                <w:szCs w:val="18"/>
              </w:rPr>
            </w:pPr>
            <w:r w:rsidRPr="00D2471B">
              <w:rPr>
                <w:sz w:val="18"/>
                <w:szCs w:val="18"/>
              </w:rPr>
              <w:t>I2</w:t>
            </w:r>
          </w:p>
        </w:tc>
        <w:tc>
          <w:tcPr>
            <w:tcW w:w="2129" w:type="dxa"/>
            <w:tcBorders>
              <w:bottom w:val="single" w:sz="4" w:space="0" w:color="auto"/>
            </w:tcBorders>
            <w:vAlign w:val="center"/>
          </w:tcPr>
          <w:p w14:paraId="654FE676" w14:textId="4E99F045" w:rsidR="008A72F2" w:rsidRPr="00D2471B" w:rsidRDefault="008A72F2" w:rsidP="008A72F2">
            <w:pPr>
              <w:spacing w:after="0" w:line="240" w:lineRule="auto"/>
              <w:jc w:val="center"/>
              <w:rPr>
                <w:sz w:val="18"/>
                <w:szCs w:val="18"/>
              </w:rPr>
            </w:pPr>
            <w:r w:rsidRPr="00D2471B">
              <w:rPr>
                <w:sz w:val="18"/>
                <w:szCs w:val="18"/>
              </w:rPr>
              <w:t>PM Execution Baseline and Contractual Interfaces</w:t>
            </w:r>
          </w:p>
        </w:tc>
        <w:tc>
          <w:tcPr>
            <w:tcW w:w="3984" w:type="dxa"/>
            <w:tcBorders>
              <w:top w:val="single" w:sz="4" w:space="0" w:color="auto"/>
              <w:bottom w:val="single" w:sz="4" w:space="0" w:color="auto"/>
              <w:right w:val="double" w:sz="4" w:space="0" w:color="auto"/>
            </w:tcBorders>
            <w:vAlign w:val="center"/>
          </w:tcPr>
          <w:p w14:paraId="45491EA6" w14:textId="357B38D9" w:rsidR="008A72F2" w:rsidRPr="00D2471B" w:rsidRDefault="008A72F2" w:rsidP="00F04097">
            <w:pPr>
              <w:pStyle w:val="ListParagraph"/>
              <w:numPr>
                <w:ilvl w:val="0"/>
                <w:numId w:val="23"/>
              </w:numPr>
              <w:spacing w:after="0" w:line="240" w:lineRule="auto"/>
              <w:ind w:left="110" w:hanging="55"/>
              <w:jc w:val="left"/>
              <w:rPr>
                <w:sz w:val="18"/>
                <w:szCs w:val="18"/>
              </w:rPr>
            </w:pPr>
            <w:r w:rsidRPr="00D2471B">
              <w:rPr>
                <w:sz w:val="18"/>
                <w:szCs w:val="18"/>
              </w:rPr>
              <w:t>During Project Launch/Planning: Handover Dossier, Consolidated WBS and CBS, Budget, Second Level Schedule, Project Management Plan.</w:t>
            </w:r>
          </w:p>
          <w:p w14:paraId="2129A1B8" w14:textId="77777777" w:rsidR="008A72F2" w:rsidRPr="00D2471B" w:rsidRDefault="008A72F2" w:rsidP="00F04097">
            <w:pPr>
              <w:pStyle w:val="ListParagraph"/>
              <w:numPr>
                <w:ilvl w:val="0"/>
                <w:numId w:val="23"/>
              </w:numPr>
              <w:spacing w:after="0" w:line="240" w:lineRule="auto"/>
              <w:ind w:left="110" w:hanging="55"/>
              <w:jc w:val="left"/>
              <w:rPr>
                <w:sz w:val="18"/>
                <w:szCs w:val="18"/>
              </w:rPr>
            </w:pPr>
            <w:r w:rsidRPr="00D2471B">
              <w:rPr>
                <w:sz w:val="18"/>
                <w:szCs w:val="18"/>
              </w:rPr>
              <w:t>Iteratively during Project Execution: Updated WBS/CBS/budget, Risk/Opportunity/Contingency, Second level schedule, Authorization of Change, Authorization of Delivery to Customer</w:t>
            </w:r>
          </w:p>
        </w:tc>
        <w:tc>
          <w:tcPr>
            <w:tcW w:w="1120" w:type="dxa"/>
            <w:tcBorders>
              <w:left w:val="double" w:sz="4" w:space="0" w:color="auto"/>
              <w:bottom w:val="single" w:sz="4" w:space="0" w:color="auto"/>
            </w:tcBorders>
            <w:vAlign w:val="center"/>
          </w:tcPr>
          <w:p w14:paraId="552DDA65" w14:textId="3F84FDCA" w:rsidR="008A72F2" w:rsidRPr="00D2471B" w:rsidRDefault="008A72F2" w:rsidP="008A72F2">
            <w:pPr>
              <w:spacing w:after="0" w:line="240" w:lineRule="auto"/>
              <w:ind w:left="39"/>
              <w:jc w:val="center"/>
              <w:rPr>
                <w:sz w:val="18"/>
                <w:szCs w:val="18"/>
              </w:rPr>
            </w:pPr>
            <w:r w:rsidRPr="00D2471B">
              <w:rPr>
                <w:sz w:val="18"/>
                <w:szCs w:val="18"/>
              </w:rPr>
              <w:t>-</w:t>
            </w:r>
          </w:p>
        </w:tc>
        <w:tc>
          <w:tcPr>
            <w:tcW w:w="1836" w:type="dxa"/>
            <w:tcBorders>
              <w:bottom w:val="single" w:sz="4" w:space="0" w:color="auto"/>
            </w:tcBorders>
            <w:vAlign w:val="center"/>
          </w:tcPr>
          <w:p w14:paraId="5B204AA1" w14:textId="6C0915B5" w:rsidR="008A72F2" w:rsidRPr="00D2471B" w:rsidRDefault="008A72F2" w:rsidP="008A72F2">
            <w:pPr>
              <w:spacing w:after="0" w:line="240" w:lineRule="auto"/>
              <w:ind w:left="39"/>
              <w:jc w:val="center"/>
              <w:rPr>
                <w:sz w:val="18"/>
                <w:szCs w:val="18"/>
              </w:rPr>
            </w:pPr>
            <w:r w:rsidRPr="00D2471B">
              <w:rPr>
                <w:sz w:val="18"/>
                <w:szCs w:val="18"/>
              </w:rPr>
              <w:t>-</w:t>
            </w:r>
          </w:p>
        </w:tc>
        <w:tc>
          <w:tcPr>
            <w:tcW w:w="2841" w:type="dxa"/>
            <w:tcBorders>
              <w:bottom w:val="single" w:sz="4" w:space="0" w:color="auto"/>
            </w:tcBorders>
            <w:vAlign w:val="center"/>
          </w:tcPr>
          <w:p w14:paraId="00DBD896" w14:textId="5F6C476C" w:rsidR="008A72F2" w:rsidRPr="00D2471B" w:rsidRDefault="008A72F2" w:rsidP="008A72F2">
            <w:pPr>
              <w:spacing w:after="0" w:line="240" w:lineRule="auto"/>
              <w:ind w:left="39"/>
              <w:jc w:val="center"/>
              <w:rPr>
                <w:sz w:val="18"/>
                <w:szCs w:val="18"/>
              </w:rPr>
            </w:pPr>
            <w:r w:rsidRPr="00D2471B">
              <w:rPr>
                <w:sz w:val="18"/>
                <w:szCs w:val="18"/>
              </w:rPr>
              <w:t>-</w:t>
            </w:r>
          </w:p>
        </w:tc>
        <w:tc>
          <w:tcPr>
            <w:tcW w:w="1530" w:type="dxa"/>
            <w:tcBorders>
              <w:bottom w:val="single" w:sz="4" w:space="0" w:color="auto"/>
            </w:tcBorders>
            <w:vAlign w:val="center"/>
          </w:tcPr>
          <w:p w14:paraId="0D109AA8" w14:textId="77777777"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Project Management</w:t>
            </w:r>
          </w:p>
        </w:tc>
      </w:tr>
      <w:tr w:rsidR="005C36F7" w:rsidRPr="00D2471B" w14:paraId="160DF8C2" w14:textId="77777777">
        <w:trPr>
          <w:trHeight w:val="425"/>
        </w:trPr>
        <w:tc>
          <w:tcPr>
            <w:tcW w:w="564" w:type="dxa"/>
            <w:vMerge w:val="restart"/>
            <w:tcBorders>
              <w:top w:val="single" w:sz="4" w:space="0" w:color="auto"/>
            </w:tcBorders>
            <w:vAlign w:val="center"/>
          </w:tcPr>
          <w:p w14:paraId="02EE8A9C" w14:textId="77777777" w:rsidR="008A72F2" w:rsidRPr="00D2471B" w:rsidRDefault="008A72F2" w:rsidP="005C6686">
            <w:pPr>
              <w:spacing w:after="0" w:line="240" w:lineRule="auto"/>
              <w:jc w:val="center"/>
              <w:rPr>
                <w:sz w:val="18"/>
                <w:szCs w:val="18"/>
              </w:rPr>
            </w:pPr>
            <w:r w:rsidRPr="00D2471B">
              <w:rPr>
                <w:sz w:val="18"/>
                <w:szCs w:val="18"/>
              </w:rPr>
              <w:t>I3</w:t>
            </w:r>
          </w:p>
        </w:tc>
        <w:tc>
          <w:tcPr>
            <w:tcW w:w="2129" w:type="dxa"/>
            <w:vMerge w:val="restart"/>
            <w:tcBorders>
              <w:top w:val="single" w:sz="4" w:space="0" w:color="auto"/>
            </w:tcBorders>
            <w:vAlign w:val="center"/>
          </w:tcPr>
          <w:p w14:paraId="144826F1" w14:textId="0EE97597" w:rsidR="008A72F2" w:rsidRPr="00D2471B" w:rsidRDefault="008A72F2" w:rsidP="008A72F2">
            <w:pPr>
              <w:spacing w:after="0" w:line="240" w:lineRule="auto"/>
              <w:jc w:val="center"/>
              <w:rPr>
                <w:sz w:val="18"/>
                <w:szCs w:val="18"/>
              </w:rPr>
            </w:pPr>
            <w:r w:rsidRPr="00D2471B">
              <w:rPr>
                <w:sz w:val="18"/>
                <w:szCs w:val="18"/>
              </w:rPr>
              <w:t>Product Portfolio Deliverables</w:t>
            </w:r>
          </w:p>
        </w:tc>
        <w:tc>
          <w:tcPr>
            <w:tcW w:w="3984" w:type="dxa"/>
            <w:tcBorders>
              <w:top w:val="single" w:sz="4" w:space="0" w:color="auto"/>
              <w:bottom w:val="single" w:sz="4" w:space="0" w:color="auto"/>
              <w:right w:val="double" w:sz="4" w:space="0" w:color="auto"/>
            </w:tcBorders>
            <w:vAlign w:val="center"/>
          </w:tcPr>
          <w:p w14:paraId="2F0A9BBC" w14:textId="36B2DF3B"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Portfolio data and roadmaps</w:t>
            </w:r>
          </w:p>
        </w:tc>
        <w:tc>
          <w:tcPr>
            <w:tcW w:w="1120" w:type="dxa"/>
            <w:tcBorders>
              <w:top w:val="single" w:sz="4" w:space="0" w:color="auto"/>
              <w:left w:val="double" w:sz="4" w:space="0" w:color="auto"/>
              <w:bottom w:val="single" w:sz="4" w:space="0" w:color="auto"/>
            </w:tcBorders>
            <w:vAlign w:val="center"/>
          </w:tcPr>
          <w:p w14:paraId="45053DE8" w14:textId="3468152B" w:rsidR="008A72F2" w:rsidRPr="00D2471B" w:rsidRDefault="008A72F2"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vAlign w:val="center"/>
          </w:tcPr>
          <w:p w14:paraId="7524D97A" w14:textId="1800F202" w:rsidR="008A72F2" w:rsidRPr="00D2471B" w:rsidRDefault="008A72F2"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vAlign w:val="center"/>
          </w:tcPr>
          <w:p w14:paraId="6D642DF9" w14:textId="77777777" w:rsidR="008A72F2" w:rsidRPr="00D2471B" w:rsidRDefault="008A72F2" w:rsidP="008A72F2">
            <w:pPr>
              <w:pStyle w:val="ListParagraph"/>
              <w:numPr>
                <w:ilvl w:val="0"/>
                <w:numId w:val="23"/>
              </w:numPr>
              <w:spacing w:after="0" w:line="240" w:lineRule="auto"/>
              <w:ind w:left="110" w:hanging="55"/>
              <w:jc w:val="left"/>
              <w:rPr>
                <w:del w:id="1451" w:author="SCHECK Oliver" w:date="2026-07-17T16:13:00Z"/>
                <w:sz w:val="18"/>
                <w:szCs w:val="18"/>
              </w:rPr>
            </w:pPr>
            <w:r w:rsidRPr="00D2471B">
              <w:rPr>
                <w:sz w:val="18"/>
                <w:szCs w:val="18"/>
              </w:rPr>
              <w:t>RS Product Portfolio Management</w:t>
            </w:r>
          </w:p>
          <w:p w14:paraId="21B80240" w14:textId="2F120269" w:rsidR="001A77B9" w:rsidRPr="00D2471B" w:rsidRDefault="00022483" w:rsidP="002A4C4F">
            <w:pPr>
              <w:pStyle w:val="ListParagraph"/>
              <w:numPr>
                <w:ilvl w:val="0"/>
                <w:numId w:val="23"/>
              </w:numPr>
              <w:spacing w:after="0" w:line="240" w:lineRule="auto"/>
              <w:ind w:left="110" w:hanging="55"/>
              <w:jc w:val="left"/>
              <w:rPr>
                <w:sz w:val="18"/>
                <w:szCs w:val="18"/>
              </w:rPr>
            </w:pPr>
            <w:del w:id="1452" w:author="SCHECK Oliver" w:date="2026-07-17T15:56:00Z">
              <w:r w:rsidRPr="00D2471B">
                <w:rPr>
                  <w:sz w:val="18"/>
                  <w:szCs w:val="18"/>
                  <w:rPrChange w:id="1453" w:author="SCHECK Oliver" w:date="2026-09-15T08:53:00Z" w16du:dateUtc="2026-09-15T06:53:00Z">
                    <w:rPr>
                      <w:sz w:val="18"/>
                      <w:szCs w:val="18"/>
                      <w:highlight w:val="cyan"/>
                    </w:rPr>
                  </w:rPrChange>
                </w:rPr>
                <w:delText>**</w:delText>
              </w:r>
              <w:r w:rsidR="001A77B9" w:rsidRPr="00D2471B">
                <w:rPr>
                  <w:sz w:val="18"/>
                  <w:szCs w:val="18"/>
                  <w:rPrChange w:id="1454" w:author="SCHECK Oliver" w:date="2026-09-15T08:53:00Z" w16du:dateUtc="2026-09-15T06:53:00Z">
                    <w:rPr>
                      <w:sz w:val="18"/>
                      <w:szCs w:val="18"/>
                      <w:highlight w:val="cyan"/>
                    </w:rPr>
                  </w:rPrChange>
                </w:rPr>
                <w:delText>SRS Solution Policy and Product Portfolio Management</w:delText>
              </w:r>
            </w:del>
          </w:p>
        </w:tc>
        <w:tc>
          <w:tcPr>
            <w:tcW w:w="1530" w:type="dxa"/>
            <w:tcBorders>
              <w:top w:val="single" w:sz="4" w:space="0" w:color="auto"/>
              <w:bottom w:val="single" w:sz="4" w:space="0" w:color="auto"/>
            </w:tcBorders>
            <w:vAlign w:val="center"/>
          </w:tcPr>
          <w:p w14:paraId="2B3B1E81" w14:textId="4BA33E72" w:rsidR="008A72F2" w:rsidRPr="00D2471B" w:rsidRDefault="008A72F2" w:rsidP="004E105A">
            <w:pPr>
              <w:spacing w:after="0" w:line="240" w:lineRule="auto"/>
              <w:ind w:left="39"/>
              <w:jc w:val="center"/>
              <w:rPr>
                <w:sz w:val="18"/>
                <w:szCs w:val="18"/>
              </w:rPr>
            </w:pPr>
            <w:r w:rsidRPr="00D2471B">
              <w:rPr>
                <w:sz w:val="18"/>
                <w:szCs w:val="18"/>
              </w:rPr>
              <w:t>-</w:t>
            </w:r>
          </w:p>
        </w:tc>
      </w:tr>
      <w:tr w:rsidR="00FB19EB" w:rsidRPr="00D2471B" w14:paraId="692C1269" w14:textId="77777777">
        <w:trPr>
          <w:trHeight w:val="425"/>
          <w:ins w:id="1455" w:author="SCHECK Oliver" w:date="2026-07-17T15:56:00Z"/>
        </w:trPr>
        <w:tc>
          <w:tcPr>
            <w:tcW w:w="564" w:type="dxa"/>
            <w:vMerge/>
            <w:tcBorders>
              <w:bottom w:val="single" w:sz="4" w:space="0" w:color="auto"/>
            </w:tcBorders>
            <w:vAlign w:val="center"/>
          </w:tcPr>
          <w:p w14:paraId="1A8C19A3" w14:textId="77777777" w:rsidR="00FB19EB" w:rsidRPr="00D2471B" w:rsidRDefault="00FB19EB" w:rsidP="005C6686">
            <w:pPr>
              <w:spacing w:after="0" w:line="240" w:lineRule="auto"/>
              <w:jc w:val="center"/>
              <w:rPr>
                <w:ins w:id="1456" w:author="SCHECK Oliver" w:date="2026-07-17T15:56:00Z"/>
                <w:sz w:val="18"/>
                <w:szCs w:val="18"/>
              </w:rPr>
            </w:pPr>
          </w:p>
        </w:tc>
        <w:tc>
          <w:tcPr>
            <w:tcW w:w="2129" w:type="dxa"/>
            <w:vMerge/>
            <w:tcBorders>
              <w:bottom w:val="single" w:sz="4" w:space="0" w:color="auto"/>
            </w:tcBorders>
            <w:vAlign w:val="center"/>
          </w:tcPr>
          <w:p w14:paraId="0BC033D2" w14:textId="77777777" w:rsidR="00FB19EB" w:rsidRPr="00D2471B" w:rsidRDefault="00FB19EB" w:rsidP="008A72F2">
            <w:pPr>
              <w:spacing w:after="0" w:line="240" w:lineRule="auto"/>
              <w:jc w:val="center"/>
              <w:rPr>
                <w:ins w:id="1457" w:author="SCHECK Oliver" w:date="2026-07-17T15:56:00Z"/>
                <w:sz w:val="18"/>
                <w:szCs w:val="18"/>
              </w:rPr>
            </w:pPr>
          </w:p>
        </w:tc>
        <w:tc>
          <w:tcPr>
            <w:tcW w:w="3984" w:type="dxa"/>
            <w:tcBorders>
              <w:top w:val="single" w:sz="4" w:space="0" w:color="auto"/>
              <w:bottom w:val="single" w:sz="4" w:space="0" w:color="auto"/>
              <w:right w:val="double" w:sz="4" w:space="0" w:color="auto"/>
            </w:tcBorders>
            <w:vAlign w:val="center"/>
          </w:tcPr>
          <w:p w14:paraId="03882B41" w14:textId="4BB248ED" w:rsidR="00E079B3" w:rsidRPr="00D2471B" w:rsidRDefault="00852B57" w:rsidP="003826C6">
            <w:pPr>
              <w:pStyle w:val="ListParagraph"/>
              <w:numPr>
                <w:ilvl w:val="0"/>
                <w:numId w:val="23"/>
              </w:numPr>
              <w:spacing w:after="0" w:line="240" w:lineRule="auto"/>
              <w:ind w:left="110" w:hanging="55"/>
              <w:jc w:val="left"/>
              <w:rPr>
                <w:ins w:id="1458" w:author="SCHECK Oliver" w:date="2026-09-10T15:07:00Z" w16du:dateUtc="2026-09-10T13:07:00Z"/>
                <w:sz w:val="18"/>
                <w:szCs w:val="18"/>
              </w:rPr>
            </w:pPr>
            <w:ins w:id="1459" w:author="SCHECK Oliver" w:date="2026-09-10T15:06:00Z">
              <w:r w:rsidRPr="00D2471B">
                <w:rPr>
                  <w:sz w:val="18"/>
                  <w:szCs w:val="18"/>
                </w:rPr>
                <w:t>Solution Strategic Plan (Reference Solution, Solution Target Architecture, Standardization Strategy, Technical Positions, and Solution Design Policies)</w:t>
              </w:r>
            </w:ins>
          </w:p>
          <w:p w14:paraId="74FC4620" w14:textId="77777777" w:rsidR="00993651" w:rsidRPr="00D2471B" w:rsidRDefault="00993651" w:rsidP="003826C6">
            <w:pPr>
              <w:pStyle w:val="ListParagraph"/>
              <w:numPr>
                <w:ilvl w:val="0"/>
                <w:numId w:val="23"/>
              </w:numPr>
              <w:spacing w:after="0" w:line="240" w:lineRule="auto"/>
              <w:ind w:left="110" w:hanging="55"/>
              <w:jc w:val="left"/>
              <w:rPr>
                <w:ins w:id="1460" w:author="SCHECK Oliver" w:date="2026-09-10T15:08:00Z" w16du:dateUtc="2026-09-10T13:08:00Z"/>
                <w:sz w:val="18"/>
                <w:szCs w:val="18"/>
              </w:rPr>
            </w:pPr>
            <w:ins w:id="1461" w:author="SCHECK Oliver" w:date="2026-09-10T15:07:00Z">
              <w:r w:rsidRPr="00D2471B">
                <w:rPr>
                  <w:sz w:val="18"/>
                  <w:szCs w:val="18"/>
                </w:rPr>
                <w:t>Product Line Roadmaps</w:t>
              </w:r>
            </w:ins>
          </w:p>
          <w:p w14:paraId="6790BC34" w14:textId="1B87BD08" w:rsidR="00FB19EB" w:rsidRPr="00D2471B" w:rsidRDefault="00993651" w:rsidP="00993651">
            <w:pPr>
              <w:pStyle w:val="ListParagraph"/>
              <w:numPr>
                <w:ilvl w:val="0"/>
                <w:numId w:val="23"/>
              </w:numPr>
              <w:spacing w:after="0" w:line="240" w:lineRule="auto"/>
              <w:ind w:left="110" w:hanging="55"/>
              <w:jc w:val="left"/>
              <w:rPr>
                <w:ins w:id="1462" w:author="SCHECK Oliver" w:date="2026-07-17T15:56:00Z"/>
                <w:sz w:val="18"/>
                <w:szCs w:val="18"/>
              </w:rPr>
            </w:pPr>
            <w:ins w:id="1463" w:author="SCHECK Oliver" w:date="2026-09-10T15:07:00Z">
              <w:r w:rsidRPr="00D2471B">
                <w:rPr>
                  <w:sz w:val="18"/>
                  <w:szCs w:val="18"/>
                </w:rPr>
                <w:t>Product Plans</w:t>
              </w:r>
            </w:ins>
          </w:p>
        </w:tc>
        <w:tc>
          <w:tcPr>
            <w:tcW w:w="1120" w:type="dxa"/>
            <w:tcBorders>
              <w:top w:val="single" w:sz="4" w:space="0" w:color="auto"/>
              <w:left w:val="double" w:sz="4" w:space="0" w:color="auto"/>
              <w:bottom w:val="single" w:sz="4" w:space="0" w:color="auto"/>
            </w:tcBorders>
            <w:vAlign w:val="center"/>
          </w:tcPr>
          <w:p w14:paraId="36910A95" w14:textId="27F967E5" w:rsidR="00FB19EB" w:rsidRPr="00D2471B" w:rsidRDefault="00C1639E" w:rsidP="008A72F2">
            <w:pPr>
              <w:spacing w:after="0" w:line="240" w:lineRule="auto"/>
              <w:ind w:left="39"/>
              <w:jc w:val="center"/>
              <w:rPr>
                <w:ins w:id="1464" w:author="SCHECK Oliver" w:date="2026-07-17T15:56:00Z"/>
                <w:sz w:val="18"/>
                <w:szCs w:val="18"/>
              </w:rPr>
            </w:pPr>
            <w:ins w:id="1465" w:author="SCHECK Oliver" w:date="2026-07-17T15:57:00Z">
              <w:r w:rsidRPr="00D2471B">
                <w:rPr>
                  <w:sz w:val="18"/>
                  <w:szCs w:val="18"/>
                </w:rPr>
                <w:t>-</w:t>
              </w:r>
            </w:ins>
          </w:p>
        </w:tc>
        <w:tc>
          <w:tcPr>
            <w:tcW w:w="1836" w:type="dxa"/>
            <w:tcBorders>
              <w:top w:val="single" w:sz="4" w:space="0" w:color="auto"/>
              <w:bottom w:val="single" w:sz="4" w:space="0" w:color="auto"/>
            </w:tcBorders>
            <w:vAlign w:val="center"/>
          </w:tcPr>
          <w:p w14:paraId="754FBAFC" w14:textId="2EB3D0C0" w:rsidR="00FB19EB" w:rsidRPr="00D2471B" w:rsidRDefault="00C1639E" w:rsidP="008A72F2">
            <w:pPr>
              <w:spacing w:after="0" w:line="240" w:lineRule="auto"/>
              <w:ind w:left="39"/>
              <w:jc w:val="center"/>
              <w:rPr>
                <w:ins w:id="1466" w:author="SCHECK Oliver" w:date="2026-07-17T15:56:00Z"/>
                <w:sz w:val="18"/>
                <w:szCs w:val="18"/>
              </w:rPr>
            </w:pPr>
            <w:ins w:id="1467" w:author="SCHECK Oliver" w:date="2026-07-17T15:57:00Z">
              <w:r w:rsidRPr="00D2471B">
                <w:rPr>
                  <w:sz w:val="18"/>
                  <w:szCs w:val="18"/>
                </w:rPr>
                <w:t>-</w:t>
              </w:r>
            </w:ins>
          </w:p>
        </w:tc>
        <w:tc>
          <w:tcPr>
            <w:tcW w:w="2841" w:type="dxa"/>
            <w:tcBorders>
              <w:top w:val="single" w:sz="4" w:space="0" w:color="auto"/>
              <w:bottom w:val="single" w:sz="4" w:space="0" w:color="auto"/>
            </w:tcBorders>
            <w:vAlign w:val="center"/>
          </w:tcPr>
          <w:p w14:paraId="0EC552FB" w14:textId="3DFBCD18" w:rsidR="00FB19EB" w:rsidRPr="00D2471B" w:rsidRDefault="00FB19EB" w:rsidP="008A72F2">
            <w:pPr>
              <w:pStyle w:val="ListParagraph"/>
              <w:numPr>
                <w:ilvl w:val="0"/>
                <w:numId w:val="23"/>
              </w:numPr>
              <w:spacing w:after="0" w:line="240" w:lineRule="auto"/>
              <w:ind w:left="110" w:hanging="55"/>
              <w:jc w:val="left"/>
              <w:rPr>
                <w:ins w:id="1468" w:author="SCHECK Oliver" w:date="2026-07-17T15:56:00Z"/>
                <w:sz w:val="18"/>
                <w:szCs w:val="18"/>
              </w:rPr>
            </w:pPr>
            <w:ins w:id="1469" w:author="SCHECK Oliver" w:date="2026-07-17T15:56:00Z">
              <w:r w:rsidRPr="00D2471B">
                <w:rPr>
                  <w:sz w:val="18"/>
                  <w:szCs w:val="18"/>
                </w:rPr>
                <w:t>SRS Solution Policy and Product Portfolio Management</w:t>
              </w:r>
            </w:ins>
          </w:p>
        </w:tc>
        <w:tc>
          <w:tcPr>
            <w:tcW w:w="1530" w:type="dxa"/>
            <w:tcBorders>
              <w:top w:val="single" w:sz="4" w:space="0" w:color="auto"/>
              <w:bottom w:val="single" w:sz="4" w:space="0" w:color="auto"/>
            </w:tcBorders>
            <w:vAlign w:val="center"/>
          </w:tcPr>
          <w:p w14:paraId="430D1D5B" w14:textId="17C2B721" w:rsidR="00FB19EB" w:rsidRPr="00D2471B" w:rsidRDefault="00C1639E" w:rsidP="004E105A">
            <w:pPr>
              <w:spacing w:after="0" w:line="240" w:lineRule="auto"/>
              <w:ind w:left="39"/>
              <w:jc w:val="center"/>
              <w:rPr>
                <w:ins w:id="1470" w:author="SCHECK Oliver" w:date="2026-07-17T15:56:00Z"/>
                <w:sz w:val="18"/>
                <w:szCs w:val="18"/>
              </w:rPr>
            </w:pPr>
            <w:ins w:id="1471" w:author="SCHECK Oliver" w:date="2026-07-17T15:57:00Z">
              <w:r w:rsidRPr="00D2471B">
                <w:rPr>
                  <w:sz w:val="18"/>
                  <w:szCs w:val="18"/>
                </w:rPr>
                <w:t>-</w:t>
              </w:r>
            </w:ins>
          </w:p>
        </w:tc>
      </w:tr>
      <w:tr w:rsidR="005C36F7" w:rsidRPr="00D2471B" w14:paraId="66D8F6FF" w14:textId="77777777" w:rsidTr="1DA03032">
        <w:trPr>
          <w:trHeight w:val="425"/>
        </w:trPr>
        <w:tc>
          <w:tcPr>
            <w:tcW w:w="564" w:type="dxa"/>
            <w:vMerge w:val="restart"/>
            <w:tcBorders>
              <w:top w:val="single" w:sz="4" w:space="0" w:color="auto"/>
            </w:tcBorders>
            <w:vAlign w:val="center"/>
          </w:tcPr>
          <w:p w14:paraId="44661BA4" w14:textId="0C4820B5" w:rsidR="0050742B" w:rsidRPr="00D2471B" w:rsidRDefault="0050742B" w:rsidP="005C6686">
            <w:pPr>
              <w:spacing w:after="0" w:line="240" w:lineRule="auto"/>
              <w:jc w:val="center"/>
              <w:rPr>
                <w:sz w:val="18"/>
                <w:szCs w:val="18"/>
              </w:rPr>
            </w:pPr>
            <w:r w:rsidRPr="00D2471B">
              <w:rPr>
                <w:sz w:val="18"/>
                <w:szCs w:val="18"/>
              </w:rPr>
              <w:t>I4</w:t>
            </w:r>
          </w:p>
        </w:tc>
        <w:tc>
          <w:tcPr>
            <w:tcW w:w="2129" w:type="dxa"/>
            <w:vMerge w:val="restart"/>
            <w:tcBorders>
              <w:top w:val="single" w:sz="4" w:space="0" w:color="auto"/>
            </w:tcBorders>
            <w:vAlign w:val="center"/>
          </w:tcPr>
          <w:p w14:paraId="1C3F292A" w14:textId="77983D0F" w:rsidR="0050742B" w:rsidRPr="00D2471B" w:rsidRDefault="0050742B" w:rsidP="008A72F2">
            <w:pPr>
              <w:spacing w:after="0" w:line="240" w:lineRule="auto"/>
              <w:jc w:val="center"/>
              <w:rPr>
                <w:sz w:val="18"/>
                <w:szCs w:val="18"/>
              </w:rPr>
            </w:pPr>
            <w:r w:rsidRPr="00D2471B">
              <w:rPr>
                <w:sz w:val="18"/>
                <w:szCs w:val="18"/>
              </w:rPr>
              <w:t>Supporting Plans</w:t>
            </w:r>
          </w:p>
        </w:tc>
        <w:tc>
          <w:tcPr>
            <w:tcW w:w="3984" w:type="dxa"/>
            <w:tcBorders>
              <w:top w:val="single" w:sz="4" w:space="0" w:color="auto"/>
              <w:bottom w:val="single" w:sz="4" w:space="0" w:color="auto"/>
              <w:right w:val="double" w:sz="4" w:space="0" w:color="auto"/>
            </w:tcBorders>
            <w:vAlign w:val="center"/>
          </w:tcPr>
          <w:p w14:paraId="3E1AE7C8"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 Plan (CMP)</w:t>
            </w:r>
            <w:del w:id="1472" w:author="SCHECK Oliver" w:date="2026-09-10T19:44:00Z" w16du:dateUtc="2026-09-10T17:44:00Z">
              <w:r w:rsidRPr="00D2471B" w:rsidDel="00FC2D56">
                <w:rPr>
                  <w:sz w:val="18"/>
                  <w:szCs w:val="18"/>
                </w:rPr>
                <w:delText xml:space="preserve"> and/or Software Configuration Management Plan (SCMP)</w:delText>
              </w:r>
            </w:del>
          </w:p>
        </w:tc>
        <w:tc>
          <w:tcPr>
            <w:tcW w:w="1120" w:type="dxa"/>
            <w:tcBorders>
              <w:top w:val="single" w:sz="4" w:space="0" w:color="auto"/>
              <w:left w:val="double" w:sz="4" w:space="0" w:color="auto"/>
              <w:bottom w:val="single" w:sz="4" w:space="0" w:color="auto"/>
            </w:tcBorders>
            <w:vAlign w:val="center"/>
          </w:tcPr>
          <w:p w14:paraId="293AADFD"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vAlign w:val="center"/>
          </w:tcPr>
          <w:p w14:paraId="4B317D94"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vAlign w:val="center"/>
          </w:tcPr>
          <w:p w14:paraId="44AB7939"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bottom w:val="single" w:sz="4" w:space="0" w:color="auto"/>
            </w:tcBorders>
            <w:vAlign w:val="center"/>
          </w:tcPr>
          <w:p w14:paraId="01564D1D"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173384FD" w14:textId="77777777" w:rsidTr="1DA03032">
        <w:trPr>
          <w:trHeight w:val="425"/>
        </w:trPr>
        <w:tc>
          <w:tcPr>
            <w:tcW w:w="564" w:type="dxa"/>
            <w:vMerge/>
            <w:vAlign w:val="center"/>
          </w:tcPr>
          <w:p w14:paraId="2C888DF3" w14:textId="3600C35C" w:rsidR="0050742B" w:rsidRPr="00D2471B" w:rsidRDefault="0050742B" w:rsidP="008A72F2">
            <w:pPr>
              <w:spacing w:line="240" w:lineRule="auto"/>
              <w:jc w:val="center"/>
              <w:rPr>
                <w:sz w:val="18"/>
                <w:szCs w:val="18"/>
              </w:rPr>
            </w:pPr>
          </w:p>
        </w:tc>
        <w:tc>
          <w:tcPr>
            <w:tcW w:w="2129" w:type="dxa"/>
            <w:vMerge/>
            <w:vAlign w:val="center"/>
          </w:tcPr>
          <w:p w14:paraId="0DBA6525" w14:textId="0A0D6DDF"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2C6E2F4"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Project Quality Management Plan (PQMP)</w:t>
            </w:r>
          </w:p>
          <w:p w14:paraId="62FD926A"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Quality Management Plan (QMP)</w:t>
            </w:r>
          </w:p>
          <w:p w14:paraId="34E6DC4D"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Software Quality Assurance Plan (SQAP)</w:t>
            </w:r>
          </w:p>
        </w:tc>
        <w:tc>
          <w:tcPr>
            <w:tcW w:w="1120" w:type="dxa"/>
            <w:tcBorders>
              <w:top w:val="single" w:sz="4" w:space="0" w:color="auto"/>
              <w:left w:val="double" w:sz="4" w:space="0" w:color="auto"/>
            </w:tcBorders>
            <w:vAlign w:val="center"/>
          </w:tcPr>
          <w:p w14:paraId="179E501D"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tcBorders>
            <w:vAlign w:val="center"/>
          </w:tcPr>
          <w:p w14:paraId="2F742FB8"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tcBorders>
            <w:vAlign w:val="center"/>
          </w:tcPr>
          <w:p w14:paraId="17576EC0"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530" w:type="dxa"/>
            <w:tcBorders>
              <w:top w:val="single" w:sz="4" w:space="0" w:color="auto"/>
            </w:tcBorders>
            <w:vAlign w:val="center"/>
          </w:tcPr>
          <w:p w14:paraId="10408B7A" w14:textId="77777777" w:rsidR="0050742B" w:rsidRPr="00D2471B" w:rsidRDefault="0050742B" w:rsidP="008A72F2">
            <w:pPr>
              <w:pStyle w:val="ListParagraph"/>
              <w:numPr>
                <w:ilvl w:val="0"/>
                <w:numId w:val="23"/>
              </w:numPr>
              <w:spacing w:after="0" w:line="240" w:lineRule="auto"/>
              <w:ind w:left="110" w:hanging="55"/>
              <w:jc w:val="left"/>
              <w:rPr>
                <w:b/>
                <w:bCs/>
                <w:sz w:val="18"/>
                <w:szCs w:val="18"/>
              </w:rPr>
            </w:pPr>
            <w:r w:rsidRPr="00D2471B">
              <w:rPr>
                <w:sz w:val="18"/>
                <w:szCs w:val="18"/>
              </w:rPr>
              <w:t>Project Quality Assurance</w:t>
            </w:r>
          </w:p>
        </w:tc>
      </w:tr>
      <w:tr w:rsidR="005C36F7" w:rsidRPr="00D2471B" w14:paraId="4B4D333A" w14:textId="77777777" w:rsidTr="1DA03032">
        <w:trPr>
          <w:trHeight w:val="425"/>
        </w:trPr>
        <w:tc>
          <w:tcPr>
            <w:tcW w:w="564" w:type="dxa"/>
            <w:vMerge/>
            <w:vAlign w:val="center"/>
          </w:tcPr>
          <w:p w14:paraId="2E81A432" w14:textId="77777777" w:rsidR="0050742B" w:rsidRPr="00D2471B" w:rsidRDefault="0050742B" w:rsidP="008A72F2">
            <w:pPr>
              <w:spacing w:line="240" w:lineRule="auto"/>
              <w:jc w:val="center"/>
              <w:rPr>
                <w:sz w:val="18"/>
                <w:szCs w:val="18"/>
              </w:rPr>
            </w:pPr>
          </w:p>
        </w:tc>
        <w:tc>
          <w:tcPr>
            <w:tcW w:w="2129" w:type="dxa"/>
            <w:vMerge/>
            <w:vAlign w:val="center"/>
          </w:tcPr>
          <w:p w14:paraId="3E84D42D"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8CC9D2A"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Regional Integrated Plan</w:t>
            </w:r>
          </w:p>
        </w:tc>
        <w:tc>
          <w:tcPr>
            <w:tcW w:w="1120" w:type="dxa"/>
            <w:tcBorders>
              <w:left w:val="double" w:sz="4" w:space="0" w:color="auto"/>
            </w:tcBorders>
            <w:vAlign w:val="center"/>
          </w:tcPr>
          <w:p w14:paraId="2CB60D6E"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vAlign w:val="center"/>
          </w:tcPr>
          <w:p w14:paraId="5F2DFF23"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vAlign w:val="center"/>
          </w:tcPr>
          <w:p w14:paraId="02A1DB2D"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RS Operations Integrated Planning</w:t>
            </w:r>
          </w:p>
        </w:tc>
        <w:tc>
          <w:tcPr>
            <w:tcW w:w="1530" w:type="dxa"/>
            <w:vAlign w:val="center"/>
          </w:tcPr>
          <w:p w14:paraId="166211AF"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76C21A23" w14:textId="77777777" w:rsidTr="1DA03032">
        <w:trPr>
          <w:trHeight w:val="425"/>
        </w:trPr>
        <w:tc>
          <w:tcPr>
            <w:tcW w:w="564" w:type="dxa"/>
            <w:vMerge/>
            <w:vAlign w:val="center"/>
          </w:tcPr>
          <w:p w14:paraId="6BB321F1" w14:textId="77777777" w:rsidR="0050742B" w:rsidRPr="00D2471B" w:rsidRDefault="0050742B" w:rsidP="008A72F2">
            <w:pPr>
              <w:spacing w:line="240" w:lineRule="auto"/>
              <w:jc w:val="center"/>
              <w:rPr>
                <w:sz w:val="18"/>
                <w:szCs w:val="18"/>
              </w:rPr>
            </w:pPr>
          </w:p>
        </w:tc>
        <w:tc>
          <w:tcPr>
            <w:tcW w:w="2129" w:type="dxa"/>
            <w:vMerge/>
            <w:vAlign w:val="center"/>
          </w:tcPr>
          <w:p w14:paraId="522A0DA4"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325A266B" w14:textId="77777777" w:rsidR="0050742B" w:rsidRPr="00D2471B" w:rsidRDefault="0050742B" w:rsidP="008A72F2">
            <w:pPr>
              <w:pStyle w:val="ListParagraph"/>
              <w:numPr>
                <w:ilvl w:val="0"/>
                <w:numId w:val="23"/>
              </w:numPr>
              <w:spacing w:after="0" w:line="240" w:lineRule="auto"/>
              <w:ind w:left="110" w:hanging="55"/>
              <w:jc w:val="left"/>
              <w:rPr>
                <w:sz w:val="18"/>
                <w:szCs w:val="18"/>
              </w:rPr>
            </w:pPr>
            <w:commentRangeStart w:id="1473"/>
            <w:r w:rsidRPr="00D2471B">
              <w:rPr>
                <w:sz w:val="18"/>
                <w:szCs w:val="18"/>
              </w:rPr>
              <w:t>Safety Plan</w:t>
            </w:r>
            <w:commentRangeEnd w:id="1473"/>
            <w:r w:rsidR="00CB239D" w:rsidRPr="00D2471B">
              <w:rPr>
                <w:rStyle w:val="CommentReference"/>
                <w:sz w:val="18"/>
                <w:szCs w:val="18"/>
              </w:rPr>
              <w:commentReference w:id="1473"/>
            </w:r>
          </w:p>
        </w:tc>
        <w:tc>
          <w:tcPr>
            <w:tcW w:w="1120" w:type="dxa"/>
            <w:tcBorders>
              <w:left w:val="double" w:sz="4" w:space="0" w:color="auto"/>
            </w:tcBorders>
            <w:vAlign w:val="center"/>
          </w:tcPr>
          <w:p w14:paraId="4780A88B"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vAlign w:val="center"/>
          </w:tcPr>
          <w:p w14:paraId="2DCEB5E3"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vAlign w:val="center"/>
          </w:tcPr>
          <w:p w14:paraId="3FC680A5" w14:textId="3134F0F3" w:rsidR="008058BD" w:rsidRPr="00D2471B" w:rsidRDefault="0046646F" w:rsidP="008A72F2">
            <w:pPr>
              <w:pStyle w:val="ListParagraph"/>
              <w:numPr>
                <w:ilvl w:val="0"/>
                <w:numId w:val="23"/>
              </w:numPr>
              <w:spacing w:after="0" w:line="240" w:lineRule="auto"/>
              <w:ind w:left="110" w:hanging="55"/>
              <w:jc w:val="left"/>
              <w:rPr>
                <w:sz w:val="18"/>
                <w:szCs w:val="18"/>
              </w:rPr>
            </w:pPr>
            <w:r w:rsidRPr="00D2471B">
              <w:rPr>
                <w:sz w:val="18"/>
                <w:szCs w:val="18"/>
              </w:rPr>
              <w:t>**</w:t>
            </w:r>
            <w:r w:rsidR="008058BD" w:rsidRPr="00D2471B">
              <w:rPr>
                <w:sz w:val="18"/>
                <w:szCs w:val="18"/>
              </w:rPr>
              <w:t>RS RAMS</w:t>
            </w:r>
          </w:p>
          <w:p w14:paraId="6E2493B0" w14:textId="37DD4C5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0" w:type="dxa"/>
            <w:vAlign w:val="center"/>
          </w:tcPr>
          <w:p w14:paraId="0C42B90F"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6931E813" w14:textId="77777777" w:rsidTr="1DA03032">
        <w:trPr>
          <w:trHeight w:val="425"/>
        </w:trPr>
        <w:tc>
          <w:tcPr>
            <w:tcW w:w="564" w:type="dxa"/>
            <w:vMerge/>
            <w:vAlign w:val="center"/>
          </w:tcPr>
          <w:p w14:paraId="0F719892" w14:textId="77777777" w:rsidR="0050742B" w:rsidRPr="00D2471B" w:rsidRDefault="0050742B" w:rsidP="008A72F2">
            <w:pPr>
              <w:spacing w:line="240" w:lineRule="auto"/>
              <w:jc w:val="center"/>
              <w:rPr>
                <w:sz w:val="18"/>
                <w:szCs w:val="18"/>
              </w:rPr>
            </w:pPr>
          </w:p>
        </w:tc>
        <w:tc>
          <w:tcPr>
            <w:tcW w:w="2129" w:type="dxa"/>
            <w:vMerge/>
            <w:vAlign w:val="center"/>
          </w:tcPr>
          <w:p w14:paraId="13F6C33A"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CAC45A8"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Test &amp; Commissioning Master Plan</w:t>
            </w:r>
          </w:p>
        </w:tc>
        <w:tc>
          <w:tcPr>
            <w:tcW w:w="1120" w:type="dxa"/>
            <w:tcBorders>
              <w:left w:val="double" w:sz="4" w:space="0" w:color="auto"/>
            </w:tcBorders>
            <w:vAlign w:val="center"/>
          </w:tcPr>
          <w:p w14:paraId="77F94A12"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vAlign w:val="center"/>
          </w:tcPr>
          <w:p w14:paraId="319B811D"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vAlign w:val="center"/>
          </w:tcPr>
          <w:p w14:paraId="35B4F0A8"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0" w:type="dxa"/>
            <w:vAlign w:val="center"/>
          </w:tcPr>
          <w:p w14:paraId="79811C91"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31CE2228"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474" w:author="SCHECK Oliver" w:date="2026-09-09T14:30:00Z" w16du:dateUtc="2026-09-09T12:30: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475" w:author="SCHECK Oliver" w:date="2026-09-09T14:30:00Z" w16du:dateUtc="2026-09-09T12:30:00Z">
            <w:trPr>
              <w:trHeight w:val="425"/>
            </w:trPr>
          </w:trPrChange>
        </w:trPr>
        <w:tc>
          <w:tcPr>
            <w:tcW w:w="564" w:type="dxa"/>
            <w:vMerge/>
            <w:tcBorders>
              <w:bottom w:val="single" w:sz="4" w:space="0" w:color="auto"/>
            </w:tcBorders>
            <w:vAlign w:val="center"/>
            <w:tcPrChange w:id="1476" w:author="SCHECK Oliver" w:date="2026-09-09T14:30:00Z" w16du:dateUtc="2026-09-09T12:30:00Z">
              <w:tcPr>
                <w:tcW w:w="564" w:type="dxa"/>
                <w:vMerge/>
                <w:vAlign w:val="center"/>
              </w:tcPr>
            </w:tcPrChange>
          </w:tcPr>
          <w:p w14:paraId="3AA1156B" w14:textId="77777777" w:rsidR="0050742B" w:rsidRPr="00D2471B" w:rsidRDefault="0050742B" w:rsidP="008A72F2">
            <w:pPr>
              <w:spacing w:line="240" w:lineRule="auto"/>
              <w:jc w:val="center"/>
              <w:rPr>
                <w:sz w:val="18"/>
                <w:szCs w:val="18"/>
              </w:rPr>
            </w:pPr>
          </w:p>
        </w:tc>
        <w:tc>
          <w:tcPr>
            <w:tcW w:w="2129" w:type="dxa"/>
            <w:vMerge/>
            <w:tcBorders>
              <w:bottom w:val="single" w:sz="4" w:space="0" w:color="auto"/>
            </w:tcBorders>
            <w:vAlign w:val="center"/>
            <w:tcPrChange w:id="1477" w:author="SCHECK Oliver" w:date="2026-09-09T14:30:00Z" w16du:dateUtc="2026-09-09T12:30:00Z">
              <w:tcPr>
                <w:tcW w:w="2129" w:type="dxa"/>
                <w:vMerge/>
                <w:vAlign w:val="center"/>
              </w:tcPr>
            </w:tcPrChange>
          </w:tcPr>
          <w:p w14:paraId="50BF6EA8"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478" w:author="SCHECK Oliver" w:date="2026-09-09T14:30:00Z" w16du:dateUtc="2026-09-09T12:30:00Z">
              <w:tcPr>
                <w:tcW w:w="3984" w:type="dxa"/>
                <w:tcBorders>
                  <w:top w:val="single" w:sz="4" w:space="0" w:color="auto"/>
                  <w:bottom w:val="single" w:sz="4" w:space="0" w:color="auto"/>
                  <w:right w:val="double" w:sz="4" w:space="0" w:color="auto"/>
                </w:tcBorders>
                <w:vAlign w:val="center"/>
              </w:tcPr>
            </w:tcPrChange>
          </w:tcPr>
          <w:p w14:paraId="5B04F321" w14:textId="2D346EDE"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Test Plan (Type Test)</w:t>
            </w:r>
          </w:p>
          <w:p w14:paraId="67F0197E" w14:textId="27496DB5" w:rsidR="0050742B" w:rsidRPr="00D2471B" w:rsidRDefault="006269A4" w:rsidP="006269A4">
            <w:pPr>
              <w:pStyle w:val="ListParagraph"/>
              <w:numPr>
                <w:ilvl w:val="0"/>
                <w:numId w:val="23"/>
              </w:numPr>
              <w:spacing w:after="0" w:line="240" w:lineRule="auto"/>
              <w:ind w:left="110" w:hanging="55"/>
              <w:jc w:val="left"/>
              <w:rPr>
                <w:sz w:val="18"/>
                <w:szCs w:val="18"/>
              </w:rPr>
            </w:pPr>
            <w:r w:rsidRPr="00D2471B">
              <w:rPr>
                <w:sz w:val="18"/>
                <w:szCs w:val="18"/>
              </w:rPr>
              <w:t>Test Programme (Type Test)</w:t>
            </w:r>
          </w:p>
        </w:tc>
        <w:tc>
          <w:tcPr>
            <w:tcW w:w="1120" w:type="dxa"/>
            <w:tcBorders>
              <w:left w:val="double" w:sz="4" w:space="0" w:color="auto"/>
              <w:bottom w:val="single" w:sz="4" w:space="0" w:color="auto"/>
            </w:tcBorders>
            <w:vAlign w:val="center"/>
            <w:tcPrChange w:id="1479" w:author="SCHECK Oliver" w:date="2026-09-09T14:30:00Z" w16du:dateUtc="2026-09-09T12:30:00Z">
              <w:tcPr>
                <w:tcW w:w="1120" w:type="dxa"/>
                <w:tcBorders>
                  <w:left w:val="double" w:sz="4" w:space="0" w:color="auto"/>
                </w:tcBorders>
                <w:vAlign w:val="center"/>
              </w:tcPr>
            </w:tcPrChange>
          </w:tcPr>
          <w:p w14:paraId="010EF52E"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tcBorders>
              <w:bottom w:val="single" w:sz="4" w:space="0" w:color="auto"/>
            </w:tcBorders>
            <w:vAlign w:val="center"/>
            <w:tcPrChange w:id="1480" w:author="SCHECK Oliver" w:date="2026-09-09T14:30:00Z" w16du:dateUtc="2026-09-09T12:30:00Z">
              <w:tcPr>
                <w:tcW w:w="1836" w:type="dxa"/>
                <w:vAlign w:val="center"/>
              </w:tcPr>
            </w:tcPrChange>
          </w:tcPr>
          <w:p w14:paraId="35E0A999"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tcBorders>
              <w:bottom w:val="single" w:sz="4" w:space="0" w:color="auto"/>
            </w:tcBorders>
            <w:vAlign w:val="center"/>
            <w:tcPrChange w:id="1481" w:author="SCHECK Oliver" w:date="2026-09-09T14:30:00Z" w16du:dateUtc="2026-09-09T12:30:00Z">
              <w:tcPr>
                <w:tcW w:w="2841" w:type="dxa"/>
                <w:vAlign w:val="center"/>
              </w:tcPr>
            </w:tcPrChange>
          </w:tcPr>
          <w:p w14:paraId="06D71BCB"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RS Project Validation</w:t>
            </w:r>
          </w:p>
        </w:tc>
        <w:tc>
          <w:tcPr>
            <w:tcW w:w="1530" w:type="dxa"/>
            <w:tcBorders>
              <w:bottom w:val="single" w:sz="4" w:space="0" w:color="auto"/>
            </w:tcBorders>
            <w:vAlign w:val="center"/>
            <w:tcPrChange w:id="1482" w:author="SCHECK Oliver" w:date="2026-09-09T14:30:00Z" w16du:dateUtc="2026-09-09T12:30:00Z">
              <w:tcPr>
                <w:tcW w:w="1530" w:type="dxa"/>
                <w:vAlign w:val="center"/>
              </w:tcPr>
            </w:tcPrChange>
          </w:tcPr>
          <w:p w14:paraId="0551E516"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2A9CD176"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483" w:author="SCHECK Oliver" w:date="2026-09-09T14:30:00Z" w16du:dateUtc="2026-09-09T12:30: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484" w:author="SCHECK Oliver" w:date="2026-09-09T14:30:00Z" w16du:dateUtc="2026-09-09T12:30:00Z">
            <w:trPr>
              <w:trHeight w:val="425"/>
            </w:trPr>
          </w:trPrChange>
        </w:trPr>
        <w:tc>
          <w:tcPr>
            <w:tcW w:w="564" w:type="dxa"/>
            <w:vMerge w:val="restart"/>
            <w:tcBorders>
              <w:top w:val="single" w:sz="4" w:space="0" w:color="auto"/>
              <w:bottom w:val="single" w:sz="4" w:space="0" w:color="auto"/>
            </w:tcBorders>
            <w:vAlign w:val="center"/>
            <w:tcPrChange w:id="1485" w:author="SCHECK Oliver" w:date="2026-09-09T14:30:00Z" w16du:dateUtc="2026-09-09T12:30:00Z">
              <w:tcPr>
                <w:tcW w:w="564" w:type="dxa"/>
                <w:vMerge w:val="restart"/>
                <w:vAlign w:val="center"/>
              </w:tcPr>
            </w:tcPrChange>
          </w:tcPr>
          <w:p w14:paraId="78DE8862" w14:textId="77777777" w:rsidR="00870688" w:rsidRPr="00D2471B" w:rsidRDefault="00870688" w:rsidP="005C6686">
            <w:pPr>
              <w:spacing w:after="0" w:line="240" w:lineRule="auto"/>
              <w:jc w:val="center"/>
              <w:rPr>
                <w:sz w:val="18"/>
                <w:szCs w:val="18"/>
              </w:rPr>
            </w:pPr>
            <w:r w:rsidRPr="00D2471B">
              <w:rPr>
                <w:sz w:val="18"/>
                <w:szCs w:val="18"/>
              </w:rPr>
              <w:t>I5</w:t>
            </w:r>
          </w:p>
        </w:tc>
        <w:tc>
          <w:tcPr>
            <w:tcW w:w="2129" w:type="dxa"/>
            <w:vMerge w:val="restart"/>
            <w:tcBorders>
              <w:top w:val="single" w:sz="4" w:space="0" w:color="auto"/>
              <w:bottom w:val="single" w:sz="4" w:space="0" w:color="auto"/>
            </w:tcBorders>
            <w:vAlign w:val="center"/>
            <w:tcPrChange w:id="1486" w:author="SCHECK Oliver" w:date="2026-09-09T14:30:00Z" w16du:dateUtc="2026-09-09T12:30:00Z">
              <w:tcPr>
                <w:tcW w:w="2129" w:type="dxa"/>
                <w:vMerge w:val="restart"/>
                <w:vAlign w:val="center"/>
              </w:tcPr>
            </w:tcPrChange>
          </w:tcPr>
          <w:p w14:paraId="3A54E000" w14:textId="38C2B79E" w:rsidR="00870688" w:rsidRPr="00D2471B" w:rsidRDefault="00870688" w:rsidP="008A72F2">
            <w:pPr>
              <w:spacing w:after="0" w:line="240" w:lineRule="auto"/>
              <w:jc w:val="center"/>
              <w:rPr>
                <w:sz w:val="18"/>
                <w:szCs w:val="18"/>
              </w:rPr>
            </w:pPr>
            <w:r w:rsidRPr="00D2471B">
              <w:rPr>
                <w:sz w:val="18"/>
                <w:szCs w:val="18"/>
              </w:rPr>
              <w:t>R&amp;I Deliverables</w:t>
            </w:r>
          </w:p>
        </w:tc>
        <w:tc>
          <w:tcPr>
            <w:tcW w:w="3984" w:type="dxa"/>
            <w:tcBorders>
              <w:top w:val="single" w:sz="4" w:space="0" w:color="auto"/>
              <w:bottom w:val="single" w:sz="4" w:space="0" w:color="auto"/>
              <w:right w:val="double" w:sz="4" w:space="0" w:color="auto"/>
            </w:tcBorders>
            <w:vAlign w:val="center"/>
            <w:tcPrChange w:id="1487" w:author="SCHECK Oliver" w:date="2026-09-09T14:30:00Z" w16du:dateUtc="2026-09-09T12:30:00Z">
              <w:tcPr>
                <w:tcW w:w="3984" w:type="dxa"/>
                <w:tcBorders>
                  <w:top w:val="single" w:sz="4" w:space="0" w:color="auto"/>
                  <w:bottom w:val="single" w:sz="4" w:space="0" w:color="auto"/>
                  <w:right w:val="double" w:sz="4" w:space="0" w:color="auto"/>
                </w:tcBorders>
                <w:vAlign w:val="center"/>
              </w:tcPr>
            </w:tcPrChange>
          </w:tcPr>
          <w:p w14:paraId="7E14110C" w14:textId="64C59FA4" w:rsidR="00870688" w:rsidRPr="00D2471B" w:rsidDel="00DA2417" w:rsidRDefault="00870688" w:rsidP="00D13836">
            <w:pPr>
              <w:pStyle w:val="ListParagraph"/>
              <w:numPr>
                <w:ilvl w:val="0"/>
                <w:numId w:val="23"/>
              </w:numPr>
              <w:spacing w:after="0" w:line="240" w:lineRule="auto"/>
              <w:ind w:left="110" w:hanging="55"/>
              <w:jc w:val="left"/>
              <w:rPr>
                <w:del w:id="1488" w:author="SCHECK Oliver" w:date="2026-09-10T15:41:00Z" w16du:dateUtc="2026-09-10T13:41:00Z"/>
                <w:sz w:val="18"/>
                <w:szCs w:val="18"/>
              </w:rPr>
            </w:pPr>
            <w:del w:id="1489" w:author="SCHECK Oliver" w:date="2026-09-10T15:41:00Z" w16du:dateUtc="2026-09-10T13:41:00Z">
              <w:r w:rsidRPr="00D2471B" w:rsidDel="00DA2417">
                <w:rPr>
                  <w:sz w:val="18"/>
                  <w:szCs w:val="18"/>
                </w:rPr>
                <w:delText>Innovation/Standardization Solution Proposal</w:delText>
              </w:r>
            </w:del>
          </w:p>
          <w:p w14:paraId="62DF010D" w14:textId="2FFCCDFF" w:rsidR="00870688" w:rsidRPr="00D2471B" w:rsidDel="001A3934" w:rsidRDefault="00870688" w:rsidP="00D13836">
            <w:pPr>
              <w:pStyle w:val="ListParagraph"/>
              <w:numPr>
                <w:ilvl w:val="0"/>
                <w:numId w:val="23"/>
              </w:numPr>
              <w:spacing w:after="0" w:line="240" w:lineRule="auto"/>
              <w:ind w:left="110" w:hanging="55"/>
              <w:jc w:val="left"/>
              <w:rPr>
                <w:del w:id="1490" w:author="SCHECK Oliver" w:date="2026-09-10T15:41:00Z" w16du:dateUtc="2026-09-10T13:41:00Z"/>
                <w:sz w:val="18"/>
                <w:szCs w:val="18"/>
              </w:rPr>
            </w:pPr>
            <w:del w:id="1491" w:author="SCHECK Oliver" w:date="2026-09-10T15:41:00Z" w16du:dateUtc="2026-09-10T13:41:00Z">
              <w:r w:rsidRPr="00D2471B" w:rsidDel="001A3934">
                <w:rPr>
                  <w:sz w:val="18"/>
                  <w:szCs w:val="18"/>
                </w:rPr>
                <w:delText>R&amp;D contribution for Engineering Master Schedule</w:delText>
              </w:r>
            </w:del>
          </w:p>
          <w:p w14:paraId="038D3F25" w14:textId="2EE4A96D" w:rsidR="000E7AA9" w:rsidRPr="00D2471B" w:rsidRDefault="00870688" w:rsidP="000E7AA9">
            <w:pPr>
              <w:pStyle w:val="ListParagraph"/>
              <w:numPr>
                <w:ilvl w:val="0"/>
                <w:numId w:val="23"/>
              </w:numPr>
              <w:spacing w:after="0" w:line="240" w:lineRule="auto"/>
              <w:ind w:left="110" w:hanging="55"/>
              <w:jc w:val="left"/>
              <w:rPr>
                <w:ins w:id="1492" w:author="SCHECK Oliver" w:date="2026-09-10T15:52:00Z" w16du:dateUtc="2026-09-10T13:52:00Z"/>
                <w:sz w:val="18"/>
                <w:szCs w:val="18"/>
              </w:rPr>
            </w:pPr>
            <w:del w:id="1493" w:author="SCHECK Oliver" w:date="2026-09-10T15:42:00Z" w16du:dateUtc="2026-09-10T13:42:00Z">
              <w:r w:rsidRPr="00D2471B" w:rsidDel="00D13836">
                <w:rPr>
                  <w:sz w:val="18"/>
                  <w:szCs w:val="18"/>
                  <w:rPrChange w:id="1494" w:author="SCHECK Oliver" w:date="2026-09-15T08:53:00Z" w16du:dateUtc="2026-09-15T06:53:00Z">
                    <w:rPr/>
                  </w:rPrChange>
                </w:rPr>
                <w:delText>R</w:delText>
              </w:r>
              <w:r w:rsidRPr="00D2471B" w:rsidDel="001A3934">
                <w:rPr>
                  <w:sz w:val="18"/>
                  <w:szCs w:val="18"/>
                  <w:rPrChange w:id="1495" w:author="SCHECK Oliver" w:date="2026-09-15T08:53:00Z" w16du:dateUtc="2026-09-15T06:53:00Z">
                    <w:rPr/>
                  </w:rPrChange>
                </w:rPr>
                <w:delText>&amp;D Technical Solution</w:delText>
              </w:r>
            </w:del>
            <w:ins w:id="1496" w:author="SCHECK Oliver" w:date="2026-09-10T15:52:00Z" w16du:dateUtc="2026-09-10T13:52:00Z">
              <w:r w:rsidR="00AB027B" w:rsidRPr="00D2471B">
                <w:rPr>
                  <w:sz w:val="18"/>
                  <w:szCs w:val="18"/>
                </w:rPr>
                <w:t>Global Innovation Plan</w:t>
              </w:r>
            </w:ins>
          </w:p>
          <w:p w14:paraId="652223E2" w14:textId="1CC626A6" w:rsidR="00AB027B" w:rsidRPr="00D2471B" w:rsidRDefault="00AB027B" w:rsidP="000E7AA9">
            <w:pPr>
              <w:pStyle w:val="ListParagraph"/>
              <w:numPr>
                <w:ilvl w:val="0"/>
                <w:numId w:val="23"/>
              </w:numPr>
              <w:spacing w:after="0" w:line="240" w:lineRule="auto"/>
              <w:ind w:left="110" w:hanging="55"/>
              <w:jc w:val="left"/>
              <w:rPr>
                <w:sz w:val="18"/>
                <w:szCs w:val="18"/>
              </w:rPr>
            </w:pPr>
            <w:ins w:id="1497" w:author="SCHECK Oliver" w:date="2026-09-10T15:52:00Z" w16du:dateUtc="2026-09-10T13:52:00Z">
              <w:r w:rsidRPr="00D2471B">
                <w:rPr>
                  <w:sz w:val="18"/>
                  <w:szCs w:val="18"/>
                </w:rPr>
                <w:t>Global Innovation Strategy</w:t>
              </w:r>
            </w:ins>
          </w:p>
        </w:tc>
        <w:tc>
          <w:tcPr>
            <w:tcW w:w="1120" w:type="dxa"/>
            <w:tcBorders>
              <w:top w:val="single" w:sz="4" w:space="0" w:color="auto"/>
              <w:left w:val="double" w:sz="4" w:space="0" w:color="auto"/>
              <w:bottom w:val="single" w:sz="4" w:space="0" w:color="auto"/>
            </w:tcBorders>
            <w:shd w:val="clear" w:color="auto" w:fill="FFFFFF" w:themeFill="background1"/>
            <w:vAlign w:val="center"/>
            <w:tcPrChange w:id="1498" w:author="SCHECK Oliver" w:date="2026-09-09T14:30:00Z" w16du:dateUtc="2026-09-09T12:30:00Z">
              <w:tcPr>
                <w:tcW w:w="1120" w:type="dxa"/>
                <w:tcBorders>
                  <w:left w:val="double" w:sz="4" w:space="0" w:color="auto"/>
                </w:tcBorders>
                <w:shd w:val="clear" w:color="auto" w:fill="FFFFFF" w:themeFill="background1"/>
                <w:vAlign w:val="center"/>
              </w:tcPr>
            </w:tcPrChange>
          </w:tcPr>
          <w:p w14:paraId="69C784AB" w14:textId="15BD5A99" w:rsidR="00870688" w:rsidRPr="00D2471B" w:rsidRDefault="00870688" w:rsidP="008A72F2">
            <w:pPr>
              <w:spacing w:after="0" w:line="240" w:lineRule="auto"/>
              <w:ind w:left="39"/>
              <w:jc w:val="center"/>
              <w:rPr>
                <w:sz w:val="18"/>
                <w:szCs w:val="18"/>
              </w:rPr>
            </w:pPr>
            <w:del w:id="1499" w:author="SCHECK Oliver" w:date="2026-09-10T15:43:00Z" w16du:dateUtc="2026-09-10T13:43:00Z">
              <w:r w:rsidRPr="00D2471B" w:rsidDel="005E6979">
                <w:rPr>
                  <w:sz w:val="18"/>
                  <w:szCs w:val="18"/>
                </w:rPr>
                <w:delText>-</w:delText>
              </w:r>
            </w:del>
          </w:p>
        </w:tc>
        <w:tc>
          <w:tcPr>
            <w:tcW w:w="1836" w:type="dxa"/>
            <w:tcBorders>
              <w:top w:val="single" w:sz="4" w:space="0" w:color="auto"/>
              <w:bottom w:val="single" w:sz="4" w:space="0" w:color="auto"/>
            </w:tcBorders>
            <w:shd w:val="clear" w:color="auto" w:fill="FFFFFF" w:themeFill="background1"/>
            <w:vAlign w:val="center"/>
            <w:tcPrChange w:id="1500" w:author="SCHECK Oliver" w:date="2026-09-09T14:30:00Z" w16du:dateUtc="2026-09-09T12:30:00Z">
              <w:tcPr>
                <w:tcW w:w="1836" w:type="dxa"/>
                <w:shd w:val="clear" w:color="auto" w:fill="FFFFFF" w:themeFill="background1"/>
                <w:vAlign w:val="center"/>
              </w:tcPr>
            </w:tcPrChange>
          </w:tcPr>
          <w:p w14:paraId="26397FB8" w14:textId="42FFAEE8" w:rsidR="00870688" w:rsidRPr="00D2471B" w:rsidRDefault="00870688" w:rsidP="008A72F2">
            <w:pPr>
              <w:spacing w:after="0" w:line="240" w:lineRule="auto"/>
              <w:ind w:left="39"/>
              <w:jc w:val="center"/>
              <w:rPr>
                <w:sz w:val="18"/>
                <w:szCs w:val="18"/>
              </w:rPr>
            </w:pPr>
            <w:del w:id="1501" w:author="SCHECK Oliver" w:date="2026-09-10T15:43:00Z" w16du:dateUtc="2026-09-10T13:43:00Z">
              <w:r w:rsidRPr="00D2471B" w:rsidDel="005E6979">
                <w:rPr>
                  <w:sz w:val="18"/>
                  <w:szCs w:val="18"/>
                </w:rPr>
                <w:delText>-</w:delText>
              </w:r>
            </w:del>
          </w:p>
        </w:tc>
        <w:tc>
          <w:tcPr>
            <w:tcW w:w="2841" w:type="dxa"/>
            <w:tcBorders>
              <w:top w:val="single" w:sz="4" w:space="0" w:color="auto"/>
              <w:bottom w:val="single" w:sz="4" w:space="0" w:color="auto"/>
            </w:tcBorders>
            <w:shd w:val="clear" w:color="auto" w:fill="FFFFFF" w:themeFill="background1"/>
            <w:vAlign w:val="center"/>
            <w:tcPrChange w:id="1502" w:author="SCHECK Oliver" w:date="2026-09-09T14:30:00Z" w16du:dateUtc="2026-09-09T12:30:00Z">
              <w:tcPr>
                <w:tcW w:w="2841" w:type="dxa"/>
                <w:shd w:val="clear" w:color="auto" w:fill="FFFFFF" w:themeFill="background1"/>
                <w:vAlign w:val="center"/>
              </w:tcPr>
            </w:tcPrChange>
          </w:tcPr>
          <w:p w14:paraId="06E58965" w14:textId="37C2B41A" w:rsidR="00870688" w:rsidRPr="00D2471B" w:rsidRDefault="00870688" w:rsidP="00E03736">
            <w:pPr>
              <w:pStyle w:val="ListParagraph"/>
              <w:numPr>
                <w:ilvl w:val="0"/>
                <w:numId w:val="23"/>
              </w:numPr>
              <w:spacing w:after="0" w:line="240" w:lineRule="auto"/>
              <w:ind w:left="110" w:hanging="55"/>
              <w:jc w:val="left"/>
            </w:pPr>
            <w:r w:rsidRPr="00D2471B">
              <w:rPr>
                <w:sz w:val="18"/>
                <w:szCs w:val="18"/>
              </w:rPr>
              <w:t>Research and Innovation</w:t>
            </w:r>
          </w:p>
        </w:tc>
        <w:tc>
          <w:tcPr>
            <w:tcW w:w="1530" w:type="dxa"/>
            <w:tcBorders>
              <w:top w:val="single" w:sz="4" w:space="0" w:color="auto"/>
              <w:bottom w:val="single" w:sz="4" w:space="0" w:color="auto"/>
            </w:tcBorders>
            <w:shd w:val="clear" w:color="auto" w:fill="FFFFFF" w:themeFill="background1"/>
            <w:vAlign w:val="center"/>
            <w:tcPrChange w:id="1503" w:author="SCHECK Oliver" w:date="2026-09-09T14:30:00Z" w16du:dateUtc="2026-09-09T12:30:00Z">
              <w:tcPr>
                <w:tcW w:w="1530" w:type="dxa"/>
                <w:shd w:val="clear" w:color="auto" w:fill="FFFFFF" w:themeFill="background1"/>
                <w:vAlign w:val="center"/>
              </w:tcPr>
            </w:tcPrChange>
          </w:tcPr>
          <w:p w14:paraId="2ED4891C" w14:textId="1F5C2898" w:rsidR="00870688" w:rsidRPr="00D2471B" w:rsidRDefault="00870688" w:rsidP="004E105A">
            <w:pPr>
              <w:spacing w:after="0" w:line="240" w:lineRule="auto"/>
              <w:ind w:left="39"/>
              <w:jc w:val="center"/>
              <w:rPr>
                <w:sz w:val="18"/>
                <w:szCs w:val="18"/>
              </w:rPr>
            </w:pPr>
            <w:del w:id="1504" w:author="SCHECK Oliver" w:date="2026-09-10T15:43:00Z" w16du:dateUtc="2026-09-10T13:43:00Z">
              <w:r w:rsidRPr="00D2471B" w:rsidDel="005E6979">
                <w:rPr>
                  <w:sz w:val="18"/>
                  <w:szCs w:val="18"/>
                </w:rPr>
                <w:delText>-</w:delText>
              </w:r>
            </w:del>
          </w:p>
        </w:tc>
      </w:tr>
      <w:tr w:rsidR="005C36F7" w:rsidRPr="00D2471B" w14:paraId="3B371FA2"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505" w:author="SCHECK Oliver" w:date="2026-09-09T14:30:00Z" w16du:dateUtc="2026-09-09T12:30: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506" w:author="SCHECK Oliver" w:date="2026-09-09T14:30:00Z" w16du:dateUtc="2026-09-09T12:30:00Z">
            <w:trPr>
              <w:trHeight w:val="425"/>
            </w:trPr>
          </w:trPrChange>
        </w:trPr>
        <w:tc>
          <w:tcPr>
            <w:tcW w:w="564" w:type="dxa"/>
            <w:vMerge/>
            <w:tcBorders>
              <w:top w:val="single" w:sz="4" w:space="0" w:color="auto"/>
              <w:bottom w:val="single" w:sz="4" w:space="0" w:color="auto"/>
            </w:tcBorders>
            <w:vAlign w:val="center"/>
            <w:tcPrChange w:id="1507" w:author="SCHECK Oliver" w:date="2026-09-09T14:30:00Z" w16du:dateUtc="2026-09-09T12:30:00Z">
              <w:tcPr>
                <w:tcW w:w="564" w:type="dxa"/>
                <w:vMerge/>
                <w:vAlign w:val="center"/>
              </w:tcPr>
            </w:tcPrChange>
          </w:tcPr>
          <w:p w14:paraId="0FE2D01D" w14:textId="77777777" w:rsidR="00870688" w:rsidRPr="00D2471B" w:rsidRDefault="00870688" w:rsidP="00870688">
            <w:pPr>
              <w:spacing w:line="240" w:lineRule="auto"/>
              <w:jc w:val="center"/>
              <w:rPr>
                <w:sz w:val="18"/>
                <w:szCs w:val="18"/>
              </w:rPr>
            </w:pPr>
          </w:p>
        </w:tc>
        <w:tc>
          <w:tcPr>
            <w:tcW w:w="2129" w:type="dxa"/>
            <w:vMerge/>
            <w:tcBorders>
              <w:top w:val="single" w:sz="4" w:space="0" w:color="auto"/>
              <w:bottom w:val="single" w:sz="4" w:space="0" w:color="auto"/>
            </w:tcBorders>
            <w:vAlign w:val="center"/>
            <w:tcPrChange w:id="1508" w:author="SCHECK Oliver" w:date="2026-09-09T14:30:00Z" w16du:dateUtc="2026-09-09T12:30:00Z">
              <w:tcPr>
                <w:tcW w:w="2129" w:type="dxa"/>
                <w:vMerge/>
                <w:vAlign w:val="center"/>
              </w:tcPr>
            </w:tcPrChange>
          </w:tcPr>
          <w:p w14:paraId="0B56B0EB" w14:textId="77777777" w:rsidR="00870688" w:rsidRPr="00D2471B" w:rsidRDefault="00870688"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509" w:author="SCHECK Oliver" w:date="2026-09-09T14:30:00Z" w16du:dateUtc="2026-09-09T12:30:00Z">
              <w:tcPr>
                <w:tcW w:w="3984" w:type="dxa"/>
                <w:tcBorders>
                  <w:top w:val="single" w:sz="4" w:space="0" w:color="auto"/>
                  <w:bottom w:val="single" w:sz="4" w:space="0" w:color="auto"/>
                  <w:right w:val="double" w:sz="4" w:space="0" w:color="auto"/>
                </w:tcBorders>
                <w:vAlign w:val="center"/>
              </w:tcPr>
            </w:tcPrChange>
          </w:tcPr>
          <w:p w14:paraId="4D91DDBA" w14:textId="77777777" w:rsidR="00870688" w:rsidRPr="00D2471B" w:rsidRDefault="00870688" w:rsidP="00426685">
            <w:pPr>
              <w:pStyle w:val="ListParagraph"/>
              <w:numPr>
                <w:ilvl w:val="0"/>
                <w:numId w:val="23"/>
              </w:numPr>
              <w:spacing w:after="0" w:line="240" w:lineRule="auto"/>
              <w:ind w:left="110" w:hanging="55"/>
              <w:jc w:val="left"/>
              <w:rPr>
                <w:ins w:id="1510" w:author="SCHECK Oliver" w:date="2026-09-10T15:53:00Z" w16du:dateUtc="2026-09-10T13:53:00Z"/>
                <w:sz w:val="18"/>
                <w:szCs w:val="18"/>
              </w:rPr>
            </w:pPr>
            <w:del w:id="1511" w:author="SCHECK Oliver" w:date="2026-09-10T15:44:00Z" w16du:dateUtc="2026-09-10T13:44:00Z">
              <w:r w:rsidRPr="00D2471B" w:rsidDel="00376402">
                <w:rPr>
                  <w:sz w:val="18"/>
                  <w:szCs w:val="18"/>
                  <w:rPrChange w:id="1512" w:author="SCHECK Oliver" w:date="2026-09-15T08:53:00Z" w16du:dateUtc="2026-09-15T06:53:00Z">
                    <w:rPr/>
                  </w:rPrChange>
                </w:rPr>
                <w:delText>Total Transfer of Competence (TTOC)</w:delText>
              </w:r>
            </w:del>
            <w:ins w:id="1513" w:author="SCHECK Oliver" w:date="2026-09-10T15:53:00Z">
              <w:r w:rsidR="0014541E" w:rsidRPr="00D2471B">
                <w:rPr>
                  <w:sz w:val="18"/>
                  <w:szCs w:val="18"/>
                </w:rPr>
                <w:t>External R&amp;I Orgs outcome sharing and dissemination</w:t>
              </w:r>
            </w:ins>
          </w:p>
          <w:p w14:paraId="17CDECAF" w14:textId="0DF0618E" w:rsidR="00426685" w:rsidRPr="00D2471B" w:rsidRDefault="00813853" w:rsidP="00426685">
            <w:pPr>
              <w:pStyle w:val="ListParagraph"/>
              <w:numPr>
                <w:ilvl w:val="0"/>
                <w:numId w:val="23"/>
              </w:numPr>
              <w:spacing w:after="0" w:line="240" w:lineRule="auto"/>
              <w:ind w:left="110" w:hanging="55"/>
              <w:jc w:val="left"/>
              <w:rPr>
                <w:sz w:val="18"/>
                <w:szCs w:val="18"/>
              </w:rPr>
            </w:pPr>
            <w:ins w:id="1514" w:author="SCHECK Oliver" w:date="2026-09-10T15:54:00Z" w16du:dateUtc="2026-09-10T13:54:00Z">
              <w:r w:rsidRPr="00D2471B">
                <w:rPr>
                  <w:sz w:val="18"/>
                  <w:szCs w:val="18"/>
                </w:rPr>
                <w:t>Sector Standardization Participation outcome dissemination</w:t>
              </w:r>
            </w:ins>
          </w:p>
        </w:tc>
        <w:tc>
          <w:tcPr>
            <w:tcW w:w="1120" w:type="dxa"/>
            <w:tcBorders>
              <w:top w:val="single" w:sz="4" w:space="0" w:color="auto"/>
              <w:left w:val="double" w:sz="4" w:space="0" w:color="auto"/>
              <w:bottom w:val="single" w:sz="4" w:space="0" w:color="auto"/>
            </w:tcBorders>
            <w:shd w:val="clear" w:color="auto" w:fill="FFFFFF" w:themeFill="background1"/>
            <w:vAlign w:val="center"/>
            <w:tcPrChange w:id="1515" w:author="SCHECK Oliver" w:date="2026-09-09T14:30:00Z" w16du:dateUtc="2026-09-09T12:30:00Z">
              <w:tcPr>
                <w:tcW w:w="1120" w:type="dxa"/>
                <w:tcBorders>
                  <w:left w:val="double" w:sz="4" w:space="0" w:color="auto"/>
                </w:tcBorders>
                <w:shd w:val="clear" w:color="auto" w:fill="FFFFFF" w:themeFill="background1"/>
                <w:vAlign w:val="center"/>
              </w:tcPr>
            </w:tcPrChange>
          </w:tcPr>
          <w:p w14:paraId="51FDA9B9" w14:textId="1628A22F" w:rsidR="00870688" w:rsidRPr="00D2471B" w:rsidRDefault="00870688" w:rsidP="00870688">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Change w:id="1516" w:author="SCHECK Oliver" w:date="2026-09-09T14:30:00Z" w16du:dateUtc="2026-09-09T12:30:00Z">
              <w:tcPr>
                <w:tcW w:w="1836" w:type="dxa"/>
                <w:shd w:val="clear" w:color="auto" w:fill="FFFFFF" w:themeFill="background1"/>
                <w:vAlign w:val="center"/>
              </w:tcPr>
            </w:tcPrChange>
          </w:tcPr>
          <w:p w14:paraId="0B65083C" w14:textId="2FE2A72A" w:rsidR="00870688" w:rsidRPr="00D2471B" w:rsidRDefault="00870688" w:rsidP="00870688">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Change w:id="1517" w:author="SCHECK Oliver" w:date="2026-09-09T14:30:00Z" w16du:dateUtc="2026-09-09T12:30:00Z">
              <w:tcPr>
                <w:tcW w:w="2841" w:type="dxa"/>
                <w:shd w:val="clear" w:color="auto" w:fill="FFFFFF" w:themeFill="background1"/>
                <w:vAlign w:val="center"/>
              </w:tcPr>
            </w:tcPrChange>
          </w:tcPr>
          <w:p w14:paraId="3DF99A19" w14:textId="2533B1AE" w:rsidR="00870688" w:rsidRPr="00D2471B" w:rsidRDefault="00870688" w:rsidP="00870688">
            <w:pPr>
              <w:pStyle w:val="ListParagraph"/>
              <w:numPr>
                <w:ilvl w:val="0"/>
                <w:numId w:val="23"/>
              </w:numPr>
              <w:spacing w:after="0" w:line="240" w:lineRule="auto"/>
              <w:ind w:left="110" w:hanging="55"/>
              <w:jc w:val="left"/>
              <w:rPr>
                <w:sz w:val="18"/>
                <w:szCs w:val="18"/>
              </w:rPr>
            </w:pPr>
            <w:r w:rsidRPr="00D2471B">
              <w:rPr>
                <w:sz w:val="18"/>
                <w:szCs w:val="18"/>
              </w:rPr>
              <w:t>Research and Innovation</w:t>
            </w:r>
          </w:p>
        </w:tc>
        <w:tc>
          <w:tcPr>
            <w:tcW w:w="1530" w:type="dxa"/>
            <w:tcBorders>
              <w:top w:val="single" w:sz="4" w:space="0" w:color="auto"/>
              <w:bottom w:val="single" w:sz="4" w:space="0" w:color="auto"/>
            </w:tcBorders>
            <w:shd w:val="clear" w:color="auto" w:fill="FFFFFF" w:themeFill="background1"/>
            <w:vAlign w:val="center"/>
            <w:tcPrChange w:id="1518" w:author="SCHECK Oliver" w:date="2026-09-09T14:30:00Z" w16du:dateUtc="2026-09-09T12:30:00Z">
              <w:tcPr>
                <w:tcW w:w="1530" w:type="dxa"/>
                <w:shd w:val="clear" w:color="auto" w:fill="FFFFFF" w:themeFill="background1"/>
                <w:vAlign w:val="center"/>
              </w:tcPr>
            </w:tcPrChange>
          </w:tcPr>
          <w:p w14:paraId="2B9982AE" w14:textId="4B341543" w:rsidR="00870688" w:rsidRPr="00D2471B" w:rsidRDefault="00870688" w:rsidP="004E105A">
            <w:pPr>
              <w:spacing w:after="0" w:line="240" w:lineRule="auto"/>
              <w:ind w:left="39"/>
              <w:jc w:val="center"/>
              <w:rPr>
                <w:sz w:val="18"/>
                <w:szCs w:val="18"/>
              </w:rPr>
            </w:pPr>
            <w:r w:rsidRPr="00D2471B">
              <w:rPr>
                <w:sz w:val="18"/>
                <w:szCs w:val="18"/>
              </w:rPr>
              <w:t>-</w:t>
            </w:r>
          </w:p>
        </w:tc>
      </w:tr>
      <w:tr w:rsidR="005C36F7" w:rsidRPr="00D2471B" w14:paraId="78656EC0" w14:textId="77777777" w:rsidTr="00467FCB">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519" w:author="SCHECK Oliver" w:date="2026-09-14T11:48:00Z" w16du:dateUtc="2026-09-14T09:48: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520" w:author="SCHECK Oliver" w:date="2026-09-14T11:48:00Z" w16du:dateUtc="2026-09-14T09:48:00Z">
            <w:trPr>
              <w:trHeight w:val="425"/>
            </w:trPr>
          </w:trPrChange>
        </w:trPr>
        <w:tc>
          <w:tcPr>
            <w:tcW w:w="564" w:type="dxa"/>
            <w:vMerge w:val="restart"/>
            <w:tcBorders>
              <w:top w:val="single" w:sz="4" w:space="0" w:color="auto"/>
            </w:tcBorders>
            <w:vAlign w:val="center"/>
            <w:tcPrChange w:id="1521" w:author="SCHECK Oliver" w:date="2026-09-14T11:48:00Z" w16du:dateUtc="2026-09-14T09:48:00Z">
              <w:tcPr>
                <w:tcW w:w="564" w:type="dxa"/>
                <w:vMerge w:val="restart"/>
                <w:vAlign w:val="center"/>
              </w:tcPr>
            </w:tcPrChange>
          </w:tcPr>
          <w:p w14:paraId="2B190AD0" w14:textId="399780BC" w:rsidR="008C1A33" w:rsidRPr="00D2471B" w:rsidRDefault="008C1A33" w:rsidP="005C6686">
            <w:pPr>
              <w:spacing w:after="0" w:line="240" w:lineRule="auto"/>
              <w:jc w:val="center"/>
              <w:rPr>
                <w:sz w:val="18"/>
                <w:szCs w:val="18"/>
              </w:rPr>
            </w:pPr>
            <w:r w:rsidRPr="00D2471B">
              <w:rPr>
                <w:sz w:val="18"/>
                <w:szCs w:val="18"/>
              </w:rPr>
              <w:t>I6</w:t>
            </w:r>
          </w:p>
        </w:tc>
        <w:tc>
          <w:tcPr>
            <w:tcW w:w="2129" w:type="dxa"/>
            <w:vMerge w:val="restart"/>
            <w:tcBorders>
              <w:top w:val="single" w:sz="4" w:space="0" w:color="auto"/>
            </w:tcBorders>
            <w:vAlign w:val="center"/>
            <w:tcPrChange w:id="1522" w:author="SCHECK Oliver" w:date="2026-09-14T11:48:00Z" w16du:dateUtc="2026-09-14T09:48:00Z">
              <w:tcPr>
                <w:tcW w:w="2129" w:type="dxa"/>
                <w:vMerge w:val="restart"/>
                <w:vAlign w:val="center"/>
              </w:tcPr>
            </w:tcPrChange>
          </w:tcPr>
          <w:p w14:paraId="7AC08B4D" w14:textId="0439E153" w:rsidR="008C1A33" w:rsidRPr="00D2471B" w:rsidRDefault="008C1A33" w:rsidP="00870688">
            <w:pPr>
              <w:spacing w:after="0" w:line="240" w:lineRule="auto"/>
              <w:jc w:val="center"/>
              <w:rPr>
                <w:sz w:val="18"/>
                <w:szCs w:val="18"/>
              </w:rPr>
            </w:pPr>
            <w:r w:rsidRPr="00D2471B">
              <w:rPr>
                <w:sz w:val="18"/>
                <w:szCs w:val="18"/>
              </w:rPr>
              <w:t>Configuration Deliverables and Change Triggers</w:t>
            </w:r>
          </w:p>
        </w:tc>
        <w:tc>
          <w:tcPr>
            <w:tcW w:w="3984" w:type="dxa"/>
            <w:tcBorders>
              <w:top w:val="single" w:sz="4" w:space="0" w:color="auto"/>
              <w:bottom w:val="single" w:sz="4" w:space="0" w:color="auto"/>
              <w:right w:val="double" w:sz="4" w:space="0" w:color="auto"/>
            </w:tcBorders>
            <w:vAlign w:val="center"/>
            <w:tcPrChange w:id="1523" w:author="SCHECK Oliver" w:date="2026-09-14T11:48:00Z" w16du:dateUtc="2026-09-14T09:48:00Z">
              <w:tcPr>
                <w:tcW w:w="3984" w:type="dxa"/>
                <w:tcBorders>
                  <w:top w:val="single" w:sz="4" w:space="0" w:color="auto"/>
                  <w:bottom w:val="single" w:sz="4" w:space="0" w:color="auto"/>
                  <w:right w:val="double" w:sz="4" w:space="0" w:color="auto"/>
                </w:tcBorders>
                <w:shd w:val="clear" w:color="auto" w:fill="FFFF00"/>
                <w:vAlign w:val="center"/>
              </w:tcPr>
            </w:tcPrChange>
          </w:tcPr>
          <w:p w14:paraId="47ACFC96" w14:textId="77777777" w:rsidR="008C1A33" w:rsidRPr="00D2471B" w:rsidRDefault="008C1A33" w:rsidP="004C2CA5">
            <w:pPr>
              <w:pStyle w:val="ListParagraph"/>
              <w:numPr>
                <w:ilvl w:val="0"/>
                <w:numId w:val="23"/>
              </w:numPr>
              <w:spacing w:after="0" w:line="240" w:lineRule="auto"/>
              <w:ind w:left="110" w:hanging="55"/>
              <w:jc w:val="left"/>
              <w:rPr>
                <w:sz w:val="18"/>
                <w:szCs w:val="18"/>
              </w:rPr>
            </w:pPr>
            <w:commentRangeStart w:id="1524"/>
            <w:commentRangeStart w:id="1525"/>
            <w:r w:rsidRPr="00D2471B">
              <w:rPr>
                <w:sz w:val="18"/>
                <w:szCs w:val="18"/>
              </w:rPr>
              <w:t>“Red Markup” documentation for as built</w:t>
            </w:r>
            <w:commentRangeEnd w:id="1524"/>
            <w:r w:rsidRPr="00D2471B">
              <w:rPr>
                <w:rStyle w:val="CommentReference"/>
                <w:sz w:val="18"/>
                <w:szCs w:val="18"/>
              </w:rPr>
              <w:commentReference w:id="1524"/>
            </w:r>
            <w:commentRangeEnd w:id="1525"/>
            <w:r w:rsidR="00417CF1" w:rsidRPr="00D2471B">
              <w:rPr>
                <w:rStyle w:val="CommentReference"/>
                <w:sz w:val="18"/>
                <w:szCs w:val="18"/>
              </w:rPr>
              <w:commentReference w:id="1525"/>
            </w:r>
          </w:p>
        </w:tc>
        <w:tc>
          <w:tcPr>
            <w:tcW w:w="1120" w:type="dxa"/>
            <w:tcBorders>
              <w:top w:val="single" w:sz="4" w:space="0" w:color="auto"/>
              <w:left w:val="double" w:sz="4" w:space="0" w:color="auto"/>
            </w:tcBorders>
            <w:shd w:val="clear" w:color="auto" w:fill="FFFFFF" w:themeFill="background1"/>
            <w:vAlign w:val="center"/>
            <w:tcPrChange w:id="1526" w:author="SCHECK Oliver" w:date="2026-09-14T11:48:00Z" w16du:dateUtc="2026-09-14T09:48:00Z">
              <w:tcPr>
                <w:tcW w:w="1120" w:type="dxa"/>
                <w:tcBorders>
                  <w:left w:val="double" w:sz="4" w:space="0" w:color="auto"/>
                </w:tcBorders>
                <w:shd w:val="clear" w:color="auto" w:fill="FFFFFF" w:themeFill="background1"/>
                <w:vAlign w:val="center"/>
              </w:tcPr>
            </w:tcPrChange>
          </w:tcPr>
          <w:p w14:paraId="5262EAD2"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tcBorders>
            <w:shd w:val="clear" w:color="auto" w:fill="FFFFFF" w:themeFill="background1"/>
            <w:vAlign w:val="center"/>
            <w:tcPrChange w:id="1527" w:author="SCHECK Oliver" w:date="2026-09-14T11:48:00Z" w16du:dateUtc="2026-09-14T09:48:00Z">
              <w:tcPr>
                <w:tcW w:w="1836" w:type="dxa"/>
                <w:shd w:val="clear" w:color="auto" w:fill="FFFFFF" w:themeFill="background1"/>
                <w:vAlign w:val="center"/>
              </w:tcPr>
            </w:tcPrChange>
          </w:tcPr>
          <w:p w14:paraId="37D75C72"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tcBorders>
            <w:shd w:val="clear" w:color="auto" w:fill="FFFFFF" w:themeFill="background1"/>
            <w:vAlign w:val="center"/>
            <w:tcPrChange w:id="1528" w:author="SCHECK Oliver" w:date="2026-09-14T11:48:00Z" w16du:dateUtc="2026-09-14T09:48:00Z">
              <w:tcPr>
                <w:tcW w:w="2841" w:type="dxa"/>
                <w:shd w:val="clear" w:color="auto" w:fill="FFFFFF" w:themeFill="background1"/>
                <w:vAlign w:val="center"/>
              </w:tcPr>
            </w:tcPrChange>
          </w:tcPr>
          <w:p w14:paraId="5C02594E" w14:textId="7777777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0" w:type="dxa"/>
            <w:tcBorders>
              <w:top w:val="single" w:sz="4" w:space="0" w:color="auto"/>
            </w:tcBorders>
            <w:shd w:val="clear" w:color="auto" w:fill="FFFFFF" w:themeFill="background1"/>
            <w:vAlign w:val="center"/>
            <w:tcPrChange w:id="1529" w:author="SCHECK Oliver" w:date="2026-09-14T11:48:00Z" w16du:dateUtc="2026-09-14T09:48:00Z">
              <w:tcPr>
                <w:tcW w:w="1530" w:type="dxa"/>
                <w:shd w:val="clear" w:color="auto" w:fill="FFFFFF" w:themeFill="background1"/>
                <w:vAlign w:val="center"/>
              </w:tcPr>
            </w:tcPrChange>
          </w:tcPr>
          <w:p w14:paraId="6128E1A5"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876943" w:rsidRPr="00D2471B" w14:paraId="5B4924E4" w14:textId="77777777" w:rsidTr="1DA03032">
        <w:trPr>
          <w:trHeight w:val="425"/>
          <w:ins w:id="1530" w:author="SCHECK Oliver" w:date="2026-09-10T19:48:00Z"/>
        </w:trPr>
        <w:tc>
          <w:tcPr>
            <w:tcW w:w="564" w:type="dxa"/>
            <w:vMerge/>
            <w:vAlign w:val="center"/>
          </w:tcPr>
          <w:p w14:paraId="51684168" w14:textId="77777777" w:rsidR="00876943" w:rsidRPr="00D2471B" w:rsidRDefault="00876943" w:rsidP="00870688">
            <w:pPr>
              <w:spacing w:line="240" w:lineRule="auto"/>
              <w:jc w:val="center"/>
              <w:rPr>
                <w:ins w:id="1531" w:author="SCHECK Oliver" w:date="2026-09-10T19:48:00Z" w16du:dateUtc="2026-09-10T17:48:00Z"/>
                <w:sz w:val="18"/>
                <w:szCs w:val="18"/>
              </w:rPr>
            </w:pPr>
          </w:p>
        </w:tc>
        <w:tc>
          <w:tcPr>
            <w:tcW w:w="2129" w:type="dxa"/>
            <w:vMerge/>
            <w:vAlign w:val="center"/>
          </w:tcPr>
          <w:p w14:paraId="27A22473" w14:textId="77777777" w:rsidR="00876943" w:rsidRPr="00D2471B" w:rsidRDefault="00876943" w:rsidP="00870688">
            <w:pPr>
              <w:spacing w:after="0" w:line="240" w:lineRule="auto"/>
              <w:jc w:val="center"/>
              <w:rPr>
                <w:ins w:id="1532" w:author="SCHECK Oliver" w:date="2026-09-10T19:48:00Z" w16du:dateUtc="2026-09-10T17:48:00Z"/>
                <w:sz w:val="18"/>
                <w:szCs w:val="18"/>
              </w:rPr>
            </w:pPr>
          </w:p>
        </w:tc>
        <w:tc>
          <w:tcPr>
            <w:tcW w:w="3984" w:type="dxa"/>
            <w:tcBorders>
              <w:top w:val="single" w:sz="4" w:space="0" w:color="auto"/>
              <w:bottom w:val="single" w:sz="4" w:space="0" w:color="auto"/>
              <w:right w:val="double" w:sz="4" w:space="0" w:color="auto"/>
            </w:tcBorders>
            <w:vAlign w:val="center"/>
          </w:tcPr>
          <w:p w14:paraId="125D1850" w14:textId="25A32C8F" w:rsidR="00876943" w:rsidRPr="00D2471B" w:rsidRDefault="009F2CED" w:rsidP="00870688">
            <w:pPr>
              <w:pStyle w:val="ListParagraph"/>
              <w:numPr>
                <w:ilvl w:val="0"/>
                <w:numId w:val="23"/>
              </w:numPr>
              <w:spacing w:after="0" w:line="240" w:lineRule="auto"/>
              <w:ind w:left="110" w:hanging="55"/>
              <w:jc w:val="left"/>
              <w:rPr>
                <w:ins w:id="1533" w:author="SCHECK Oliver" w:date="2026-09-10T19:48:00Z" w16du:dateUtc="2026-09-10T17:48:00Z"/>
                <w:sz w:val="18"/>
                <w:szCs w:val="18"/>
              </w:rPr>
            </w:pPr>
            <w:ins w:id="1534" w:author="SCHECK Oliver" w:date="2026-09-10T19:48:00Z" w16du:dateUtc="2026-09-10T17:48:00Z">
              <w:r w:rsidRPr="00D2471B">
                <w:rPr>
                  <w:sz w:val="18"/>
                  <w:szCs w:val="18"/>
                </w:rPr>
                <w:t>Approved/rejected Deviations/Waivers</w:t>
              </w:r>
            </w:ins>
          </w:p>
        </w:tc>
        <w:tc>
          <w:tcPr>
            <w:tcW w:w="1120" w:type="dxa"/>
            <w:tcBorders>
              <w:left w:val="double" w:sz="4" w:space="0" w:color="auto"/>
            </w:tcBorders>
            <w:shd w:val="clear" w:color="auto" w:fill="FFFFFF" w:themeFill="background1"/>
            <w:vAlign w:val="center"/>
          </w:tcPr>
          <w:p w14:paraId="187A61F3" w14:textId="4CCF0CA5" w:rsidR="00876943" w:rsidRPr="00D2471B" w:rsidRDefault="007945BF" w:rsidP="00870688">
            <w:pPr>
              <w:spacing w:after="0" w:line="240" w:lineRule="auto"/>
              <w:ind w:left="39"/>
              <w:jc w:val="center"/>
              <w:rPr>
                <w:ins w:id="1535" w:author="SCHECK Oliver" w:date="2026-09-10T19:48:00Z" w16du:dateUtc="2026-09-10T17:48:00Z"/>
                <w:sz w:val="18"/>
                <w:szCs w:val="18"/>
              </w:rPr>
            </w:pPr>
            <w:ins w:id="1536" w:author="SCHECK Oliver" w:date="2026-09-10T19:48:00Z" w16du:dateUtc="2026-09-10T17:48:00Z">
              <w:r w:rsidRPr="00D2471B">
                <w:rPr>
                  <w:sz w:val="18"/>
                  <w:szCs w:val="18"/>
                </w:rPr>
                <w:t>-</w:t>
              </w:r>
            </w:ins>
          </w:p>
        </w:tc>
        <w:tc>
          <w:tcPr>
            <w:tcW w:w="1836" w:type="dxa"/>
            <w:shd w:val="clear" w:color="auto" w:fill="FFFFFF" w:themeFill="background1"/>
            <w:vAlign w:val="center"/>
          </w:tcPr>
          <w:p w14:paraId="2A0C5330" w14:textId="4DD604A6" w:rsidR="00876943" w:rsidRPr="00D2471B" w:rsidRDefault="007945BF" w:rsidP="00870688">
            <w:pPr>
              <w:spacing w:after="0" w:line="240" w:lineRule="auto"/>
              <w:ind w:left="39"/>
              <w:jc w:val="center"/>
              <w:rPr>
                <w:ins w:id="1537" w:author="SCHECK Oliver" w:date="2026-09-10T19:48:00Z" w16du:dateUtc="2026-09-10T17:48:00Z"/>
                <w:sz w:val="18"/>
                <w:szCs w:val="18"/>
              </w:rPr>
            </w:pPr>
            <w:ins w:id="1538" w:author="SCHECK Oliver" w:date="2026-09-10T19:48:00Z" w16du:dateUtc="2026-09-10T17:48:00Z">
              <w:r w:rsidRPr="00D2471B">
                <w:rPr>
                  <w:sz w:val="18"/>
                  <w:szCs w:val="18"/>
                </w:rPr>
                <w:t>-</w:t>
              </w:r>
            </w:ins>
          </w:p>
        </w:tc>
        <w:tc>
          <w:tcPr>
            <w:tcW w:w="2841" w:type="dxa"/>
            <w:shd w:val="clear" w:color="auto" w:fill="FFFFFF" w:themeFill="background1"/>
            <w:vAlign w:val="center"/>
          </w:tcPr>
          <w:p w14:paraId="35E01CD9" w14:textId="72AC6E0A" w:rsidR="00876943" w:rsidRPr="00D2471B" w:rsidRDefault="007945BF" w:rsidP="00870688">
            <w:pPr>
              <w:pStyle w:val="ListParagraph"/>
              <w:numPr>
                <w:ilvl w:val="0"/>
                <w:numId w:val="23"/>
              </w:numPr>
              <w:spacing w:after="0" w:line="240" w:lineRule="auto"/>
              <w:ind w:left="110" w:hanging="55"/>
              <w:jc w:val="left"/>
              <w:rPr>
                <w:ins w:id="1539" w:author="SCHECK Oliver" w:date="2026-09-10T19:48:00Z" w16du:dateUtc="2026-09-10T17:48:00Z"/>
                <w:sz w:val="18"/>
                <w:szCs w:val="18"/>
              </w:rPr>
            </w:pPr>
            <w:ins w:id="1540" w:author="SCHECK Oliver" w:date="2026-09-10T19:48:00Z" w16du:dateUtc="2026-09-10T17:48:00Z">
              <w:r w:rsidRPr="00D2471B">
                <w:rPr>
                  <w:sz w:val="18"/>
                  <w:szCs w:val="18"/>
                </w:rPr>
                <w:t>Configuration Management</w:t>
              </w:r>
            </w:ins>
          </w:p>
        </w:tc>
        <w:tc>
          <w:tcPr>
            <w:tcW w:w="1530" w:type="dxa"/>
            <w:shd w:val="clear" w:color="auto" w:fill="FFFFFF" w:themeFill="background1"/>
            <w:vAlign w:val="center"/>
          </w:tcPr>
          <w:p w14:paraId="71BF8473" w14:textId="3C28803E" w:rsidR="00876943" w:rsidRPr="00D2471B" w:rsidRDefault="007945BF" w:rsidP="004E105A">
            <w:pPr>
              <w:spacing w:after="0" w:line="240" w:lineRule="auto"/>
              <w:ind w:left="39"/>
              <w:jc w:val="center"/>
              <w:rPr>
                <w:ins w:id="1541" w:author="SCHECK Oliver" w:date="2026-09-10T19:48:00Z" w16du:dateUtc="2026-09-10T17:48:00Z"/>
                <w:sz w:val="18"/>
                <w:szCs w:val="18"/>
              </w:rPr>
            </w:pPr>
            <w:ins w:id="1542" w:author="SCHECK Oliver" w:date="2026-09-10T19:48:00Z" w16du:dateUtc="2026-09-10T17:48:00Z">
              <w:r w:rsidRPr="00D2471B">
                <w:rPr>
                  <w:sz w:val="18"/>
                  <w:szCs w:val="18"/>
                </w:rPr>
                <w:t>-</w:t>
              </w:r>
            </w:ins>
          </w:p>
        </w:tc>
      </w:tr>
      <w:tr w:rsidR="005C36F7" w:rsidRPr="00D2471B" w14:paraId="7A1031EC" w14:textId="77777777" w:rsidTr="1DA03032">
        <w:trPr>
          <w:trHeight w:val="425"/>
        </w:trPr>
        <w:tc>
          <w:tcPr>
            <w:tcW w:w="564" w:type="dxa"/>
            <w:vMerge/>
            <w:vAlign w:val="center"/>
          </w:tcPr>
          <w:p w14:paraId="6656A699" w14:textId="1F9D517E" w:rsidR="008C1A33" w:rsidRPr="00D2471B" w:rsidRDefault="008C1A33" w:rsidP="00870688">
            <w:pPr>
              <w:spacing w:line="240" w:lineRule="auto"/>
              <w:jc w:val="center"/>
              <w:rPr>
                <w:sz w:val="18"/>
                <w:szCs w:val="18"/>
              </w:rPr>
            </w:pPr>
          </w:p>
        </w:tc>
        <w:tc>
          <w:tcPr>
            <w:tcW w:w="2129" w:type="dxa"/>
            <w:vMerge/>
            <w:vAlign w:val="center"/>
          </w:tcPr>
          <w:p w14:paraId="25421652" w14:textId="3C2FEDD4"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35F205A"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Authorised Technical Change Request</w:t>
            </w:r>
          </w:p>
        </w:tc>
        <w:tc>
          <w:tcPr>
            <w:tcW w:w="1120" w:type="dxa"/>
            <w:tcBorders>
              <w:left w:val="double" w:sz="4" w:space="0" w:color="auto"/>
            </w:tcBorders>
            <w:shd w:val="clear" w:color="auto" w:fill="FFFFFF" w:themeFill="background1"/>
            <w:vAlign w:val="center"/>
          </w:tcPr>
          <w:p w14:paraId="2369115C"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10CBC939"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74F3382A"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31BEA6C2"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3F5DE740" w14:textId="77777777" w:rsidTr="1DA03032">
        <w:trPr>
          <w:trHeight w:val="425"/>
        </w:trPr>
        <w:tc>
          <w:tcPr>
            <w:tcW w:w="564" w:type="dxa"/>
            <w:vMerge/>
            <w:vAlign w:val="center"/>
          </w:tcPr>
          <w:p w14:paraId="5A581595" w14:textId="77777777" w:rsidR="008C1A33" w:rsidRPr="00D2471B" w:rsidRDefault="008C1A33" w:rsidP="00870688">
            <w:pPr>
              <w:spacing w:line="240" w:lineRule="auto"/>
              <w:jc w:val="center"/>
              <w:rPr>
                <w:sz w:val="18"/>
                <w:szCs w:val="18"/>
              </w:rPr>
            </w:pPr>
          </w:p>
        </w:tc>
        <w:tc>
          <w:tcPr>
            <w:tcW w:w="2129" w:type="dxa"/>
            <w:vMerge/>
            <w:vAlign w:val="center"/>
          </w:tcPr>
          <w:p w14:paraId="0040CFDF"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1735037"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Authorised WPR Problem Report</w:t>
            </w:r>
          </w:p>
        </w:tc>
        <w:tc>
          <w:tcPr>
            <w:tcW w:w="1120" w:type="dxa"/>
            <w:tcBorders>
              <w:left w:val="double" w:sz="4" w:space="0" w:color="auto"/>
            </w:tcBorders>
            <w:shd w:val="clear" w:color="auto" w:fill="FFFFFF" w:themeFill="background1"/>
            <w:vAlign w:val="center"/>
          </w:tcPr>
          <w:p w14:paraId="4FD91C48"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571ED743"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55350EC3"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6F843E7B"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AC5D31" w:rsidRPr="00D2471B" w14:paraId="20549A94" w14:textId="77777777" w:rsidTr="1DA03032">
        <w:trPr>
          <w:trHeight w:val="425"/>
          <w:ins w:id="1543" w:author="SCHECK Oliver" w:date="2026-09-10T19:50:00Z"/>
        </w:trPr>
        <w:tc>
          <w:tcPr>
            <w:tcW w:w="564" w:type="dxa"/>
            <w:vMerge/>
            <w:vAlign w:val="center"/>
          </w:tcPr>
          <w:p w14:paraId="301CE363" w14:textId="77777777" w:rsidR="00AC5D31" w:rsidRPr="00D2471B" w:rsidRDefault="00AC5D31" w:rsidP="00870688">
            <w:pPr>
              <w:spacing w:line="240" w:lineRule="auto"/>
              <w:jc w:val="center"/>
              <w:rPr>
                <w:ins w:id="1544" w:author="SCHECK Oliver" w:date="2026-09-10T19:50:00Z" w16du:dateUtc="2026-09-10T17:50:00Z"/>
                <w:sz w:val="18"/>
                <w:szCs w:val="18"/>
              </w:rPr>
            </w:pPr>
          </w:p>
        </w:tc>
        <w:tc>
          <w:tcPr>
            <w:tcW w:w="2129" w:type="dxa"/>
            <w:vMerge/>
            <w:vAlign w:val="center"/>
          </w:tcPr>
          <w:p w14:paraId="5F4C1B43" w14:textId="77777777" w:rsidR="00AC5D31" w:rsidRPr="00D2471B" w:rsidRDefault="00AC5D31" w:rsidP="00870688">
            <w:pPr>
              <w:spacing w:after="0" w:line="240" w:lineRule="auto"/>
              <w:jc w:val="center"/>
              <w:rPr>
                <w:ins w:id="1545" w:author="SCHECK Oliver" w:date="2026-09-10T19:50:00Z" w16du:dateUtc="2026-09-10T17:50:00Z"/>
                <w:sz w:val="18"/>
                <w:szCs w:val="18"/>
              </w:rPr>
            </w:pPr>
          </w:p>
        </w:tc>
        <w:tc>
          <w:tcPr>
            <w:tcW w:w="3984" w:type="dxa"/>
            <w:tcBorders>
              <w:top w:val="single" w:sz="4" w:space="0" w:color="auto"/>
              <w:bottom w:val="single" w:sz="4" w:space="0" w:color="auto"/>
              <w:right w:val="double" w:sz="4" w:space="0" w:color="auto"/>
            </w:tcBorders>
            <w:vAlign w:val="center"/>
          </w:tcPr>
          <w:p w14:paraId="05BED26E" w14:textId="37DBBD14" w:rsidR="00AC5D31" w:rsidRPr="00D2471B" w:rsidRDefault="00AC5D31" w:rsidP="00870688">
            <w:pPr>
              <w:pStyle w:val="ListParagraph"/>
              <w:numPr>
                <w:ilvl w:val="0"/>
                <w:numId w:val="23"/>
              </w:numPr>
              <w:spacing w:after="0" w:line="240" w:lineRule="auto"/>
              <w:ind w:left="110" w:hanging="55"/>
              <w:jc w:val="left"/>
              <w:rPr>
                <w:ins w:id="1546" w:author="SCHECK Oliver" w:date="2026-09-10T19:50:00Z" w16du:dateUtc="2026-09-10T17:50:00Z"/>
                <w:sz w:val="18"/>
                <w:szCs w:val="18"/>
              </w:rPr>
            </w:pPr>
            <w:ins w:id="1547" w:author="SCHECK Oliver" w:date="2026-09-10T19:50:00Z">
              <w:r w:rsidRPr="00D2471B">
                <w:rPr>
                  <w:sz w:val="18"/>
                  <w:szCs w:val="18"/>
                </w:rPr>
                <w:t xml:space="preserve">CCB </w:t>
              </w:r>
            </w:ins>
            <w:ins w:id="1548" w:author="SCHECK Oliver" w:date="2026-09-10T19:50:00Z" w16du:dateUtc="2026-09-10T17:50:00Z">
              <w:r w:rsidR="003757F2" w:rsidRPr="00D2471B">
                <w:rPr>
                  <w:sz w:val="18"/>
                  <w:szCs w:val="18"/>
                </w:rPr>
                <w:t>R</w:t>
              </w:r>
            </w:ins>
            <w:ins w:id="1549" w:author="SCHECK Oliver" w:date="2026-09-10T19:50:00Z">
              <w:r w:rsidRPr="00D2471B">
                <w:rPr>
                  <w:sz w:val="18"/>
                  <w:szCs w:val="18"/>
                </w:rPr>
                <w:t>eports</w:t>
              </w:r>
            </w:ins>
          </w:p>
        </w:tc>
        <w:tc>
          <w:tcPr>
            <w:tcW w:w="1120" w:type="dxa"/>
            <w:tcBorders>
              <w:left w:val="double" w:sz="4" w:space="0" w:color="auto"/>
            </w:tcBorders>
            <w:shd w:val="clear" w:color="auto" w:fill="FFFFFF" w:themeFill="background1"/>
            <w:vAlign w:val="center"/>
          </w:tcPr>
          <w:p w14:paraId="049B6775" w14:textId="07D0E360" w:rsidR="00AC5D31" w:rsidRPr="00D2471B" w:rsidRDefault="00AC5D31" w:rsidP="00870688">
            <w:pPr>
              <w:spacing w:after="0" w:line="240" w:lineRule="auto"/>
              <w:ind w:left="39"/>
              <w:jc w:val="center"/>
              <w:rPr>
                <w:ins w:id="1550" w:author="SCHECK Oliver" w:date="2026-09-10T19:50:00Z" w16du:dateUtc="2026-09-10T17:50:00Z"/>
                <w:sz w:val="18"/>
                <w:szCs w:val="18"/>
              </w:rPr>
            </w:pPr>
            <w:ins w:id="1551" w:author="SCHECK Oliver" w:date="2026-09-10T19:50:00Z" w16du:dateUtc="2026-09-10T17:50:00Z">
              <w:r w:rsidRPr="00D2471B">
                <w:rPr>
                  <w:sz w:val="18"/>
                  <w:szCs w:val="18"/>
                </w:rPr>
                <w:t>-</w:t>
              </w:r>
            </w:ins>
          </w:p>
        </w:tc>
        <w:tc>
          <w:tcPr>
            <w:tcW w:w="1836" w:type="dxa"/>
            <w:shd w:val="clear" w:color="auto" w:fill="FFFFFF" w:themeFill="background1"/>
            <w:vAlign w:val="center"/>
          </w:tcPr>
          <w:p w14:paraId="58DCAE65" w14:textId="6304C7A2" w:rsidR="00AC5D31" w:rsidRPr="00D2471B" w:rsidRDefault="00AC5D31" w:rsidP="00870688">
            <w:pPr>
              <w:spacing w:after="0" w:line="240" w:lineRule="auto"/>
              <w:ind w:left="39"/>
              <w:jc w:val="center"/>
              <w:rPr>
                <w:ins w:id="1552" w:author="SCHECK Oliver" w:date="2026-09-10T19:50:00Z" w16du:dateUtc="2026-09-10T17:50:00Z"/>
                <w:sz w:val="18"/>
                <w:szCs w:val="18"/>
              </w:rPr>
            </w:pPr>
            <w:ins w:id="1553" w:author="SCHECK Oliver" w:date="2026-09-10T19:50:00Z" w16du:dateUtc="2026-09-10T17:50:00Z">
              <w:r w:rsidRPr="00D2471B">
                <w:rPr>
                  <w:sz w:val="18"/>
                  <w:szCs w:val="18"/>
                </w:rPr>
                <w:t>-</w:t>
              </w:r>
            </w:ins>
          </w:p>
        </w:tc>
        <w:tc>
          <w:tcPr>
            <w:tcW w:w="2841" w:type="dxa"/>
            <w:shd w:val="clear" w:color="auto" w:fill="FFFFFF" w:themeFill="background1"/>
            <w:vAlign w:val="center"/>
          </w:tcPr>
          <w:p w14:paraId="251B500E" w14:textId="3854F17B" w:rsidR="00AC5D31" w:rsidRPr="00D2471B" w:rsidRDefault="00AC5D31" w:rsidP="00870688">
            <w:pPr>
              <w:pStyle w:val="ListParagraph"/>
              <w:numPr>
                <w:ilvl w:val="0"/>
                <w:numId w:val="23"/>
              </w:numPr>
              <w:spacing w:after="0" w:line="240" w:lineRule="auto"/>
              <w:ind w:left="110" w:hanging="55"/>
              <w:jc w:val="left"/>
              <w:rPr>
                <w:ins w:id="1554" w:author="SCHECK Oliver" w:date="2026-09-10T19:50:00Z" w16du:dateUtc="2026-09-10T17:50:00Z"/>
                <w:sz w:val="18"/>
                <w:szCs w:val="18"/>
              </w:rPr>
            </w:pPr>
            <w:ins w:id="1555" w:author="SCHECK Oliver" w:date="2026-09-10T19:50:00Z" w16du:dateUtc="2026-09-10T17:50:00Z">
              <w:r w:rsidRPr="00D2471B">
                <w:rPr>
                  <w:sz w:val="18"/>
                  <w:szCs w:val="18"/>
                </w:rPr>
                <w:t>Configuration Management</w:t>
              </w:r>
            </w:ins>
          </w:p>
        </w:tc>
        <w:tc>
          <w:tcPr>
            <w:tcW w:w="1530" w:type="dxa"/>
            <w:shd w:val="clear" w:color="auto" w:fill="FFFFFF" w:themeFill="background1"/>
            <w:vAlign w:val="center"/>
          </w:tcPr>
          <w:p w14:paraId="23DAEA20" w14:textId="7F6C5F68" w:rsidR="00AC5D31" w:rsidRPr="00D2471B" w:rsidRDefault="00AC5D31" w:rsidP="004E105A">
            <w:pPr>
              <w:spacing w:after="0" w:line="240" w:lineRule="auto"/>
              <w:ind w:left="39"/>
              <w:jc w:val="center"/>
              <w:rPr>
                <w:ins w:id="1556" w:author="SCHECK Oliver" w:date="2026-09-10T19:50:00Z" w16du:dateUtc="2026-09-10T17:50:00Z"/>
                <w:sz w:val="18"/>
                <w:szCs w:val="18"/>
              </w:rPr>
            </w:pPr>
            <w:ins w:id="1557" w:author="SCHECK Oliver" w:date="2026-09-10T19:50:00Z" w16du:dateUtc="2026-09-10T17:50:00Z">
              <w:r w:rsidRPr="00D2471B">
                <w:rPr>
                  <w:sz w:val="18"/>
                  <w:szCs w:val="18"/>
                </w:rPr>
                <w:t>-</w:t>
              </w:r>
            </w:ins>
          </w:p>
        </w:tc>
      </w:tr>
      <w:tr w:rsidR="005C36F7" w:rsidRPr="00D2471B" w14:paraId="27B09CE8" w14:textId="77777777" w:rsidTr="1DA03032">
        <w:trPr>
          <w:trHeight w:val="425"/>
        </w:trPr>
        <w:tc>
          <w:tcPr>
            <w:tcW w:w="564" w:type="dxa"/>
            <w:vMerge/>
            <w:vAlign w:val="center"/>
          </w:tcPr>
          <w:p w14:paraId="107D51C1" w14:textId="77777777" w:rsidR="008C1A33" w:rsidRPr="00D2471B" w:rsidRDefault="008C1A33" w:rsidP="00870688">
            <w:pPr>
              <w:spacing w:line="240" w:lineRule="auto"/>
              <w:jc w:val="center"/>
              <w:rPr>
                <w:sz w:val="18"/>
                <w:szCs w:val="18"/>
              </w:rPr>
            </w:pPr>
          </w:p>
        </w:tc>
        <w:tc>
          <w:tcPr>
            <w:tcW w:w="2129" w:type="dxa"/>
            <w:vMerge/>
            <w:vAlign w:val="center"/>
          </w:tcPr>
          <w:p w14:paraId="32B601E0"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B72C106"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Baseline</w:t>
            </w:r>
            <w:del w:id="1558" w:author="SCHECK Oliver" w:date="2026-09-10T19:47:00Z" w16du:dateUtc="2026-09-10T17:47:00Z">
              <w:r w:rsidRPr="00D2471B" w:rsidDel="00557302">
                <w:rPr>
                  <w:sz w:val="18"/>
                  <w:szCs w:val="18"/>
                </w:rPr>
                <w:delText>s</w:delText>
              </w:r>
            </w:del>
          </w:p>
        </w:tc>
        <w:tc>
          <w:tcPr>
            <w:tcW w:w="1120" w:type="dxa"/>
            <w:tcBorders>
              <w:left w:val="double" w:sz="4" w:space="0" w:color="auto"/>
            </w:tcBorders>
            <w:shd w:val="clear" w:color="auto" w:fill="FFFFFF" w:themeFill="background1"/>
            <w:vAlign w:val="center"/>
          </w:tcPr>
          <w:p w14:paraId="4C63C411"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2A65A58E"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188D0936"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75A7212C"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00888682" w14:textId="77777777" w:rsidTr="1DA03032">
        <w:trPr>
          <w:trHeight w:val="425"/>
        </w:trPr>
        <w:tc>
          <w:tcPr>
            <w:tcW w:w="564" w:type="dxa"/>
            <w:vMerge/>
            <w:vAlign w:val="center"/>
          </w:tcPr>
          <w:p w14:paraId="3D8036F0" w14:textId="77777777" w:rsidR="008C1A33" w:rsidRPr="00D2471B" w:rsidRDefault="008C1A33" w:rsidP="00870688">
            <w:pPr>
              <w:spacing w:line="240" w:lineRule="auto"/>
              <w:jc w:val="center"/>
              <w:rPr>
                <w:sz w:val="18"/>
                <w:szCs w:val="18"/>
              </w:rPr>
            </w:pPr>
          </w:p>
        </w:tc>
        <w:tc>
          <w:tcPr>
            <w:tcW w:w="2129" w:type="dxa"/>
            <w:vMerge/>
            <w:vAlign w:val="center"/>
          </w:tcPr>
          <w:p w14:paraId="7AC87A0A"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7FEBE33" w14:textId="25F397DA"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 xml:space="preserve">Configuration </w:t>
            </w:r>
            <w:ins w:id="1559" w:author="SCHECK Oliver" w:date="2026-09-10T19:47:00Z">
              <w:r w:rsidR="00BB67E3" w:rsidRPr="00D2471B">
                <w:rPr>
                  <w:sz w:val="18"/>
                  <w:szCs w:val="18"/>
                </w:rPr>
                <w:t xml:space="preserve">Status </w:t>
              </w:r>
            </w:ins>
            <w:r w:rsidRPr="00D2471B">
              <w:rPr>
                <w:sz w:val="18"/>
                <w:szCs w:val="18"/>
              </w:rPr>
              <w:t>Report</w:t>
            </w:r>
            <w:del w:id="1560" w:author="SCHECK Oliver" w:date="2026-09-10T19:47:00Z" w16du:dateUtc="2026-09-10T17:47:00Z">
              <w:r w:rsidRPr="00D2471B" w:rsidDel="00BB67E3">
                <w:rPr>
                  <w:sz w:val="18"/>
                  <w:szCs w:val="18"/>
                </w:rPr>
                <w:delText>s</w:delText>
              </w:r>
            </w:del>
          </w:p>
        </w:tc>
        <w:tc>
          <w:tcPr>
            <w:tcW w:w="1120" w:type="dxa"/>
            <w:tcBorders>
              <w:left w:val="double" w:sz="4" w:space="0" w:color="auto"/>
            </w:tcBorders>
            <w:shd w:val="clear" w:color="auto" w:fill="FFFFFF" w:themeFill="background1"/>
            <w:vAlign w:val="center"/>
          </w:tcPr>
          <w:p w14:paraId="02D3B260"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0E6ECC7E"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4BA7B96B"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7C811ED3"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2B2D30" w:rsidRPr="00D2471B" w14:paraId="26FA5E18" w14:textId="77777777" w:rsidTr="1DA03032">
        <w:trPr>
          <w:trHeight w:val="425"/>
          <w:ins w:id="1561" w:author="SCHECK Oliver" w:date="2026-09-10T19:51:00Z"/>
        </w:trPr>
        <w:tc>
          <w:tcPr>
            <w:tcW w:w="564" w:type="dxa"/>
            <w:vMerge/>
            <w:vAlign w:val="center"/>
          </w:tcPr>
          <w:p w14:paraId="52D81297" w14:textId="77777777" w:rsidR="002B2D30" w:rsidRPr="00D2471B" w:rsidRDefault="002B2D30" w:rsidP="00870688">
            <w:pPr>
              <w:spacing w:line="240" w:lineRule="auto"/>
              <w:jc w:val="center"/>
              <w:rPr>
                <w:ins w:id="1562" w:author="SCHECK Oliver" w:date="2026-09-10T19:51:00Z" w16du:dateUtc="2026-09-10T17:51:00Z"/>
                <w:sz w:val="18"/>
                <w:szCs w:val="18"/>
              </w:rPr>
            </w:pPr>
          </w:p>
        </w:tc>
        <w:tc>
          <w:tcPr>
            <w:tcW w:w="2129" w:type="dxa"/>
            <w:vMerge/>
            <w:vAlign w:val="center"/>
          </w:tcPr>
          <w:p w14:paraId="464E04EB" w14:textId="77777777" w:rsidR="002B2D30" w:rsidRPr="00D2471B" w:rsidRDefault="002B2D30" w:rsidP="00870688">
            <w:pPr>
              <w:spacing w:after="0" w:line="240" w:lineRule="auto"/>
              <w:jc w:val="center"/>
              <w:rPr>
                <w:ins w:id="1563" w:author="SCHECK Oliver" w:date="2026-09-10T19:51:00Z" w16du:dateUtc="2026-09-10T17:51:00Z"/>
                <w:sz w:val="18"/>
                <w:szCs w:val="18"/>
              </w:rPr>
            </w:pPr>
          </w:p>
        </w:tc>
        <w:tc>
          <w:tcPr>
            <w:tcW w:w="3984" w:type="dxa"/>
            <w:tcBorders>
              <w:top w:val="single" w:sz="4" w:space="0" w:color="auto"/>
              <w:bottom w:val="single" w:sz="4" w:space="0" w:color="auto"/>
              <w:right w:val="double" w:sz="4" w:space="0" w:color="auto"/>
            </w:tcBorders>
            <w:vAlign w:val="center"/>
          </w:tcPr>
          <w:p w14:paraId="3A1F91F3" w14:textId="0C5C8E8A" w:rsidR="002B2D30" w:rsidRPr="00D2471B" w:rsidRDefault="002B2D30" w:rsidP="00870688">
            <w:pPr>
              <w:pStyle w:val="ListParagraph"/>
              <w:numPr>
                <w:ilvl w:val="0"/>
                <w:numId w:val="23"/>
              </w:numPr>
              <w:spacing w:after="0" w:line="240" w:lineRule="auto"/>
              <w:ind w:left="110" w:hanging="55"/>
              <w:jc w:val="left"/>
              <w:rPr>
                <w:ins w:id="1564" w:author="SCHECK Oliver" w:date="2026-09-10T19:51:00Z" w16du:dateUtc="2026-09-10T17:51:00Z"/>
                <w:sz w:val="18"/>
                <w:szCs w:val="18"/>
              </w:rPr>
            </w:pPr>
            <w:ins w:id="1565" w:author="SCHECK Oliver" w:date="2026-09-10T19:51:00Z" w16du:dateUtc="2026-09-10T17:51:00Z">
              <w:r w:rsidRPr="00D2471B">
                <w:rPr>
                  <w:sz w:val="18"/>
                  <w:szCs w:val="18"/>
                </w:rPr>
                <w:t xml:space="preserve">Configuration Verification </w:t>
              </w:r>
            </w:ins>
            <w:ins w:id="1566" w:author="SCHECK Oliver" w:date="2026-09-10T19:52:00Z" w16du:dateUtc="2026-09-10T17:52:00Z">
              <w:r w:rsidRPr="00D2471B">
                <w:rPr>
                  <w:sz w:val="18"/>
                  <w:szCs w:val="18"/>
                </w:rPr>
                <w:t>R</w:t>
              </w:r>
            </w:ins>
            <w:ins w:id="1567" w:author="SCHECK Oliver" w:date="2026-09-10T19:51:00Z" w16du:dateUtc="2026-09-10T17:51:00Z">
              <w:r w:rsidRPr="00D2471B">
                <w:rPr>
                  <w:sz w:val="18"/>
                  <w:szCs w:val="18"/>
                </w:rPr>
                <w:t>eports</w:t>
              </w:r>
            </w:ins>
          </w:p>
        </w:tc>
        <w:tc>
          <w:tcPr>
            <w:tcW w:w="1120" w:type="dxa"/>
            <w:tcBorders>
              <w:left w:val="double" w:sz="4" w:space="0" w:color="auto"/>
            </w:tcBorders>
            <w:shd w:val="clear" w:color="auto" w:fill="FFFFFF" w:themeFill="background1"/>
            <w:vAlign w:val="center"/>
          </w:tcPr>
          <w:p w14:paraId="682EE44D" w14:textId="0619DBBE" w:rsidR="002B2D30" w:rsidRPr="00D2471B" w:rsidRDefault="00A11DA2" w:rsidP="00870688">
            <w:pPr>
              <w:spacing w:after="0" w:line="240" w:lineRule="auto"/>
              <w:ind w:left="39"/>
              <w:jc w:val="center"/>
              <w:rPr>
                <w:ins w:id="1568" w:author="SCHECK Oliver" w:date="2026-09-10T19:51:00Z" w16du:dateUtc="2026-09-10T17:51:00Z"/>
                <w:sz w:val="18"/>
                <w:szCs w:val="18"/>
              </w:rPr>
            </w:pPr>
            <w:ins w:id="1569" w:author="SCHECK Oliver" w:date="2026-09-10T19:52:00Z" w16du:dateUtc="2026-09-10T17:52:00Z">
              <w:r w:rsidRPr="00D2471B">
                <w:rPr>
                  <w:sz w:val="18"/>
                  <w:szCs w:val="18"/>
                </w:rPr>
                <w:t>-</w:t>
              </w:r>
            </w:ins>
          </w:p>
        </w:tc>
        <w:tc>
          <w:tcPr>
            <w:tcW w:w="1836" w:type="dxa"/>
            <w:shd w:val="clear" w:color="auto" w:fill="FFFFFF" w:themeFill="background1"/>
            <w:vAlign w:val="center"/>
          </w:tcPr>
          <w:p w14:paraId="69F953AF" w14:textId="6A9313CF" w:rsidR="002B2D30" w:rsidRPr="00D2471B" w:rsidRDefault="00A11DA2" w:rsidP="00870688">
            <w:pPr>
              <w:spacing w:after="0" w:line="240" w:lineRule="auto"/>
              <w:ind w:left="39"/>
              <w:jc w:val="center"/>
              <w:rPr>
                <w:ins w:id="1570" w:author="SCHECK Oliver" w:date="2026-09-10T19:51:00Z" w16du:dateUtc="2026-09-10T17:51:00Z"/>
                <w:sz w:val="18"/>
                <w:szCs w:val="18"/>
              </w:rPr>
            </w:pPr>
            <w:ins w:id="1571" w:author="SCHECK Oliver" w:date="2026-09-10T19:52:00Z" w16du:dateUtc="2026-09-10T17:52:00Z">
              <w:r w:rsidRPr="00D2471B">
                <w:rPr>
                  <w:sz w:val="18"/>
                  <w:szCs w:val="18"/>
                </w:rPr>
                <w:t>-</w:t>
              </w:r>
            </w:ins>
          </w:p>
        </w:tc>
        <w:tc>
          <w:tcPr>
            <w:tcW w:w="2841" w:type="dxa"/>
            <w:shd w:val="clear" w:color="auto" w:fill="FFFFFF" w:themeFill="background1"/>
            <w:vAlign w:val="center"/>
          </w:tcPr>
          <w:p w14:paraId="1D0C4821" w14:textId="17C705EA" w:rsidR="002B2D30" w:rsidRPr="00D2471B" w:rsidRDefault="00A11DA2" w:rsidP="00870688">
            <w:pPr>
              <w:pStyle w:val="ListParagraph"/>
              <w:numPr>
                <w:ilvl w:val="0"/>
                <w:numId w:val="23"/>
              </w:numPr>
              <w:spacing w:after="0" w:line="240" w:lineRule="auto"/>
              <w:ind w:left="110" w:hanging="55"/>
              <w:jc w:val="left"/>
              <w:rPr>
                <w:ins w:id="1572" w:author="SCHECK Oliver" w:date="2026-09-10T19:51:00Z" w16du:dateUtc="2026-09-10T17:51:00Z"/>
                <w:sz w:val="18"/>
                <w:szCs w:val="18"/>
              </w:rPr>
            </w:pPr>
            <w:ins w:id="1573" w:author="SCHECK Oliver" w:date="2026-09-10T19:52:00Z" w16du:dateUtc="2026-09-10T17:52:00Z">
              <w:r w:rsidRPr="00D2471B">
                <w:rPr>
                  <w:sz w:val="18"/>
                  <w:szCs w:val="18"/>
                </w:rPr>
                <w:t>Configuration Management</w:t>
              </w:r>
            </w:ins>
          </w:p>
        </w:tc>
        <w:tc>
          <w:tcPr>
            <w:tcW w:w="1530" w:type="dxa"/>
            <w:shd w:val="clear" w:color="auto" w:fill="FFFFFF" w:themeFill="background1"/>
            <w:vAlign w:val="center"/>
          </w:tcPr>
          <w:p w14:paraId="7B37CE82" w14:textId="16DA23CE" w:rsidR="002B2D30" w:rsidRPr="00D2471B" w:rsidRDefault="00A11DA2" w:rsidP="004E105A">
            <w:pPr>
              <w:spacing w:after="0" w:line="240" w:lineRule="auto"/>
              <w:ind w:left="39"/>
              <w:jc w:val="center"/>
              <w:rPr>
                <w:ins w:id="1574" w:author="SCHECK Oliver" w:date="2026-09-10T19:51:00Z" w16du:dateUtc="2026-09-10T17:51:00Z"/>
                <w:sz w:val="18"/>
                <w:szCs w:val="18"/>
              </w:rPr>
            </w:pPr>
            <w:ins w:id="1575" w:author="SCHECK Oliver" w:date="2026-09-10T19:52:00Z" w16du:dateUtc="2026-09-10T17:52:00Z">
              <w:r w:rsidRPr="00D2471B">
                <w:rPr>
                  <w:sz w:val="18"/>
                  <w:szCs w:val="18"/>
                </w:rPr>
                <w:t>-</w:t>
              </w:r>
            </w:ins>
          </w:p>
        </w:tc>
      </w:tr>
      <w:tr w:rsidR="005C36F7" w:rsidRPr="00D2471B" w14:paraId="02BC3807" w14:textId="77777777" w:rsidTr="1DA03032">
        <w:trPr>
          <w:trHeight w:val="425"/>
        </w:trPr>
        <w:tc>
          <w:tcPr>
            <w:tcW w:w="564" w:type="dxa"/>
            <w:vMerge/>
            <w:vAlign w:val="center"/>
          </w:tcPr>
          <w:p w14:paraId="109CD477" w14:textId="77777777" w:rsidR="008C1A33" w:rsidRPr="00D2471B" w:rsidRDefault="008C1A33" w:rsidP="00870688">
            <w:pPr>
              <w:spacing w:line="240" w:lineRule="auto"/>
              <w:jc w:val="center"/>
              <w:rPr>
                <w:sz w:val="18"/>
                <w:szCs w:val="18"/>
              </w:rPr>
            </w:pPr>
          </w:p>
        </w:tc>
        <w:tc>
          <w:tcPr>
            <w:tcW w:w="2129" w:type="dxa"/>
            <w:vMerge/>
            <w:vAlign w:val="center"/>
          </w:tcPr>
          <w:p w14:paraId="6B8F854A"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BF945BA"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Engineering Change Notice</w:t>
            </w:r>
          </w:p>
        </w:tc>
        <w:tc>
          <w:tcPr>
            <w:tcW w:w="1120" w:type="dxa"/>
            <w:tcBorders>
              <w:left w:val="double" w:sz="4" w:space="0" w:color="auto"/>
            </w:tcBorders>
            <w:shd w:val="clear" w:color="auto" w:fill="FFFFFF" w:themeFill="background1"/>
            <w:vAlign w:val="center"/>
          </w:tcPr>
          <w:p w14:paraId="24F4F113"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63D12D28"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6ABE4DC4"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21BA4A2C"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7708A047" w14:textId="77777777" w:rsidTr="1DA03032">
        <w:trPr>
          <w:trHeight w:val="425"/>
        </w:trPr>
        <w:tc>
          <w:tcPr>
            <w:tcW w:w="564" w:type="dxa"/>
            <w:vMerge/>
            <w:vAlign w:val="center"/>
          </w:tcPr>
          <w:p w14:paraId="09BE274F" w14:textId="77777777" w:rsidR="008C1A33" w:rsidRPr="00D2471B" w:rsidRDefault="008C1A33" w:rsidP="004C2CA5">
            <w:pPr>
              <w:spacing w:line="240" w:lineRule="auto"/>
              <w:jc w:val="center"/>
              <w:rPr>
                <w:sz w:val="18"/>
                <w:szCs w:val="18"/>
              </w:rPr>
            </w:pPr>
          </w:p>
        </w:tc>
        <w:tc>
          <w:tcPr>
            <w:tcW w:w="2129" w:type="dxa"/>
            <w:vMerge/>
            <w:vAlign w:val="center"/>
          </w:tcPr>
          <w:p w14:paraId="5EF6AF1B" w14:textId="77777777" w:rsidR="008C1A33" w:rsidRPr="00D2471B" w:rsidRDefault="008C1A33"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38A8927D" w14:textId="784655EF"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 xml:space="preserve">Marked-up </w:t>
            </w:r>
            <w:commentRangeStart w:id="1576"/>
            <w:commentRangeStart w:id="1577"/>
            <w:r w:rsidRPr="00D2471B">
              <w:rPr>
                <w:sz w:val="18"/>
                <w:szCs w:val="18"/>
              </w:rPr>
              <w:t>drawings</w:t>
            </w:r>
            <w:commentRangeEnd w:id="1576"/>
            <w:r w:rsidRPr="00D2471B">
              <w:rPr>
                <w:rStyle w:val="CommentReference"/>
                <w:sz w:val="18"/>
                <w:szCs w:val="18"/>
              </w:rPr>
              <w:commentReference w:id="1576"/>
            </w:r>
            <w:commentRangeEnd w:id="1577"/>
            <w:r w:rsidR="00417CF1" w:rsidRPr="00D2471B">
              <w:rPr>
                <w:rStyle w:val="CommentReference"/>
                <w:sz w:val="18"/>
                <w:szCs w:val="18"/>
              </w:rPr>
              <w:commentReference w:id="1577"/>
            </w:r>
          </w:p>
        </w:tc>
        <w:tc>
          <w:tcPr>
            <w:tcW w:w="1120" w:type="dxa"/>
            <w:tcBorders>
              <w:left w:val="double" w:sz="4" w:space="0" w:color="auto"/>
              <w:bottom w:val="single" w:sz="4" w:space="0" w:color="auto"/>
            </w:tcBorders>
            <w:shd w:val="clear" w:color="auto" w:fill="FFFFFF" w:themeFill="background1"/>
            <w:vAlign w:val="center"/>
          </w:tcPr>
          <w:p w14:paraId="3608A159"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1836" w:type="dxa"/>
            <w:tcBorders>
              <w:bottom w:val="single" w:sz="4" w:space="0" w:color="auto"/>
            </w:tcBorders>
            <w:shd w:val="clear" w:color="auto" w:fill="FFFFFF" w:themeFill="background1"/>
            <w:vAlign w:val="center"/>
          </w:tcPr>
          <w:p w14:paraId="0422A84E"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2841" w:type="dxa"/>
            <w:tcBorders>
              <w:bottom w:val="single" w:sz="4" w:space="0" w:color="auto"/>
            </w:tcBorders>
            <w:shd w:val="clear" w:color="auto" w:fill="FFFFFF" w:themeFill="background1"/>
            <w:vAlign w:val="center"/>
          </w:tcPr>
          <w:p w14:paraId="409F6B10" w14:textId="7777777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0" w:type="dxa"/>
            <w:tcBorders>
              <w:bottom w:val="single" w:sz="4" w:space="0" w:color="auto"/>
            </w:tcBorders>
            <w:shd w:val="clear" w:color="auto" w:fill="FFFFFF" w:themeFill="background1"/>
            <w:vAlign w:val="center"/>
          </w:tcPr>
          <w:p w14:paraId="3EDB1D87"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405E7E53" w14:textId="77777777" w:rsidTr="1DA03032">
        <w:trPr>
          <w:trHeight w:val="425"/>
        </w:trPr>
        <w:tc>
          <w:tcPr>
            <w:tcW w:w="564" w:type="dxa"/>
            <w:vMerge/>
            <w:vAlign w:val="center"/>
          </w:tcPr>
          <w:p w14:paraId="20F9B4A3" w14:textId="77777777" w:rsidR="008C1A33" w:rsidRPr="00D2471B" w:rsidRDefault="008C1A33" w:rsidP="00870688">
            <w:pPr>
              <w:spacing w:line="240" w:lineRule="auto"/>
              <w:jc w:val="center"/>
              <w:rPr>
                <w:sz w:val="18"/>
                <w:szCs w:val="18"/>
              </w:rPr>
            </w:pPr>
          </w:p>
        </w:tc>
        <w:tc>
          <w:tcPr>
            <w:tcW w:w="2129" w:type="dxa"/>
            <w:vMerge/>
            <w:vAlign w:val="center"/>
          </w:tcPr>
          <w:p w14:paraId="269399F9"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786A73F"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PBS</w:t>
            </w:r>
          </w:p>
          <w:p w14:paraId="53CAE1CB"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LBS</w:t>
            </w:r>
          </w:p>
          <w:p w14:paraId="294514A5"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FBS</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5A35C6FF"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5C20024C"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5304F965"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bottom w:val="single" w:sz="4" w:space="0" w:color="auto"/>
            </w:tcBorders>
            <w:shd w:val="clear" w:color="auto" w:fill="FFFFFF" w:themeFill="background1"/>
            <w:vAlign w:val="center"/>
          </w:tcPr>
          <w:p w14:paraId="00E08517"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1D88B5B3" w14:textId="77777777" w:rsidTr="1DA03032">
        <w:trPr>
          <w:trHeight w:val="425"/>
        </w:trPr>
        <w:tc>
          <w:tcPr>
            <w:tcW w:w="564" w:type="dxa"/>
            <w:vMerge/>
            <w:vAlign w:val="center"/>
          </w:tcPr>
          <w:p w14:paraId="04210E20" w14:textId="77777777" w:rsidR="008C1A33" w:rsidRPr="00D2471B" w:rsidRDefault="008C1A33" w:rsidP="00870688">
            <w:pPr>
              <w:spacing w:line="240" w:lineRule="auto"/>
              <w:jc w:val="center"/>
              <w:rPr>
                <w:sz w:val="18"/>
                <w:szCs w:val="18"/>
              </w:rPr>
            </w:pPr>
          </w:p>
        </w:tc>
        <w:tc>
          <w:tcPr>
            <w:tcW w:w="2129" w:type="dxa"/>
            <w:vMerge/>
            <w:vAlign w:val="center"/>
          </w:tcPr>
          <w:p w14:paraId="032783A6"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1DF21641"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Project Baseline</w:t>
            </w:r>
          </w:p>
        </w:tc>
        <w:tc>
          <w:tcPr>
            <w:tcW w:w="1120" w:type="dxa"/>
            <w:tcBorders>
              <w:top w:val="single" w:sz="4" w:space="0" w:color="auto"/>
              <w:left w:val="double" w:sz="4" w:space="0" w:color="auto"/>
            </w:tcBorders>
            <w:shd w:val="clear" w:color="auto" w:fill="FFFFFF" w:themeFill="background1"/>
            <w:vAlign w:val="center"/>
          </w:tcPr>
          <w:p w14:paraId="6B4C6FC3"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tcBorders>
            <w:shd w:val="clear" w:color="auto" w:fill="FFFFFF" w:themeFill="background1"/>
            <w:vAlign w:val="center"/>
          </w:tcPr>
          <w:p w14:paraId="6E688CDD"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tcBorders>
            <w:shd w:val="clear" w:color="auto" w:fill="FFFFFF" w:themeFill="background1"/>
            <w:vAlign w:val="center"/>
          </w:tcPr>
          <w:p w14:paraId="3BF0F265"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tcBorders>
            <w:shd w:val="clear" w:color="auto" w:fill="FFFFFF" w:themeFill="background1"/>
            <w:vAlign w:val="center"/>
          </w:tcPr>
          <w:p w14:paraId="258FED20"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61C4CF70" w14:textId="77777777" w:rsidTr="008715B5">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578" w:author="SCHECK Oliver" w:date="2026-09-14T11:43:00Z" w16du:dateUtc="2026-09-14T09:43: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579" w:author="SCHECK Oliver" w:date="2026-09-14T11:43:00Z" w16du:dateUtc="2026-09-14T09:43:00Z">
            <w:trPr>
              <w:trHeight w:val="425"/>
            </w:trPr>
          </w:trPrChange>
        </w:trPr>
        <w:tc>
          <w:tcPr>
            <w:tcW w:w="564" w:type="dxa"/>
            <w:vMerge/>
            <w:vAlign w:val="center"/>
            <w:tcPrChange w:id="1580" w:author="SCHECK Oliver" w:date="2026-09-14T11:43:00Z" w16du:dateUtc="2026-09-14T09:43:00Z">
              <w:tcPr>
                <w:tcW w:w="564" w:type="dxa"/>
                <w:vMerge/>
                <w:vAlign w:val="center"/>
              </w:tcPr>
            </w:tcPrChange>
          </w:tcPr>
          <w:p w14:paraId="20AF5C09" w14:textId="77777777" w:rsidR="008C1A33" w:rsidRPr="00D2471B" w:rsidRDefault="008C1A33" w:rsidP="004C2CA5">
            <w:pPr>
              <w:spacing w:line="240" w:lineRule="auto"/>
              <w:jc w:val="center"/>
              <w:rPr>
                <w:sz w:val="18"/>
                <w:szCs w:val="18"/>
              </w:rPr>
            </w:pPr>
          </w:p>
        </w:tc>
        <w:tc>
          <w:tcPr>
            <w:tcW w:w="2129" w:type="dxa"/>
            <w:vMerge/>
            <w:vAlign w:val="center"/>
            <w:tcPrChange w:id="1581" w:author="SCHECK Oliver" w:date="2026-09-14T11:43:00Z" w16du:dateUtc="2026-09-14T09:43:00Z">
              <w:tcPr>
                <w:tcW w:w="2129" w:type="dxa"/>
                <w:vMerge/>
                <w:vAlign w:val="center"/>
              </w:tcPr>
            </w:tcPrChange>
          </w:tcPr>
          <w:p w14:paraId="026A8E1B" w14:textId="77777777" w:rsidR="008C1A33" w:rsidRPr="00D2471B" w:rsidRDefault="008C1A33"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582" w:author="SCHECK Oliver" w:date="2026-09-14T11:43:00Z" w16du:dateUtc="2026-09-14T09:43:00Z">
              <w:tcPr>
                <w:tcW w:w="3984" w:type="dxa"/>
                <w:tcBorders>
                  <w:top w:val="single" w:sz="4" w:space="0" w:color="auto"/>
                  <w:bottom w:val="single" w:sz="4" w:space="0" w:color="auto"/>
                  <w:right w:val="double" w:sz="4" w:space="0" w:color="auto"/>
                </w:tcBorders>
                <w:shd w:val="clear" w:color="auto" w:fill="FFC000"/>
                <w:vAlign w:val="center"/>
              </w:tcPr>
            </w:tcPrChange>
          </w:tcPr>
          <w:p w14:paraId="4CDA4433" w14:textId="3D5BADFB" w:rsidR="008C1A33" w:rsidRPr="00D2471B" w:rsidRDefault="008C1A33" w:rsidP="004C2CA5">
            <w:pPr>
              <w:pStyle w:val="ListParagraph"/>
              <w:numPr>
                <w:ilvl w:val="0"/>
                <w:numId w:val="23"/>
              </w:numPr>
              <w:spacing w:after="0" w:line="240" w:lineRule="auto"/>
              <w:ind w:left="110" w:hanging="55"/>
              <w:jc w:val="left"/>
              <w:rPr>
                <w:sz w:val="18"/>
                <w:szCs w:val="18"/>
              </w:rPr>
            </w:pPr>
            <w:commentRangeStart w:id="1583"/>
            <w:commentRangeStart w:id="1584"/>
            <w:r w:rsidRPr="00D2471B">
              <w:rPr>
                <w:sz w:val="18"/>
                <w:szCs w:val="18"/>
              </w:rPr>
              <w:t>Site Modification Request (SMR)</w:t>
            </w:r>
            <w:commentRangeEnd w:id="1583"/>
            <w:r w:rsidRPr="00D2471B">
              <w:rPr>
                <w:rStyle w:val="CommentReference"/>
                <w:sz w:val="18"/>
                <w:szCs w:val="18"/>
              </w:rPr>
              <w:commentReference w:id="1583"/>
            </w:r>
            <w:commentRangeEnd w:id="1584"/>
            <w:r w:rsidR="00417CF1" w:rsidRPr="00D2471B">
              <w:rPr>
                <w:rStyle w:val="CommentReference"/>
                <w:sz w:val="18"/>
                <w:szCs w:val="18"/>
              </w:rPr>
              <w:commentReference w:id="1584"/>
            </w:r>
          </w:p>
        </w:tc>
        <w:tc>
          <w:tcPr>
            <w:tcW w:w="1120" w:type="dxa"/>
            <w:tcBorders>
              <w:left w:val="double" w:sz="4" w:space="0" w:color="auto"/>
            </w:tcBorders>
            <w:shd w:val="clear" w:color="auto" w:fill="FFFFFF" w:themeFill="background1"/>
            <w:vAlign w:val="center"/>
            <w:tcPrChange w:id="1585" w:author="SCHECK Oliver" w:date="2026-09-14T11:43:00Z" w16du:dateUtc="2026-09-14T09:43:00Z">
              <w:tcPr>
                <w:tcW w:w="1120" w:type="dxa"/>
                <w:tcBorders>
                  <w:left w:val="double" w:sz="4" w:space="0" w:color="auto"/>
                </w:tcBorders>
                <w:shd w:val="clear" w:color="auto" w:fill="FFFFFF" w:themeFill="background1"/>
                <w:vAlign w:val="center"/>
              </w:tcPr>
            </w:tcPrChange>
          </w:tcPr>
          <w:p w14:paraId="6C7740AD"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Change w:id="1586" w:author="SCHECK Oliver" w:date="2026-09-14T11:43:00Z" w16du:dateUtc="2026-09-14T09:43:00Z">
              <w:tcPr>
                <w:tcW w:w="1836" w:type="dxa"/>
                <w:shd w:val="clear" w:color="auto" w:fill="FFFFFF" w:themeFill="background1"/>
                <w:vAlign w:val="center"/>
              </w:tcPr>
            </w:tcPrChange>
          </w:tcPr>
          <w:p w14:paraId="35F9301F"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Change w:id="1587" w:author="SCHECK Oliver" w:date="2026-09-14T11:43:00Z" w16du:dateUtc="2026-09-14T09:43:00Z">
              <w:tcPr>
                <w:tcW w:w="2841" w:type="dxa"/>
                <w:shd w:val="clear" w:color="auto" w:fill="FFFFFF" w:themeFill="background1"/>
                <w:vAlign w:val="center"/>
              </w:tcPr>
            </w:tcPrChange>
          </w:tcPr>
          <w:p w14:paraId="33B7F818" w14:textId="012E4F4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SRS Commissioning</w:t>
            </w:r>
          </w:p>
          <w:p w14:paraId="33B57A99" w14:textId="68A40925" w:rsidR="008C1A33" w:rsidRPr="00D2471B" w:rsidRDefault="008C1A33" w:rsidP="003C0157">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0" w:type="dxa"/>
            <w:shd w:val="clear" w:color="auto" w:fill="FFFFFF" w:themeFill="background1"/>
            <w:vAlign w:val="center"/>
            <w:tcPrChange w:id="1588" w:author="SCHECK Oliver" w:date="2026-09-14T11:43:00Z" w16du:dateUtc="2026-09-14T09:43:00Z">
              <w:tcPr>
                <w:tcW w:w="1530" w:type="dxa"/>
                <w:shd w:val="clear" w:color="auto" w:fill="FFFFFF" w:themeFill="background1"/>
                <w:vAlign w:val="center"/>
              </w:tcPr>
            </w:tcPrChange>
          </w:tcPr>
          <w:p w14:paraId="542D1D2B"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D73A73" w:rsidRPr="00D2471B" w14:paraId="3C76758D" w14:textId="77777777" w:rsidTr="1DA03032">
        <w:trPr>
          <w:trHeight w:val="425"/>
          <w:ins w:id="1589" w:author="SCHECK Oliver" w:date="2026-09-10T19:46:00Z"/>
        </w:trPr>
        <w:tc>
          <w:tcPr>
            <w:tcW w:w="564" w:type="dxa"/>
            <w:vMerge/>
            <w:vAlign w:val="center"/>
          </w:tcPr>
          <w:p w14:paraId="2CA869D5" w14:textId="77777777" w:rsidR="00D73A73" w:rsidRPr="00D2471B" w:rsidRDefault="00D73A73" w:rsidP="004C2CA5">
            <w:pPr>
              <w:spacing w:line="240" w:lineRule="auto"/>
              <w:jc w:val="center"/>
              <w:rPr>
                <w:ins w:id="1590" w:author="SCHECK Oliver" w:date="2026-09-10T19:46:00Z" w16du:dateUtc="2026-09-10T17:46:00Z"/>
                <w:sz w:val="18"/>
                <w:szCs w:val="18"/>
              </w:rPr>
            </w:pPr>
          </w:p>
        </w:tc>
        <w:tc>
          <w:tcPr>
            <w:tcW w:w="2129" w:type="dxa"/>
            <w:vMerge/>
            <w:vAlign w:val="center"/>
          </w:tcPr>
          <w:p w14:paraId="53F0CD4C" w14:textId="77777777" w:rsidR="00D73A73" w:rsidRPr="00D2471B" w:rsidRDefault="00D73A73" w:rsidP="004C2CA5">
            <w:pPr>
              <w:spacing w:after="0" w:line="240" w:lineRule="auto"/>
              <w:jc w:val="center"/>
              <w:rPr>
                <w:ins w:id="1591" w:author="SCHECK Oliver" w:date="2026-09-10T19:46:00Z" w16du:dateUtc="2026-09-10T17:46:00Z"/>
                <w:sz w:val="18"/>
                <w:szCs w:val="18"/>
              </w:rPr>
            </w:pPr>
          </w:p>
        </w:tc>
        <w:tc>
          <w:tcPr>
            <w:tcW w:w="3984" w:type="dxa"/>
            <w:tcBorders>
              <w:top w:val="single" w:sz="4" w:space="0" w:color="auto"/>
              <w:bottom w:val="single" w:sz="4" w:space="0" w:color="auto"/>
              <w:right w:val="double" w:sz="4" w:space="0" w:color="auto"/>
            </w:tcBorders>
            <w:vAlign w:val="center"/>
          </w:tcPr>
          <w:p w14:paraId="5800B570" w14:textId="209F1658" w:rsidR="00D73A73" w:rsidRPr="00D2471B" w:rsidRDefault="00617269" w:rsidP="004C2CA5">
            <w:pPr>
              <w:pStyle w:val="ListParagraph"/>
              <w:numPr>
                <w:ilvl w:val="0"/>
                <w:numId w:val="23"/>
              </w:numPr>
              <w:spacing w:after="0" w:line="240" w:lineRule="auto"/>
              <w:ind w:left="110" w:hanging="55"/>
              <w:jc w:val="left"/>
              <w:rPr>
                <w:ins w:id="1592" w:author="SCHECK Oliver" w:date="2026-09-10T19:46:00Z" w16du:dateUtc="2026-09-10T17:46:00Z"/>
                <w:sz w:val="18"/>
                <w:szCs w:val="18"/>
              </w:rPr>
            </w:pPr>
            <w:ins w:id="1593" w:author="SCHECK Oliver" w:date="2026-09-10T19:46:00Z" w16du:dateUtc="2026-09-10T17:46:00Z">
              <w:r w:rsidRPr="00D2471B">
                <w:rPr>
                  <w:sz w:val="18"/>
                  <w:szCs w:val="18"/>
                </w:rPr>
                <w:t>Unique identification of items / documents</w:t>
              </w:r>
            </w:ins>
          </w:p>
        </w:tc>
        <w:tc>
          <w:tcPr>
            <w:tcW w:w="1120" w:type="dxa"/>
            <w:tcBorders>
              <w:left w:val="double" w:sz="4" w:space="0" w:color="auto"/>
            </w:tcBorders>
            <w:shd w:val="clear" w:color="auto" w:fill="FFFFFF" w:themeFill="background1"/>
            <w:vAlign w:val="center"/>
          </w:tcPr>
          <w:p w14:paraId="2E3D5D29" w14:textId="7A08A91A" w:rsidR="00D73A73" w:rsidRPr="00D2471B" w:rsidRDefault="00617269" w:rsidP="004C2CA5">
            <w:pPr>
              <w:spacing w:after="0" w:line="240" w:lineRule="auto"/>
              <w:ind w:left="39"/>
              <w:jc w:val="center"/>
              <w:rPr>
                <w:ins w:id="1594" w:author="SCHECK Oliver" w:date="2026-09-10T19:46:00Z" w16du:dateUtc="2026-09-10T17:46:00Z"/>
                <w:sz w:val="18"/>
                <w:szCs w:val="18"/>
              </w:rPr>
            </w:pPr>
            <w:ins w:id="1595" w:author="SCHECK Oliver" w:date="2026-09-10T19:46:00Z" w16du:dateUtc="2026-09-10T17:46:00Z">
              <w:r w:rsidRPr="00D2471B">
                <w:rPr>
                  <w:sz w:val="18"/>
                  <w:szCs w:val="18"/>
                </w:rPr>
                <w:t>-</w:t>
              </w:r>
            </w:ins>
          </w:p>
        </w:tc>
        <w:tc>
          <w:tcPr>
            <w:tcW w:w="1836" w:type="dxa"/>
            <w:shd w:val="clear" w:color="auto" w:fill="FFFFFF" w:themeFill="background1"/>
            <w:vAlign w:val="center"/>
          </w:tcPr>
          <w:p w14:paraId="032BAEB6" w14:textId="29EBBDC9" w:rsidR="00D73A73" w:rsidRPr="00D2471B" w:rsidRDefault="00617269" w:rsidP="004C2CA5">
            <w:pPr>
              <w:spacing w:after="0" w:line="240" w:lineRule="auto"/>
              <w:ind w:left="39"/>
              <w:jc w:val="center"/>
              <w:rPr>
                <w:ins w:id="1596" w:author="SCHECK Oliver" w:date="2026-09-10T19:46:00Z" w16du:dateUtc="2026-09-10T17:46:00Z"/>
                <w:sz w:val="18"/>
                <w:szCs w:val="18"/>
              </w:rPr>
            </w:pPr>
            <w:ins w:id="1597" w:author="SCHECK Oliver" w:date="2026-09-10T19:46:00Z" w16du:dateUtc="2026-09-10T17:46:00Z">
              <w:r w:rsidRPr="00D2471B">
                <w:rPr>
                  <w:sz w:val="18"/>
                  <w:szCs w:val="18"/>
                </w:rPr>
                <w:t>-</w:t>
              </w:r>
            </w:ins>
          </w:p>
        </w:tc>
        <w:tc>
          <w:tcPr>
            <w:tcW w:w="2841" w:type="dxa"/>
            <w:shd w:val="clear" w:color="auto" w:fill="FFFFFF" w:themeFill="background1"/>
            <w:vAlign w:val="center"/>
          </w:tcPr>
          <w:p w14:paraId="3DDA342A" w14:textId="161D20A4" w:rsidR="00D73A73" w:rsidRPr="00D2471B" w:rsidRDefault="00617269" w:rsidP="004C2CA5">
            <w:pPr>
              <w:pStyle w:val="ListParagraph"/>
              <w:numPr>
                <w:ilvl w:val="0"/>
                <w:numId w:val="23"/>
              </w:numPr>
              <w:spacing w:after="0" w:line="240" w:lineRule="auto"/>
              <w:ind w:left="110" w:hanging="55"/>
              <w:jc w:val="left"/>
              <w:rPr>
                <w:ins w:id="1598" w:author="SCHECK Oliver" w:date="2026-09-10T19:46:00Z" w16du:dateUtc="2026-09-10T17:46:00Z"/>
                <w:sz w:val="18"/>
                <w:szCs w:val="18"/>
              </w:rPr>
            </w:pPr>
            <w:ins w:id="1599" w:author="SCHECK Oliver" w:date="2026-09-10T19:46:00Z" w16du:dateUtc="2026-09-10T17:46:00Z">
              <w:r w:rsidRPr="00D2471B">
                <w:rPr>
                  <w:sz w:val="18"/>
                  <w:szCs w:val="18"/>
                </w:rPr>
                <w:t>Configuration Management</w:t>
              </w:r>
            </w:ins>
          </w:p>
        </w:tc>
        <w:tc>
          <w:tcPr>
            <w:tcW w:w="1530" w:type="dxa"/>
            <w:shd w:val="clear" w:color="auto" w:fill="FFFFFF" w:themeFill="background1"/>
            <w:vAlign w:val="center"/>
          </w:tcPr>
          <w:p w14:paraId="77100400" w14:textId="101782C8" w:rsidR="00D73A73" w:rsidRPr="00D2471B" w:rsidRDefault="00617269" w:rsidP="004E105A">
            <w:pPr>
              <w:spacing w:after="0" w:line="240" w:lineRule="auto"/>
              <w:ind w:left="39"/>
              <w:jc w:val="center"/>
              <w:rPr>
                <w:ins w:id="1600" w:author="SCHECK Oliver" w:date="2026-09-10T19:46:00Z" w16du:dateUtc="2026-09-10T17:46:00Z"/>
                <w:sz w:val="18"/>
                <w:szCs w:val="18"/>
              </w:rPr>
            </w:pPr>
            <w:ins w:id="1601" w:author="SCHECK Oliver" w:date="2026-09-10T19:46:00Z" w16du:dateUtc="2026-09-10T17:46:00Z">
              <w:r w:rsidRPr="00D2471B">
                <w:rPr>
                  <w:sz w:val="18"/>
                  <w:szCs w:val="18"/>
                </w:rPr>
                <w:t>-</w:t>
              </w:r>
            </w:ins>
          </w:p>
        </w:tc>
      </w:tr>
      <w:tr w:rsidR="005C36F7" w:rsidRPr="00D2471B" w14:paraId="44CDCE2E" w14:textId="77777777" w:rsidTr="1DA03032">
        <w:trPr>
          <w:trHeight w:val="425"/>
        </w:trPr>
        <w:tc>
          <w:tcPr>
            <w:tcW w:w="564" w:type="dxa"/>
            <w:vMerge/>
            <w:vAlign w:val="center"/>
          </w:tcPr>
          <w:p w14:paraId="5656ED34" w14:textId="77777777" w:rsidR="008C1A33" w:rsidRPr="00D2471B" w:rsidRDefault="008C1A33" w:rsidP="004C2CA5">
            <w:pPr>
              <w:spacing w:line="240" w:lineRule="auto"/>
              <w:jc w:val="center"/>
              <w:rPr>
                <w:sz w:val="18"/>
                <w:szCs w:val="18"/>
              </w:rPr>
            </w:pPr>
          </w:p>
        </w:tc>
        <w:tc>
          <w:tcPr>
            <w:tcW w:w="2129" w:type="dxa"/>
            <w:vMerge/>
            <w:vAlign w:val="center"/>
          </w:tcPr>
          <w:p w14:paraId="5FD6C4D9" w14:textId="77777777" w:rsidR="008C1A33" w:rsidRPr="00D2471B" w:rsidRDefault="008C1A33"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D4A9452" w14:textId="3DED337F" w:rsidR="008C1A33" w:rsidRPr="00D2471B" w:rsidRDefault="008C1A33" w:rsidP="004C2CA5">
            <w:pPr>
              <w:pStyle w:val="ListParagraph"/>
              <w:numPr>
                <w:ilvl w:val="0"/>
                <w:numId w:val="23"/>
              </w:numPr>
              <w:spacing w:after="0" w:line="240" w:lineRule="auto"/>
              <w:ind w:left="110" w:hanging="55"/>
              <w:jc w:val="left"/>
              <w:rPr>
                <w:sz w:val="18"/>
                <w:szCs w:val="18"/>
              </w:rPr>
            </w:pPr>
            <w:del w:id="1602" w:author="SCHECK Oliver" w:date="2026-09-10T19:52:00Z" w16du:dateUtc="2026-09-10T17:52:00Z">
              <w:r w:rsidRPr="00D2471B" w:rsidDel="00285B3B">
                <w:rPr>
                  <w:sz w:val="18"/>
                  <w:szCs w:val="18"/>
                </w:rPr>
                <w:delText>Version Description Document (VDD)</w:delText>
              </w:r>
            </w:del>
          </w:p>
        </w:tc>
        <w:tc>
          <w:tcPr>
            <w:tcW w:w="1120" w:type="dxa"/>
            <w:tcBorders>
              <w:left w:val="double" w:sz="4" w:space="0" w:color="auto"/>
            </w:tcBorders>
            <w:shd w:val="clear" w:color="auto" w:fill="FFFFFF" w:themeFill="background1"/>
            <w:vAlign w:val="center"/>
          </w:tcPr>
          <w:p w14:paraId="4128DF50" w14:textId="77777777" w:rsidR="008C1A33" w:rsidRPr="00D2471B" w:rsidRDefault="008C1A33" w:rsidP="004C2CA5">
            <w:pPr>
              <w:spacing w:after="0" w:line="240" w:lineRule="auto"/>
              <w:ind w:left="39"/>
              <w:jc w:val="center"/>
              <w:rPr>
                <w:sz w:val="18"/>
                <w:szCs w:val="18"/>
              </w:rPr>
            </w:pPr>
            <w:del w:id="1603" w:author="SCHECK Oliver" w:date="2026-09-10T19:52:00Z" w16du:dateUtc="2026-09-10T17:52:00Z">
              <w:r w:rsidRPr="00D2471B" w:rsidDel="00285B3B">
                <w:rPr>
                  <w:sz w:val="18"/>
                  <w:szCs w:val="18"/>
                </w:rPr>
                <w:delText>-</w:delText>
              </w:r>
            </w:del>
          </w:p>
        </w:tc>
        <w:tc>
          <w:tcPr>
            <w:tcW w:w="1836" w:type="dxa"/>
            <w:shd w:val="clear" w:color="auto" w:fill="FFFFFF" w:themeFill="background1"/>
            <w:vAlign w:val="center"/>
          </w:tcPr>
          <w:p w14:paraId="580BCB84" w14:textId="77777777" w:rsidR="008C1A33" w:rsidRPr="00D2471B" w:rsidRDefault="008C1A33" w:rsidP="004C2CA5">
            <w:pPr>
              <w:spacing w:after="0" w:line="240" w:lineRule="auto"/>
              <w:ind w:left="39"/>
              <w:jc w:val="center"/>
              <w:rPr>
                <w:sz w:val="18"/>
                <w:szCs w:val="18"/>
              </w:rPr>
            </w:pPr>
            <w:del w:id="1604" w:author="SCHECK Oliver" w:date="2026-09-10T19:53:00Z" w16du:dateUtc="2026-09-10T17:53:00Z">
              <w:r w:rsidRPr="00D2471B" w:rsidDel="00285B3B">
                <w:rPr>
                  <w:sz w:val="18"/>
                  <w:szCs w:val="18"/>
                </w:rPr>
                <w:delText>-</w:delText>
              </w:r>
            </w:del>
          </w:p>
        </w:tc>
        <w:tc>
          <w:tcPr>
            <w:tcW w:w="2841" w:type="dxa"/>
            <w:shd w:val="clear" w:color="auto" w:fill="FFFFFF" w:themeFill="background1"/>
            <w:vAlign w:val="center"/>
          </w:tcPr>
          <w:p w14:paraId="578B5D6B" w14:textId="47C0B3D8" w:rsidR="008C1A33" w:rsidRPr="00D2471B" w:rsidRDefault="008C1A33">
            <w:pPr>
              <w:spacing w:after="0" w:line="240" w:lineRule="auto"/>
              <w:jc w:val="left"/>
              <w:rPr>
                <w:sz w:val="18"/>
                <w:szCs w:val="18"/>
                <w:rPrChange w:id="1605" w:author="SCHECK Oliver" w:date="2026-09-15T08:53:00Z" w16du:dateUtc="2026-09-15T06:53:00Z">
                  <w:rPr/>
                </w:rPrChange>
              </w:rPr>
              <w:pPrChange w:id="1606" w:author="SCHECK Oliver" w:date="2026-09-10T19:53:00Z" w16du:dateUtc="2026-09-10T17:53:00Z">
                <w:pPr>
                  <w:pStyle w:val="ListParagraph"/>
                  <w:numPr>
                    <w:numId w:val="23"/>
                  </w:numPr>
                  <w:spacing w:after="0" w:line="240" w:lineRule="auto"/>
                  <w:ind w:left="110" w:hanging="55"/>
                  <w:jc w:val="left"/>
                </w:pPr>
              </w:pPrChange>
            </w:pPr>
            <w:del w:id="1607" w:author="SCHECK Oliver" w:date="2026-09-10T19:53:00Z" w16du:dateUtc="2026-09-10T17:53:00Z">
              <w:r w:rsidRPr="00D2471B" w:rsidDel="00285B3B">
                <w:rPr>
                  <w:sz w:val="18"/>
                  <w:szCs w:val="18"/>
                  <w:rPrChange w:id="1608" w:author="SCHECK Oliver" w:date="2026-09-15T08:53:00Z" w16du:dateUtc="2026-09-15T06:53:00Z">
                    <w:rPr/>
                  </w:rPrChange>
                </w:rPr>
                <w:delText>Configuration Management</w:delText>
              </w:r>
            </w:del>
          </w:p>
        </w:tc>
        <w:tc>
          <w:tcPr>
            <w:tcW w:w="1530" w:type="dxa"/>
            <w:shd w:val="clear" w:color="auto" w:fill="FFFFFF" w:themeFill="background1"/>
            <w:vAlign w:val="center"/>
          </w:tcPr>
          <w:p w14:paraId="188BC33E" w14:textId="77777777" w:rsidR="008C1A33" w:rsidRPr="00D2471B" w:rsidRDefault="008C1A33" w:rsidP="004E105A">
            <w:pPr>
              <w:spacing w:after="0" w:line="240" w:lineRule="auto"/>
              <w:ind w:left="39"/>
              <w:jc w:val="center"/>
              <w:rPr>
                <w:sz w:val="18"/>
                <w:szCs w:val="18"/>
              </w:rPr>
            </w:pPr>
            <w:del w:id="1609" w:author="SCHECK Oliver" w:date="2026-09-10T19:53:00Z" w16du:dateUtc="2026-09-10T17:53:00Z">
              <w:r w:rsidRPr="00D2471B" w:rsidDel="00285B3B">
                <w:rPr>
                  <w:sz w:val="18"/>
                  <w:szCs w:val="18"/>
                </w:rPr>
                <w:delText>-</w:delText>
              </w:r>
            </w:del>
          </w:p>
        </w:tc>
      </w:tr>
      <w:tr w:rsidR="005C36F7" w:rsidRPr="00D2471B" w14:paraId="4B54AF42" w14:textId="77777777" w:rsidTr="1DA03032">
        <w:trPr>
          <w:trHeight w:val="425"/>
        </w:trPr>
        <w:tc>
          <w:tcPr>
            <w:tcW w:w="564" w:type="dxa"/>
            <w:vMerge w:val="restart"/>
            <w:vAlign w:val="center"/>
          </w:tcPr>
          <w:p w14:paraId="08D81C1B" w14:textId="77DBC5BD" w:rsidR="00CD042D" w:rsidRPr="00D2471B" w:rsidRDefault="00CD042D" w:rsidP="005C6686">
            <w:pPr>
              <w:spacing w:after="0" w:line="240" w:lineRule="auto"/>
              <w:jc w:val="center"/>
              <w:rPr>
                <w:sz w:val="18"/>
                <w:szCs w:val="18"/>
              </w:rPr>
            </w:pPr>
            <w:r w:rsidRPr="00D2471B">
              <w:rPr>
                <w:sz w:val="18"/>
                <w:szCs w:val="18"/>
              </w:rPr>
              <w:t>I7</w:t>
            </w:r>
          </w:p>
        </w:tc>
        <w:tc>
          <w:tcPr>
            <w:tcW w:w="2129" w:type="dxa"/>
            <w:vMerge w:val="restart"/>
            <w:vAlign w:val="center"/>
          </w:tcPr>
          <w:p w14:paraId="65BAF94B" w14:textId="0871B197" w:rsidR="00CD042D" w:rsidRPr="00D2471B" w:rsidRDefault="00CD042D" w:rsidP="004C2CA5">
            <w:pPr>
              <w:spacing w:after="0" w:line="240" w:lineRule="auto"/>
              <w:jc w:val="center"/>
              <w:rPr>
                <w:sz w:val="18"/>
                <w:szCs w:val="18"/>
              </w:rPr>
            </w:pPr>
            <w:r w:rsidRPr="00D2471B">
              <w:rPr>
                <w:sz w:val="18"/>
                <w:szCs w:val="18"/>
              </w:rPr>
              <w:t>BUY Items Deliverables</w:t>
            </w:r>
          </w:p>
        </w:tc>
        <w:tc>
          <w:tcPr>
            <w:tcW w:w="3984" w:type="dxa"/>
            <w:tcBorders>
              <w:top w:val="single" w:sz="4" w:space="0" w:color="auto"/>
              <w:bottom w:val="single" w:sz="4" w:space="0" w:color="auto"/>
              <w:right w:val="double" w:sz="4" w:space="0" w:color="auto"/>
            </w:tcBorders>
            <w:vAlign w:val="center"/>
          </w:tcPr>
          <w:p w14:paraId="2B7E182D" w14:textId="77777777" w:rsidR="00CD042D" w:rsidRPr="00D2471B" w:rsidRDefault="00CD042D" w:rsidP="00CD042D">
            <w:pPr>
              <w:pStyle w:val="ListParagraph"/>
              <w:numPr>
                <w:ilvl w:val="0"/>
                <w:numId w:val="23"/>
              </w:numPr>
              <w:spacing w:after="0" w:line="240" w:lineRule="auto"/>
              <w:ind w:left="110" w:hanging="55"/>
              <w:jc w:val="left"/>
              <w:rPr>
                <w:ins w:id="1610" w:author="SCHECK Oliver" w:date="2026-09-11T14:12:00Z" w16du:dateUtc="2026-09-11T12:12:00Z"/>
                <w:sz w:val="18"/>
                <w:szCs w:val="18"/>
              </w:rPr>
            </w:pPr>
            <w:del w:id="1611" w:author="SCHECK Oliver" w:date="2026-09-10T22:09:00Z" w16du:dateUtc="2026-09-10T20:09:00Z">
              <w:r w:rsidRPr="00D2471B" w:rsidDel="00DB3CE7">
                <w:rPr>
                  <w:sz w:val="18"/>
                  <w:szCs w:val="18"/>
                </w:rPr>
                <w:delText>Codified COTS</w:delText>
              </w:r>
            </w:del>
            <w:ins w:id="1612" w:author="SCHECK Oliver" w:date="2026-09-10T22:09:00Z" w16du:dateUtc="2026-09-10T20:09:00Z">
              <w:r w:rsidR="00F75304" w:rsidRPr="00D2471B">
                <w:rPr>
                  <w:sz w:val="18"/>
                  <w:szCs w:val="18"/>
                </w:rPr>
                <w:t>Codified / Updated Commercial Component</w:t>
              </w:r>
            </w:ins>
          </w:p>
          <w:p w14:paraId="4F0EB79D" w14:textId="77777777" w:rsidR="00027DE5" w:rsidRPr="00D2471B" w:rsidRDefault="00027DE5" w:rsidP="00CD042D">
            <w:pPr>
              <w:pStyle w:val="ListParagraph"/>
              <w:numPr>
                <w:ilvl w:val="0"/>
                <w:numId w:val="23"/>
              </w:numPr>
              <w:spacing w:after="0" w:line="240" w:lineRule="auto"/>
              <w:ind w:left="110" w:hanging="55"/>
              <w:jc w:val="left"/>
              <w:rPr>
                <w:ins w:id="1613" w:author="SCHECK Oliver" w:date="2026-09-11T14:12:00Z" w16du:dateUtc="2026-09-11T12:12:00Z"/>
                <w:sz w:val="18"/>
                <w:szCs w:val="18"/>
              </w:rPr>
            </w:pPr>
            <w:ins w:id="1614" w:author="SCHECK Oliver" w:date="2026-09-11T14:12:00Z" w16du:dateUtc="2026-09-11T12:12:00Z">
              <w:r w:rsidRPr="00D2471B">
                <w:rPr>
                  <w:sz w:val="18"/>
                  <w:szCs w:val="18"/>
                </w:rPr>
                <w:t>Analysis Report &amp; Solution</w:t>
              </w:r>
            </w:ins>
          </w:p>
          <w:p w14:paraId="1EFAE293" w14:textId="77777777" w:rsidR="000170EC" w:rsidRPr="00D2471B" w:rsidRDefault="00A5662D" w:rsidP="00CD042D">
            <w:pPr>
              <w:pStyle w:val="ListParagraph"/>
              <w:numPr>
                <w:ilvl w:val="0"/>
                <w:numId w:val="23"/>
              </w:numPr>
              <w:spacing w:after="0" w:line="240" w:lineRule="auto"/>
              <w:ind w:left="110" w:hanging="55"/>
              <w:jc w:val="left"/>
              <w:rPr>
                <w:ins w:id="1615" w:author="SCHECK Oliver" w:date="2026-09-11T14:13:00Z" w16du:dateUtc="2026-09-11T12:13:00Z"/>
                <w:sz w:val="18"/>
                <w:szCs w:val="18"/>
              </w:rPr>
            </w:pPr>
            <w:ins w:id="1616" w:author="SCHECK Oliver" w:date="2026-09-11T14:13:00Z" w16du:dateUtc="2026-09-11T12:13:00Z">
              <w:r w:rsidRPr="00D2471B">
                <w:rPr>
                  <w:sz w:val="18"/>
                  <w:szCs w:val="18"/>
                </w:rPr>
                <w:t>Commercial Component Status Report</w:t>
              </w:r>
            </w:ins>
          </w:p>
          <w:p w14:paraId="50FAA902" w14:textId="3B82BBF3" w:rsidR="00A5662D" w:rsidRPr="00D2471B" w:rsidRDefault="00A5662D" w:rsidP="00CD042D">
            <w:pPr>
              <w:pStyle w:val="ListParagraph"/>
              <w:numPr>
                <w:ilvl w:val="0"/>
                <w:numId w:val="23"/>
              </w:numPr>
              <w:spacing w:after="0" w:line="240" w:lineRule="auto"/>
              <w:ind w:left="110" w:hanging="55"/>
              <w:jc w:val="left"/>
              <w:rPr>
                <w:sz w:val="18"/>
                <w:szCs w:val="18"/>
              </w:rPr>
            </w:pPr>
            <w:ins w:id="1617" w:author="SCHECK Oliver" w:date="2026-09-11T14:13:00Z" w16du:dateUtc="2026-09-11T12:13:00Z">
              <w:r w:rsidRPr="00D2471B">
                <w:rPr>
                  <w:sz w:val="18"/>
                  <w:szCs w:val="18"/>
                </w:rPr>
                <w:t>3D Models, Symbol &amp; Footprints</w:t>
              </w:r>
            </w:ins>
          </w:p>
        </w:tc>
        <w:tc>
          <w:tcPr>
            <w:tcW w:w="1120" w:type="dxa"/>
            <w:tcBorders>
              <w:left w:val="double" w:sz="4" w:space="0" w:color="auto"/>
            </w:tcBorders>
            <w:shd w:val="clear" w:color="auto" w:fill="FFFFFF" w:themeFill="background1"/>
            <w:vAlign w:val="center"/>
          </w:tcPr>
          <w:p w14:paraId="3B3287BF" w14:textId="77777777" w:rsidR="00CD042D" w:rsidRPr="00D2471B" w:rsidRDefault="00CD042D" w:rsidP="004C2CA5">
            <w:pPr>
              <w:spacing w:after="0" w:line="240" w:lineRule="auto"/>
              <w:ind w:left="39"/>
              <w:jc w:val="center"/>
              <w:rPr>
                <w:sz w:val="18"/>
                <w:szCs w:val="18"/>
              </w:rPr>
            </w:pPr>
          </w:p>
        </w:tc>
        <w:tc>
          <w:tcPr>
            <w:tcW w:w="1836" w:type="dxa"/>
            <w:shd w:val="clear" w:color="auto" w:fill="FFFFFF" w:themeFill="background1"/>
            <w:vAlign w:val="center"/>
          </w:tcPr>
          <w:p w14:paraId="1C8E71F2" w14:textId="77777777" w:rsidR="00CD042D" w:rsidRPr="00D2471B" w:rsidRDefault="00CD042D" w:rsidP="004C2CA5">
            <w:pPr>
              <w:spacing w:after="0" w:line="240" w:lineRule="auto"/>
              <w:ind w:left="39"/>
              <w:jc w:val="center"/>
              <w:rPr>
                <w:sz w:val="18"/>
                <w:szCs w:val="18"/>
              </w:rPr>
            </w:pPr>
          </w:p>
        </w:tc>
        <w:tc>
          <w:tcPr>
            <w:tcW w:w="2841" w:type="dxa"/>
            <w:shd w:val="clear" w:color="auto" w:fill="FFFFFF" w:themeFill="background1"/>
            <w:vAlign w:val="center"/>
          </w:tcPr>
          <w:p w14:paraId="1FB6164D" w14:textId="69242317" w:rsidR="00CD042D" w:rsidRPr="00D2471B" w:rsidRDefault="00CD042D" w:rsidP="004C2CA5">
            <w:pPr>
              <w:pStyle w:val="ListParagraph"/>
              <w:numPr>
                <w:ilvl w:val="0"/>
                <w:numId w:val="23"/>
              </w:numPr>
              <w:spacing w:after="0" w:line="240" w:lineRule="auto"/>
              <w:ind w:left="110" w:hanging="55"/>
              <w:jc w:val="left"/>
              <w:rPr>
                <w:sz w:val="18"/>
                <w:szCs w:val="18"/>
              </w:rPr>
            </w:pPr>
            <w:del w:id="1618" w:author="SCHECK Oliver" w:date="2026-09-10T22:09:00Z" w16du:dateUtc="2026-09-10T20:09:00Z">
              <w:r w:rsidRPr="00D2471B" w:rsidDel="00E723F1">
                <w:rPr>
                  <w:sz w:val="18"/>
                  <w:szCs w:val="18"/>
                  <w:rPrChange w:id="1619" w:author="SCHECK Oliver" w:date="2026-09-15T08:53:00Z" w16du:dateUtc="2026-09-15T06:53:00Z">
                    <w:rPr>
                      <w:sz w:val="18"/>
                      <w:szCs w:val="18"/>
                      <w:highlight w:val="cyan"/>
                    </w:rPr>
                  </w:rPrChange>
                </w:rPr>
                <w:delText>**</w:delText>
              </w:r>
            </w:del>
            <w:ins w:id="1620" w:author="SCHECK Oliver" w:date="2026-07-17T15:30:00Z">
              <w:r w:rsidR="00BE018C" w:rsidRPr="00D2471B">
                <w:rPr>
                  <w:sz w:val="18"/>
                  <w:szCs w:val="18"/>
                  <w:rPrChange w:id="1621" w:author="SCHECK Oliver" w:date="2026-09-15T08:53:00Z" w16du:dateUtc="2026-09-15T06:53:00Z">
                    <w:rPr>
                      <w:sz w:val="18"/>
                      <w:szCs w:val="18"/>
                      <w:highlight w:val="cyan"/>
                    </w:rPr>
                  </w:rPrChange>
                </w:rPr>
                <w:t xml:space="preserve">Commercial </w:t>
              </w:r>
            </w:ins>
            <w:r w:rsidRPr="00D2471B">
              <w:rPr>
                <w:sz w:val="18"/>
                <w:szCs w:val="18"/>
                <w:rPrChange w:id="1622" w:author="SCHECK Oliver" w:date="2026-09-15T08:53:00Z" w16du:dateUtc="2026-09-15T06:53:00Z">
                  <w:rPr>
                    <w:sz w:val="18"/>
                    <w:szCs w:val="18"/>
                    <w:highlight w:val="cyan"/>
                  </w:rPr>
                </w:rPrChange>
              </w:rPr>
              <w:t>Components Management</w:t>
            </w:r>
          </w:p>
        </w:tc>
        <w:tc>
          <w:tcPr>
            <w:tcW w:w="1530" w:type="dxa"/>
            <w:shd w:val="clear" w:color="auto" w:fill="FFFFFF" w:themeFill="background1"/>
            <w:vAlign w:val="center"/>
          </w:tcPr>
          <w:p w14:paraId="27824318" w14:textId="77777777" w:rsidR="00CD042D" w:rsidRPr="00D2471B" w:rsidRDefault="00CD042D" w:rsidP="004E105A">
            <w:pPr>
              <w:spacing w:after="0" w:line="240" w:lineRule="auto"/>
              <w:ind w:left="39"/>
              <w:jc w:val="center"/>
              <w:rPr>
                <w:sz w:val="18"/>
                <w:szCs w:val="18"/>
              </w:rPr>
            </w:pPr>
          </w:p>
        </w:tc>
      </w:tr>
      <w:tr w:rsidR="005C36F7" w:rsidRPr="00D2471B" w14:paraId="0865932A" w14:textId="77777777" w:rsidTr="1DA03032">
        <w:trPr>
          <w:trHeight w:val="425"/>
        </w:trPr>
        <w:tc>
          <w:tcPr>
            <w:tcW w:w="564" w:type="dxa"/>
            <w:vMerge/>
            <w:vAlign w:val="center"/>
          </w:tcPr>
          <w:p w14:paraId="45D20DB8" w14:textId="0E8702AF" w:rsidR="00CD042D" w:rsidRPr="00D2471B" w:rsidRDefault="00CD042D" w:rsidP="005C6686">
            <w:pPr>
              <w:spacing w:after="0" w:line="240" w:lineRule="auto"/>
              <w:jc w:val="center"/>
              <w:rPr>
                <w:sz w:val="18"/>
                <w:szCs w:val="18"/>
              </w:rPr>
            </w:pPr>
          </w:p>
        </w:tc>
        <w:tc>
          <w:tcPr>
            <w:tcW w:w="2129" w:type="dxa"/>
            <w:vMerge/>
            <w:vAlign w:val="center"/>
          </w:tcPr>
          <w:p w14:paraId="266513DA" w14:textId="61B4D343" w:rsidR="00CD042D" w:rsidRPr="00D2471B" w:rsidRDefault="00CD042D"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D53CB78" w14:textId="77777777" w:rsidR="00CD042D" w:rsidRPr="00D2471B" w:rsidRDefault="00CD042D" w:rsidP="004C2CA5">
            <w:pPr>
              <w:pStyle w:val="ListParagraph"/>
              <w:numPr>
                <w:ilvl w:val="0"/>
                <w:numId w:val="23"/>
              </w:numPr>
              <w:spacing w:after="0" w:line="240" w:lineRule="auto"/>
              <w:ind w:left="110" w:hanging="55"/>
              <w:jc w:val="left"/>
              <w:rPr>
                <w:sz w:val="18"/>
                <w:szCs w:val="18"/>
              </w:rPr>
            </w:pPr>
            <w:commentRangeStart w:id="1623"/>
            <w:commentRangeStart w:id="1624"/>
            <w:r w:rsidRPr="00D2471B">
              <w:rPr>
                <w:sz w:val="18"/>
                <w:szCs w:val="18"/>
              </w:rPr>
              <w:t>Obsolescence Advice</w:t>
            </w:r>
            <w:commentRangeEnd w:id="1623"/>
            <w:r w:rsidR="00281506" w:rsidRPr="00D2471B">
              <w:rPr>
                <w:rStyle w:val="CommentReference"/>
                <w:sz w:val="18"/>
                <w:szCs w:val="18"/>
              </w:rPr>
              <w:commentReference w:id="1623"/>
            </w:r>
            <w:commentRangeEnd w:id="1624"/>
            <w:r w:rsidR="00EF6B55" w:rsidRPr="00D2471B">
              <w:rPr>
                <w:rStyle w:val="CommentReference"/>
                <w:sz w:val="18"/>
                <w:szCs w:val="18"/>
              </w:rPr>
              <w:commentReference w:id="1624"/>
            </w:r>
          </w:p>
          <w:p w14:paraId="02B18AC5" w14:textId="77777777" w:rsidR="00CD042D" w:rsidRPr="00D2471B" w:rsidRDefault="00CD042D" w:rsidP="004C2CA5">
            <w:pPr>
              <w:pStyle w:val="ListParagraph"/>
              <w:numPr>
                <w:ilvl w:val="0"/>
                <w:numId w:val="23"/>
              </w:numPr>
              <w:spacing w:after="0" w:line="240" w:lineRule="auto"/>
              <w:ind w:left="110" w:hanging="55"/>
              <w:jc w:val="left"/>
              <w:rPr>
                <w:sz w:val="18"/>
                <w:szCs w:val="18"/>
              </w:rPr>
            </w:pPr>
            <w:r w:rsidRPr="00D2471B">
              <w:rPr>
                <w:sz w:val="18"/>
                <w:szCs w:val="18"/>
              </w:rPr>
              <w:t>Obsolescence Solution</w:t>
            </w:r>
          </w:p>
        </w:tc>
        <w:tc>
          <w:tcPr>
            <w:tcW w:w="1120" w:type="dxa"/>
            <w:tcBorders>
              <w:left w:val="double" w:sz="4" w:space="0" w:color="auto"/>
            </w:tcBorders>
            <w:shd w:val="clear" w:color="auto" w:fill="FFFFFF" w:themeFill="background1"/>
            <w:vAlign w:val="center"/>
          </w:tcPr>
          <w:p w14:paraId="702568AD" w14:textId="77777777" w:rsidR="00CD042D" w:rsidRPr="00D2471B" w:rsidRDefault="00CD042D"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662DAF22" w14:textId="77777777" w:rsidR="00CD042D" w:rsidRPr="00D2471B" w:rsidRDefault="00CD042D"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01A486B1" w14:textId="77FFACAD" w:rsidR="00CD042D" w:rsidRPr="00D2471B" w:rsidRDefault="00CD042D" w:rsidP="004C2CA5">
            <w:pPr>
              <w:pStyle w:val="ListParagraph"/>
              <w:numPr>
                <w:ilvl w:val="0"/>
                <w:numId w:val="23"/>
              </w:numPr>
              <w:spacing w:after="0" w:line="240" w:lineRule="auto"/>
              <w:ind w:left="110" w:hanging="55"/>
              <w:jc w:val="left"/>
              <w:rPr>
                <w:sz w:val="18"/>
                <w:szCs w:val="18"/>
              </w:rPr>
            </w:pPr>
            <w:commentRangeStart w:id="1625"/>
            <w:commentRangeStart w:id="1626"/>
            <w:r w:rsidRPr="00D2471B">
              <w:rPr>
                <w:sz w:val="18"/>
                <w:szCs w:val="18"/>
              </w:rPr>
              <w:t>SRS Industrialisation</w:t>
            </w:r>
            <w:commentRangeEnd w:id="1625"/>
            <w:r w:rsidRPr="00D2471B">
              <w:rPr>
                <w:rStyle w:val="CommentReference"/>
                <w:sz w:val="18"/>
                <w:szCs w:val="18"/>
              </w:rPr>
              <w:commentReference w:id="1625"/>
            </w:r>
            <w:commentRangeEnd w:id="1626"/>
            <w:r w:rsidRPr="00D2471B">
              <w:rPr>
                <w:rStyle w:val="CommentReference"/>
                <w:sz w:val="18"/>
                <w:szCs w:val="18"/>
              </w:rPr>
              <w:commentReference w:id="1626"/>
            </w:r>
          </w:p>
        </w:tc>
        <w:tc>
          <w:tcPr>
            <w:tcW w:w="1530" w:type="dxa"/>
            <w:shd w:val="clear" w:color="auto" w:fill="FFFFFF" w:themeFill="background1"/>
            <w:vAlign w:val="center"/>
          </w:tcPr>
          <w:p w14:paraId="1FCFF7E3" w14:textId="77777777" w:rsidR="00CD042D" w:rsidRPr="00D2471B" w:rsidRDefault="00CD042D" w:rsidP="004E105A">
            <w:pPr>
              <w:spacing w:after="0" w:line="240" w:lineRule="auto"/>
              <w:ind w:left="39"/>
              <w:jc w:val="center"/>
              <w:rPr>
                <w:sz w:val="18"/>
                <w:szCs w:val="18"/>
              </w:rPr>
            </w:pPr>
            <w:r w:rsidRPr="00D2471B">
              <w:rPr>
                <w:sz w:val="18"/>
                <w:szCs w:val="18"/>
              </w:rPr>
              <w:t>-</w:t>
            </w:r>
          </w:p>
        </w:tc>
      </w:tr>
      <w:tr w:rsidR="005C36F7" w:rsidRPr="00D2471B" w14:paraId="490C0469"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27"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28" w:author="SCHECK Oliver" w:date="2026-09-09T14:31:00Z" w16du:dateUtc="2026-09-09T12:31:00Z">
            <w:trPr>
              <w:trHeight w:val="425"/>
            </w:trPr>
          </w:trPrChange>
        </w:trPr>
        <w:tc>
          <w:tcPr>
            <w:tcW w:w="564" w:type="dxa"/>
            <w:vMerge/>
            <w:tcBorders>
              <w:bottom w:val="single" w:sz="4" w:space="0" w:color="auto"/>
            </w:tcBorders>
            <w:vAlign w:val="center"/>
            <w:tcPrChange w:id="1629" w:author="SCHECK Oliver" w:date="2026-09-09T14:31:00Z" w16du:dateUtc="2026-09-09T12:31:00Z">
              <w:tcPr>
                <w:tcW w:w="564" w:type="dxa"/>
                <w:vMerge/>
                <w:vAlign w:val="center"/>
              </w:tcPr>
            </w:tcPrChange>
          </w:tcPr>
          <w:p w14:paraId="3BCB6D1D" w14:textId="6646C764" w:rsidR="00CD042D" w:rsidRPr="00D2471B" w:rsidRDefault="00CD042D" w:rsidP="004C2CA5">
            <w:pPr>
              <w:spacing w:line="240" w:lineRule="auto"/>
              <w:jc w:val="center"/>
              <w:rPr>
                <w:sz w:val="18"/>
                <w:szCs w:val="18"/>
              </w:rPr>
            </w:pPr>
          </w:p>
        </w:tc>
        <w:tc>
          <w:tcPr>
            <w:tcW w:w="2129" w:type="dxa"/>
            <w:vMerge/>
            <w:tcBorders>
              <w:bottom w:val="single" w:sz="4" w:space="0" w:color="auto"/>
            </w:tcBorders>
            <w:vAlign w:val="center"/>
            <w:tcPrChange w:id="1630" w:author="SCHECK Oliver" w:date="2026-09-09T14:31:00Z" w16du:dateUtc="2026-09-09T12:31:00Z">
              <w:tcPr>
                <w:tcW w:w="2129" w:type="dxa"/>
                <w:vMerge/>
                <w:vAlign w:val="center"/>
              </w:tcPr>
            </w:tcPrChange>
          </w:tcPr>
          <w:p w14:paraId="0625D23C" w14:textId="09A61FD7" w:rsidR="00CD042D" w:rsidRPr="00D2471B" w:rsidRDefault="00CD042D"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631" w:author="SCHECK Oliver" w:date="2026-09-09T14:31:00Z" w16du:dateUtc="2026-09-09T12:31:00Z">
              <w:tcPr>
                <w:tcW w:w="3984" w:type="dxa"/>
                <w:tcBorders>
                  <w:top w:val="single" w:sz="4" w:space="0" w:color="auto"/>
                  <w:bottom w:val="single" w:sz="4" w:space="0" w:color="auto"/>
                  <w:right w:val="double" w:sz="4" w:space="0" w:color="auto"/>
                </w:tcBorders>
                <w:vAlign w:val="center"/>
              </w:tcPr>
            </w:tcPrChange>
          </w:tcPr>
          <w:p w14:paraId="73FEF7C0" w14:textId="77777777" w:rsidR="00CD042D" w:rsidRPr="00D2471B" w:rsidRDefault="00CD042D" w:rsidP="005C6686">
            <w:pPr>
              <w:pStyle w:val="ListParagraph"/>
              <w:numPr>
                <w:ilvl w:val="0"/>
                <w:numId w:val="23"/>
              </w:numPr>
              <w:spacing w:after="0" w:line="240" w:lineRule="auto"/>
              <w:ind w:left="110" w:hanging="55"/>
              <w:jc w:val="left"/>
              <w:rPr>
                <w:sz w:val="18"/>
                <w:szCs w:val="18"/>
              </w:rPr>
            </w:pPr>
            <w:r w:rsidRPr="00D2471B">
              <w:rPr>
                <w:sz w:val="18"/>
                <w:szCs w:val="18"/>
              </w:rPr>
              <w:t>Contracts / Purchase Orders for EPPPS (including KPIs, SLA and contractually required documents list)</w:t>
            </w:r>
          </w:p>
        </w:tc>
        <w:tc>
          <w:tcPr>
            <w:tcW w:w="1120" w:type="dxa"/>
            <w:tcBorders>
              <w:left w:val="double" w:sz="4" w:space="0" w:color="auto"/>
              <w:bottom w:val="single" w:sz="4" w:space="0" w:color="auto"/>
            </w:tcBorders>
            <w:shd w:val="clear" w:color="auto" w:fill="FFFFFF" w:themeFill="background1"/>
            <w:vAlign w:val="center"/>
            <w:tcPrChange w:id="1632" w:author="SCHECK Oliver" w:date="2026-09-09T14:31:00Z" w16du:dateUtc="2026-09-09T12:31:00Z">
              <w:tcPr>
                <w:tcW w:w="1120" w:type="dxa"/>
                <w:tcBorders>
                  <w:left w:val="double" w:sz="4" w:space="0" w:color="auto"/>
                </w:tcBorders>
                <w:shd w:val="clear" w:color="auto" w:fill="FFFFFF" w:themeFill="background1"/>
                <w:vAlign w:val="center"/>
              </w:tcPr>
            </w:tcPrChange>
          </w:tcPr>
          <w:p w14:paraId="1773642F" w14:textId="77777777" w:rsidR="00CD042D" w:rsidRPr="00D2471B" w:rsidRDefault="00CD042D" w:rsidP="004C2CA5">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Change w:id="1633" w:author="SCHECK Oliver" w:date="2026-09-09T14:31:00Z" w16du:dateUtc="2026-09-09T12:31:00Z">
              <w:tcPr>
                <w:tcW w:w="1836" w:type="dxa"/>
                <w:shd w:val="clear" w:color="auto" w:fill="FFFFFF" w:themeFill="background1"/>
                <w:vAlign w:val="center"/>
              </w:tcPr>
            </w:tcPrChange>
          </w:tcPr>
          <w:p w14:paraId="40D7140C" w14:textId="77777777" w:rsidR="00CD042D" w:rsidRPr="00D2471B" w:rsidRDefault="00CD042D" w:rsidP="004C2CA5">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Change w:id="1634" w:author="SCHECK Oliver" w:date="2026-09-09T14:31:00Z" w16du:dateUtc="2026-09-09T12:31:00Z">
              <w:tcPr>
                <w:tcW w:w="2841" w:type="dxa"/>
                <w:shd w:val="clear" w:color="auto" w:fill="FFFFFF" w:themeFill="background1"/>
                <w:vAlign w:val="center"/>
              </w:tcPr>
            </w:tcPrChange>
          </w:tcPr>
          <w:p w14:paraId="1A592A71" w14:textId="77777777" w:rsidR="00CD042D" w:rsidRPr="00D2471B" w:rsidRDefault="00CD042D" w:rsidP="004C2CA5">
            <w:pPr>
              <w:pStyle w:val="ListParagraph"/>
              <w:numPr>
                <w:ilvl w:val="0"/>
                <w:numId w:val="23"/>
              </w:numPr>
              <w:spacing w:after="0" w:line="240" w:lineRule="auto"/>
              <w:ind w:left="110" w:hanging="55"/>
              <w:jc w:val="left"/>
              <w:rPr>
                <w:sz w:val="18"/>
                <w:szCs w:val="18"/>
              </w:rPr>
            </w:pPr>
            <w:r w:rsidRPr="00D2471B">
              <w:rPr>
                <w:sz w:val="18"/>
                <w:szCs w:val="18"/>
              </w:rPr>
              <w:t>Procurement</w:t>
            </w:r>
          </w:p>
          <w:p w14:paraId="1628FA50" w14:textId="43620831" w:rsidR="00CD042D" w:rsidRPr="00D2471B" w:rsidRDefault="00CD042D" w:rsidP="004C2CA5">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0" w:type="dxa"/>
            <w:tcBorders>
              <w:bottom w:val="single" w:sz="4" w:space="0" w:color="auto"/>
            </w:tcBorders>
            <w:shd w:val="clear" w:color="auto" w:fill="FFFFFF" w:themeFill="background1"/>
            <w:vAlign w:val="center"/>
            <w:tcPrChange w:id="1635" w:author="SCHECK Oliver" w:date="2026-09-09T14:31:00Z" w16du:dateUtc="2026-09-09T12:31:00Z">
              <w:tcPr>
                <w:tcW w:w="1530" w:type="dxa"/>
                <w:shd w:val="clear" w:color="auto" w:fill="FFFFFF" w:themeFill="background1"/>
                <w:vAlign w:val="center"/>
              </w:tcPr>
            </w:tcPrChange>
          </w:tcPr>
          <w:p w14:paraId="3D177C65" w14:textId="77777777" w:rsidR="00CD042D" w:rsidRPr="00D2471B" w:rsidRDefault="00CD042D" w:rsidP="004E105A">
            <w:pPr>
              <w:spacing w:after="0" w:line="240" w:lineRule="auto"/>
              <w:ind w:left="39"/>
              <w:jc w:val="center"/>
              <w:rPr>
                <w:sz w:val="18"/>
                <w:szCs w:val="18"/>
              </w:rPr>
            </w:pPr>
            <w:r w:rsidRPr="00D2471B">
              <w:rPr>
                <w:sz w:val="18"/>
                <w:szCs w:val="18"/>
              </w:rPr>
              <w:t>-</w:t>
            </w:r>
          </w:p>
        </w:tc>
      </w:tr>
      <w:tr w:rsidR="005C36F7" w:rsidRPr="00D2471B" w14:paraId="6B062B8E"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36"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37" w:author="SCHECK Oliver" w:date="2026-09-09T14:31:00Z" w16du:dateUtc="2026-09-09T12:31:00Z">
            <w:trPr>
              <w:trHeight w:val="425"/>
            </w:trPr>
          </w:trPrChange>
        </w:trPr>
        <w:tc>
          <w:tcPr>
            <w:tcW w:w="564" w:type="dxa"/>
            <w:vMerge w:val="restart"/>
            <w:tcBorders>
              <w:top w:val="single" w:sz="4" w:space="0" w:color="auto"/>
              <w:bottom w:val="single" w:sz="4" w:space="0" w:color="auto"/>
            </w:tcBorders>
            <w:vAlign w:val="center"/>
            <w:tcPrChange w:id="1638" w:author="SCHECK Oliver" w:date="2026-09-09T14:31:00Z" w16du:dateUtc="2026-09-09T12:31:00Z">
              <w:tcPr>
                <w:tcW w:w="564" w:type="dxa"/>
                <w:vMerge w:val="restart"/>
                <w:vAlign w:val="center"/>
              </w:tcPr>
            </w:tcPrChange>
          </w:tcPr>
          <w:p w14:paraId="356F9C7F" w14:textId="64C32CC7" w:rsidR="0050742B" w:rsidRPr="00D2471B" w:rsidRDefault="0050742B" w:rsidP="005C6686">
            <w:pPr>
              <w:spacing w:after="0" w:line="240" w:lineRule="auto"/>
              <w:jc w:val="center"/>
              <w:rPr>
                <w:sz w:val="18"/>
                <w:szCs w:val="18"/>
              </w:rPr>
            </w:pPr>
            <w:r w:rsidRPr="00D2471B">
              <w:rPr>
                <w:sz w:val="18"/>
                <w:szCs w:val="18"/>
              </w:rPr>
              <w:t>I8</w:t>
            </w:r>
          </w:p>
        </w:tc>
        <w:tc>
          <w:tcPr>
            <w:tcW w:w="2129" w:type="dxa"/>
            <w:vMerge w:val="restart"/>
            <w:tcBorders>
              <w:top w:val="single" w:sz="4" w:space="0" w:color="auto"/>
              <w:bottom w:val="single" w:sz="4" w:space="0" w:color="auto"/>
            </w:tcBorders>
            <w:vAlign w:val="center"/>
            <w:tcPrChange w:id="1639" w:author="SCHECK Oliver" w:date="2026-09-09T14:31:00Z" w16du:dateUtc="2026-09-09T12:31:00Z">
              <w:tcPr>
                <w:tcW w:w="2129" w:type="dxa"/>
                <w:vMerge w:val="restart"/>
                <w:vAlign w:val="center"/>
              </w:tcPr>
            </w:tcPrChange>
          </w:tcPr>
          <w:p w14:paraId="15D38151" w14:textId="2D568BB0" w:rsidR="0050742B" w:rsidRPr="00D2471B" w:rsidRDefault="0050742B" w:rsidP="004C2CA5">
            <w:pPr>
              <w:spacing w:after="0" w:line="240" w:lineRule="auto"/>
              <w:jc w:val="center"/>
              <w:rPr>
                <w:sz w:val="18"/>
                <w:szCs w:val="18"/>
              </w:rPr>
            </w:pPr>
            <w:r w:rsidRPr="00D2471B">
              <w:rPr>
                <w:sz w:val="18"/>
                <w:szCs w:val="18"/>
              </w:rPr>
              <w:t>Test, Field and Compliance Deliverables</w:t>
            </w:r>
          </w:p>
        </w:tc>
        <w:tc>
          <w:tcPr>
            <w:tcW w:w="3984" w:type="dxa"/>
            <w:tcBorders>
              <w:top w:val="single" w:sz="4" w:space="0" w:color="auto"/>
              <w:bottom w:val="single" w:sz="4" w:space="0" w:color="auto"/>
              <w:right w:val="double" w:sz="4" w:space="0" w:color="auto"/>
            </w:tcBorders>
            <w:vAlign w:val="center"/>
            <w:tcPrChange w:id="1640" w:author="SCHECK Oliver" w:date="2026-09-09T14:31:00Z" w16du:dateUtc="2026-09-09T12:31:00Z">
              <w:tcPr>
                <w:tcW w:w="3984" w:type="dxa"/>
                <w:tcBorders>
                  <w:top w:val="single" w:sz="4" w:space="0" w:color="auto"/>
                  <w:bottom w:val="single" w:sz="4" w:space="0" w:color="auto"/>
                  <w:right w:val="double" w:sz="4" w:space="0" w:color="auto"/>
                </w:tcBorders>
                <w:vAlign w:val="center"/>
              </w:tcPr>
            </w:tcPrChange>
          </w:tcPr>
          <w:p w14:paraId="6E14B759"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Field operation data/Problem Report</w:t>
            </w:r>
          </w:p>
        </w:tc>
        <w:tc>
          <w:tcPr>
            <w:tcW w:w="1120" w:type="dxa"/>
            <w:tcBorders>
              <w:top w:val="single" w:sz="4" w:space="0" w:color="auto"/>
              <w:left w:val="double" w:sz="4" w:space="0" w:color="auto"/>
              <w:bottom w:val="single" w:sz="4" w:space="0" w:color="auto"/>
            </w:tcBorders>
            <w:shd w:val="clear" w:color="auto" w:fill="FFFFFF" w:themeFill="background1"/>
            <w:vAlign w:val="center"/>
            <w:tcPrChange w:id="1641" w:author="SCHECK Oliver" w:date="2026-09-09T14:31:00Z" w16du:dateUtc="2026-09-09T12:31:00Z">
              <w:tcPr>
                <w:tcW w:w="1120" w:type="dxa"/>
                <w:tcBorders>
                  <w:left w:val="double" w:sz="4" w:space="0" w:color="auto"/>
                </w:tcBorders>
                <w:shd w:val="clear" w:color="auto" w:fill="FFFFFF" w:themeFill="background1"/>
                <w:vAlign w:val="center"/>
              </w:tcPr>
            </w:tcPrChange>
          </w:tcPr>
          <w:p w14:paraId="2BCAB0A4"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Change w:id="1642" w:author="SCHECK Oliver" w:date="2026-09-09T14:31:00Z" w16du:dateUtc="2026-09-09T12:31:00Z">
              <w:tcPr>
                <w:tcW w:w="1836" w:type="dxa"/>
                <w:shd w:val="clear" w:color="auto" w:fill="FFFFFF" w:themeFill="background1"/>
                <w:vAlign w:val="center"/>
              </w:tcPr>
            </w:tcPrChange>
          </w:tcPr>
          <w:p w14:paraId="19E75F38"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Change w:id="1643" w:author="SCHECK Oliver" w:date="2026-09-09T14:31:00Z" w16du:dateUtc="2026-09-09T12:31:00Z">
              <w:tcPr>
                <w:tcW w:w="2841" w:type="dxa"/>
                <w:shd w:val="clear" w:color="auto" w:fill="FFFFFF" w:themeFill="background1"/>
                <w:vAlign w:val="center"/>
              </w:tcPr>
            </w:tcPrChange>
          </w:tcPr>
          <w:p w14:paraId="09462A67"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5C3CA070" w14:textId="097B3AF4" w:rsidR="0050742B" w:rsidRPr="00D2471B" w:rsidRDefault="00A95C1B" w:rsidP="004C2CA5">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0" w:type="dxa"/>
            <w:tcBorders>
              <w:top w:val="single" w:sz="4" w:space="0" w:color="auto"/>
              <w:bottom w:val="single" w:sz="4" w:space="0" w:color="auto"/>
            </w:tcBorders>
            <w:shd w:val="clear" w:color="auto" w:fill="FFFFFF" w:themeFill="background1"/>
            <w:vAlign w:val="center"/>
            <w:tcPrChange w:id="1644" w:author="SCHECK Oliver" w:date="2026-09-09T14:31:00Z" w16du:dateUtc="2026-09-09T12:31:00Z">
              <w:tcPr>
                <w:tcW w:w="1530" w:type="dxa"/>
                <w:shd w:val="clear" w:color="auto" w:fill="FFFFFF" w:themeFill="background1"/>
                <w:vAlign w:val="center"/>
              </w:tcPr>
            </w:tcPrChange>
          </w:tcPr>
          <w:p w14:paraId="1CE3D244"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3A43F4BC"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45"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46" w:author="SCHECK Oliver" w:date="2026-09-09T14:31:00Z" w16du:dateUtc="2026-09-09T12:31:00Z">
            <w:trPr>
              <w:trHeight w:val="425"/>
            </w:trPr>
          </w:trPrChange>
        </w:trPr>
        <w:tc>
          <w:tcPr>
            <w:tcW w:w="564" w:type="dxa"/>
            <w:vMerge/>
            <w:tcBorders>
              <w:top w:val="single" w:sz="4" w:space="0" w:color="auto"/>
              <w:bottom w:val="single" w:sz="4" w:space="0" w:color="auto"/>
            </w:tcBorders>
            <w:vAlign w:val="center"/>
            <w:tcPrChange w:id="1647" w:author="SCHECK Oliver" w:date="2026-09-09T14:31:00Z" w16du:dateUtc="2026-09-09T12:31:00Z">
              <w:tcPr>
                <w:tcW w:w="564" w:type="dxa"/>
                <w:vMerge/>
                <w:vAlign w:val="center"/>
              </w:tcPr>
            </w:tcPrChange>
          </w:tcPr>
          <w:p w14:paraId="66C1D0E8" w14:textId="763FDE69" w:rsidR="0050742B" w:rsidRPr="00D2471B" w:rsidRDefault="0050742B" w:rsidP="004C2CA5">
            <w:pPr>
              <w:spacing w:line="240" w:lineRule="auto"/>
              <w:jc w:val="center"/>
              <w:rPr>
                <w:sz w:val="18"/>
                <w:szCs w:val="18"/>
              </w:rPr>
            </w:pPr>
          </w:p>
        </w:tc>
        <w:tc>
          <w:tcPr>
            <w:tcW w:w="2129" w:type="dxa"/>
            <w:vMerge/>
            <w:tcBorders>
              <w:top w:val="single" w:sz="4" w:space="0" w:color="auto"/>
              <w:bottom w:val="single" w:sz="4" w:space="0" w:color="auto"/>
            </w:tcBorders>
            <w:vAlign w:val="center"/>
            <w:tcPrChange w:id="1648" w:author="SCHECK Oliver" w:date="2026-09-09T14:31:00Z" w16du:dateUtc="2026-09-09T12:31:00Z">
              <w:tcPr>
                <w:tcW w:w="2129" w:type="dxa"/>
                <w:vMerge/>
                <w:vAlign w:val="center"/>
              </w:tcPr>
            </w:tcPrChange>
          </w:tcPr>
          <w:p w14:paraId="34784AE5" w14:textId="5673470B" w:rsidR="0050742B" w:rsidRPr="00D2471B" w:rsidRDefault="0050742B"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649" w:author="SCHECK Oliver" w:date="2026-09-09T14:31:00Z" w16du:dateUtc="2026-09-09T12:31:00Z">
              <w:tcPr>
                <w:tcW w:w="3984" w:type="dxa"/>
                <w:tcBorders>
                  <w:top w:val="single" w:sz="4" w:space="0" w:color="auto"/>
                  <w:bottom w:val="single" w:sz="4" w:space="0" w:color="auto"/>
                  <w:right w:val="double" w:sz="4" w:space="0" w:color="auto"/>
                </w:tcBorders>
                <w:vAlign w:val="center"/>
              </w:tcPr>
            </w:tcPrChange>
          </w:tcPr>
          <w:p w14:paraId="05DDFB47"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On Site Test Report</w:t>
            </w:r>
          </w:p>
        </w:tc>
        <w:tc>
          <w:tcPr>
            <w:tcW w:w="1120" w:type="dxa"/>
            <w:tcBorders>
              <w:top w:val="single" w:sz="4" w:space="0" w:color="auto"/>
              <w:left w:val="double" w:sz="4" w:space="0" w:color="auto"/>
              <w:bottom w:val="single" w:sz="4" w:space="0" w:color="auto"/>
            </w:tcBorders>
            <w:shd w:val="clear" w:color="auto" w:fill="FFFFFF" w:themeFill="background1"/>
            <w:vAlign w:val="center"/>
            <w:tcPrChange w:id="1650" w:author="SCHECK Oliver" w:date="2026-09-09T14:31:00Z" w16du:dateUtc="2026-09-09T12:31:00Z">
              <w:tcPr>
                <w:tcW w:w="1120" w:type="dxa"/>
                <w:tcBorders>
                  <w:left w:val="double" w:sz="4" w:space="0" w:color="auto"/>
                </w:tcBorders>
                <w:shd w:val="clear" w:color="auto" w:fill="FFFFFF" w:themeFill="background1"/>
                <w:vAlign w:val="center"/>
              </w:tcPr>
            </w:tcPrChange>
          </w:tcPr>
          <w:p w14:paraId="2FFD7C3B"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Change w:id="1651" w:author="SCHECK Oliver" w:date="2026-09-09T14:31:00Z" w16du:dateUtc="2026-09-09T12:31:00Z">
              <w:tcPr>
                <w:tcW w:w="1836" w:type="dxa"/>
                <w:shd w:val="clear" w:color="auto" w:fill="FFFFFF" w:themeFill="background1"/>
                <w:vAlign w:val="center"/>
              </w:tcPr>
            </w:tcPrChange>
          </w:tcPr>
          <w:p w14:paraId="2A93A812"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Change w:id="1652" w:author="SCHECK Oliver" w:date="2026-09-09T14:31:00Z" w16du:dateUtc="2026-09-09T12:31:00Z">
              <w:tcPr>
                <w:tcW w:w="2841" w:type="dxa"/>
                <w:shd w:val="clear" w:color="auto" w:fill="FFFFFF" w:themeFill="background1"/>
                <w:vAlign w:val="center"/>
              </w:tcPr>
            </w:tcPrChange>
          </w:tcPr>
          <w:p w14:paraId="7DA37CB3"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0" w:type="dxa"/>
            <w:tcBorders>
              <w:top w:val="single" w:sz="4" w:space="0" w:color="auto"/>
              <w:bottom w:val="single" w:sz="4" w:space="0" w:color="auto"/>
            </w:tcBorders>
            <w:shd w:val="clear" w:color="auto" w:fill="FFFFFF" w:themeFill="background1"/>
            <w:vAlign w:val="center"/>
            <w:tcPrChange w:id="1653" w:author="SCHECK Oliver" w:date="2026-09-09T14:31:00Z" w16du:dateUtc="2026-09-09T12:31:00Z">
              <w:tcPr>
                <w:tcW w:w="1530" w:type="dxa"/>
                <w:shd w:val="clear" w:color="auto" w:fill="FFFFFF" w:themeFill="background1"/>
                <w:vAlign w:val="center"/>
              </w:tcPr>
            </w:tcPrChange>
          </w:tcPr>
          <w:p w14:paraId="03F3C7C8"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6BCF777A"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54"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55" w:author="SCHECK Oliver" w:date="2026-09-09T14:31:00Z" w16du:dateUtc="2026-09-09T12:31:00Z">
            <w:trPr>
              <w:trHeight w:val="425"/>
            </w:trPr>
          </w:trPrChange>
        </w:trPr>
        <w:tc>
          <w:tcPr>
            <w:tcW w:w="564" w:type="dxa"/>
            <w:vMerge/>
            <w:tcBorders>
              <w:top w:val="single" w:sz="4" w:space="0" w:color="auto"/>
            </w:tcBorders>
            <w:vAlign w:val="center"/>
            <w:tcPrChange w:id="1656" w:author="SCHECK Oliver" w:date="2026-09-09T14:31:00Z" w16du:dateUtc="2026-09-09T12:31:00Z">
              <w:tcPr>
                <w:tcW w:w="564" w:type="dxa"/>
                <w:vMerge/>
                <w:vAlign w:val="center"/>
              </w:tcPr>
            </w:tcPrChange>
          </w:tcPr>
          <w:p w14:paraId="5C10A929" w14:textId="77777777" w:rsidR="0050742B" w:rsidRPr="00D2471B" w:rsidRDefault="0050742B" w:rsidP="004C2CA5">
            <w:pPr>
              <w:spacing w:line="240" w:lineRule="auto"/>
              <w:jc w:val="center"/>
              <w:rPr>
                <w:sz w:val="18"/>
                <w:szCs w:val="18"/>
              </w:rPr>
            </w:pPr>
          </w:p>
        </w:tc>
        <w:tc>
          <w:tcPr>
            <w:tcW w:w="2129" w:type="dxa"/>
            <w:vMerge/>
            <w:tcBorders>
              <w:top w:val="single" w:sz="4" w:space="0" w:color="auto"/>
            </w:tcBorders>
            <w:vAlign w:val="center"/>
            <w:tcPrChange w:id="1657" w:author="SCHECK Oliver" w:date="2026-09-09T14:31:00Z" w16du:dateUtc="2026-09-09T12:31:00Z">
              <w:tcPr>
                <w:tcW w:w="2129" w:type="dxa"/>
                <w:vMerge/>
                <w:vAlign w:val="center"/>
              </w:tcPr>
            </w:tcPrChange>
          </w:tcPr>
          <w:p w14:paraId="06367412" w14:textId="77777777" w:rsidR="0050742B" w:rsidRPr="00D2471B" w:rsidRDefault="0050742B"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658" w:author="SCHECK Oliver" w:date="2026-09-09T14:31:00Z" w16du:dateUtc="2026-09-09T12:31:00Z">
              <w:tcPr>
                <w:tcW w:w="3984" w:type="dxa"/>
                <w:tcBorders>
                  <w:top w:val="single" w:sz="4" w:space="0" w:color="auto"/>
                  <w:bottom w:val="single" w:sz="4" w:space="0" w:color="auto"/>
                  <w:right w:val="double" w:sz="4" w:space="0" w:color="auto"/>
                </w:tcBorders>
                <w:vAlign w:val="center"/>
              </w:tcPr>
            </w:tcPrChange>
          </w:tcPr>
          <w:p w14:paraId="720F98C6" w14:textId="507E3690" w:rsidR="00270B5C" w:rsidRPr="00D2471B" w:rsidRDefault="0050742B">
            <w:pPr>
              <w:pStyle w:val="ListParagraph"/>
              <w:numPr>
                <w:ilvl w:val="0"/>
                <w:numId w:val="23"/>
              </w:numPr>
              <w:spacing w:after="0" w:line="240" w:lineRule="auto"/>
              <w:ind w:left="110" w:hanging="55"/>
              <w:jc w:val="left"/>
              <w:rPr>
                <w:sz w:val="18"/>
                <w:szCs w:val="18"/>
              </w:rPr>
              <w:pPrChange w:id="1659" w:author="SCHECK Oliver" w:date="2026-09-10T13:56:00Z" w16du:dateUtc="2026-09-10T11:56:00Z">
                <w:pPr>
                  <w:pStyle w:val="ListParagraph"/>
                  <w:numPr>
                    <w:numId w:val="23"/>
                  </w:numPr>
                  <w:spacing w:after="0" w:line="240" w:lineRule="auto"/>
                  <w:ind w:left="3147" w:hanging="170"/>
                  <w:jc w:val="left"/>
                </w:pPr>
              </w:pPrChange>
            </w:pPr>
            <w:r w:rsidRPr="00D2471B">
              <w:rPr>
                <w:sz w:val="18"/>
                <w:szCs w:val="18"/>
              </w:rPr>
              <w:t>Product Compliance Report</w:t>
            </w:r>
          </w:p>
        </w:tc>
        <w:tc>
          <w:tcPr>
            <w:tcW w:w="1120" w:type="dxa"/>
            <w:tcBorders>
              <w:top w:val="single" w:sz="4" w:space="0" w:color="auto"/>
              <w:left w:val="double" w:sz="4" w:space="0" w:color="auto"/>
            </w:tcBorders>
            <w:shd w:val="clear" w:color="auto" w:fill="FFFFFF" w:themeFill="background1"/>
            <w:vAlign w:val="center"/>
            <w:tcPrChange w:id="1660" w:author="SCHECK Oliver" w:date="2026-09-09T14:31:00Z" w16du:dateUtc="2026-09-09T12:31:00Z">
              <w:tcPr>
                <w:tcW w:w="1120" w:type="dxa"/>
                <w:tcBorders>
                  <w:left w:val="double" w:sz="4" w:space="0" w:color="auto"/>
                </w:tcBorders>
                <w:shd w:val="clear" w:color="auto" w:fill="FFFFFF" w:themeFill="background1"/>
                <w:vAlign w:val="center"/>
              </w:tcPr>
            </w:tcPrChange>
          </w:tcPr>
          <w:p w14:paraId="5B64D3A5"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Change w:id="1661" w:author="SCHECK Oliver" w:date="2026-09-09T14:31:00Z" w16du:dateUtc="2026-09-09T12:31:00Z">
              <w:tcPr>
                <w:tcW w:w="1836" w:type="dxa"/>
                <w:shd w:val="clear" w:color="auto" w:fill="FFFFFF" w:themeFill="background1"/>
                <w:vAlign w:val="center"/>
              </w:tcPr>
            </w:tcPrChange>
          </w:tcPr>
          <w:p w14:paraId="46185A8D"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tcBorders>
            <w:shd w:val="clear" w:color="auto" w:fill="FFFFFF" w:themeFill="background1"/>
            <w:vAlign w:val="center"/>
            <w:tcPrChange w:id="1662" w:author="SCHECK Oliver" w:date="2026-09-09T14:31:00Z" w16du:dateUtc="2026-09-09T12:31:00Z">
              <w:tcPr>
                <w:tcW w:w="2841" w:type="dxa"/>
                <w:shd w:val="clear" w:color="auto" w:fill="FFFFFF" w:themeFill="background1"/>
                <w:vAlign w:val="center"/>
              </w:tcPr>
            </w:tcPrChange>
          </w:tcPr>
          <w:p w14:paraId="2F56A57F"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tcBorders>
              <w:top w:val="single" w:sz="4" w:space="0" w:color="auto"/>
            </w:tcBorders>
            <w:shd w:val="clear" w:color="auto" w:fill="FFFFFF" w:themeFill="background1"/>
            <w:vAlign w:val="center"/>
            <w:tcPrChange w:id="1663" w:author="SCHECK Oliver" w:date="2026-09-09T14:31:00Z" w16du:dateUtc="2026-09-09T12:31:00Z">
              <w:tcPr>
                <w:tcW w:w="1530" w:type="dxa"/>
                <w:shd w:val="clear" w:color="auto" w:fill="FFFFFF" w:themeFill="background1"/>
                <w:vAlign w:val="center"/>
              </w:tcPr>
            </w:tcPrChange>
          </w:tcPr>
          <w:p w14:paraId="2A17BD8C"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46156923" w14:textId="77777777" w:rsidTr="1DA03032">
        <w:trPr>
          <w:trHeight w:val="425"/>
        </w:trPr>
        <w:tc>
          <w:tcPr>
            <w:tcW w:w="564" w:type="dxa"/>
            <w:vMerge/>
            <w:vAlign w:val="center"/>
          </w:tcPr>
          <w:p w14:paraId="11277870" w14:textId="77777777" w:rsidR="0050742B" w:rsidRPr="00D2471B" w:rsidRDefault="0050742B" w:rsidP="004C2CA5">
            <w:pPr>
              <w:spacing w:line="240" w:lineRule="auto"/>
              <w:jc w:val="center"/>
              <w:rPr>
                <w:sz w:val="18"/>
                <w:szCs w:val="18"/>
              </w:rPr>
            </w:pPr>
          </w:p>
        </w:tc>
        <w:tc>
          <w:tcPr>
            <w:tcW w:w="2129" w:type="dxa"/>
            <w:vMerge/>
            <w:vAlign w:val="center"/>
          </w:tcPr>
          <w:p w14:paraId="32441091" w14:textId="77777777" w:rsidR="0050742B" w:rsidRPr="00D2471B" w:rsidRDefault="0050742B"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83C6722"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Test Reports (Type Test)</w:t>
            </w:r>
          </w:p>
        </w:tc>
        <w:tc>
          <w:tcPr>
            <w:tcW w:w="1120" w:type="dxa"/>
            <w:tcBorders>
              <w:left w:val="double" w:sz="4" w:space="0" w:color="auto"/>
            </w:tcBorders>
            <w:shd w:val="clear" w:color="auto" w:fill="FFFFFF" w:themeFill="background1"/>
            <w:vAlign w:val="center"/>
          </w:tcPr>
          <w:p w14:paraId="404D8919"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799166C2"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5A202925"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RS Project Validation</w:t>
            </w:r>
          </w:p>
        </w:tc>
        <w:tc>
          <w:tcPr>
            <w:tcW w:w="1530" w:type="dxa"/>
            <w:shd w:val="clear" w:color="auto" w:fill="FFFFFF" w:themeFill="background1"/>
            <w:vAlign w:val="center"/>
          </w:tcPr>
          <w:p w14:paraId="1ED75645"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28F13858" w14:textId="77777777" w:rsidTr="1DA03032">
        <w:trPr>
          <w:trHeight w:val="425"/>
        </w:trPr>
        <w:tc>
          <w:tcPr>
            <w:tcW w:w="564" w:type="dxa"/>
            <w:vMerge w:val="restart"/>
            <w:vAlign w:val="center"/>
          </w:tcPr>
          <w:p w14:paraId="681D5C71" w14:textId="0F7291FE" w:rsidR="002E3721" w:rsidRPr="00D2471B" w:rsidRDefault="002E3721" w:rsidP="005C6686">
            <w:pPr>
              <w:spacing w:after="0" w:line="240" w:lineRule="auto"/>
              <w:jc w:val="center"/>
              <w:rPr>
                <w:sz w:val="18"/>
                <w:szCs w:val="18"/>
              </w:rPr>
            </w:pPr>
            <w:r w:rsidRPr="00D2471B">
              <w:rPr>
                <w:sz w:val="18"/>
                <w:szCs w:val="18"/>
              </w:rPr>
              <w:t>I9</w:t>
            </w:r>
          </w:p>
        </w:tc>
        <w:tc>
          <w:tcPr>
            <w:tcW w:w="2129" w:type="dxa"/>
            <w:vMerge w:val="restart"/>
            <w:vAlign w:val="center"/>
          </w:tcPr>
          <w:p w14:paraId="49703A96" w14:textId="10F018B4" w:rsidR="002E3721" w:rsidRPr="00D2471B" w:rsidRDefault="002E3721" w:rsidP="004C2CA5">
            <w:pPr>
              <w:spacing w:after="0" w:line="240" w:lineRule="auto"/>
              <w:jc w:val="center"/>
              <w:rPr>
                <w:sz w:val="18"/>
                <w:szCs w:val="18"/>
              </w:rPr>
            </w:pPr>
            <w:commentRangeStart w:id="1664"/>
            <w:r w:rsidRPr="00D2471B">
              <w:rPr>
                <w:sz w:val="18"/>
                <w:szCs w:val="18"/>
              </w:rPr>
              <w:t>Additional Requirements</w:t>
            </w:r>
            <w:commentRangeEnd w:id="1664"/>
            <w:r w:rsidR="00BD74DB" w:rsidRPr="00D2471B">
              <w:rPr>
                <w:rStyle w:val="CommentReference"/>
                <w:sz w:val="18"/>
                <w:szCs w:val="18"/>
              </w:rPr>
              <w:commentReference w:id="1664"/>
            </w:r>
          </w:p>
        </w:tc>
        <w:tc>
          <w:tcPr>
            <w:tcW w:w="3984" w:type="dxa"/>
            <w:tcBorders>
              <w:top w:val="single" w:sz="4" w:space="0" w:color="auto"/>
              <w:bottom w:val="single" w:sz="4" w:space="0" w:color="auto"/>
              <w:right w:val="double" w:sz="4" w:space="0" w:color="auto"/>
            </w:tcBorders>
            <w:vAlign w:val="center"/>
          </w:tcPr>
          <w:p w14:paraId="718456AB"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Criteria for Industrialization &amp; Concurrent Engineering Requirements</w:t>
            </w:r>
          </w:p>
        </w:tc>
        <w:tc>
          <w:tcPr>
            <w:tcW w:w="1120" w:type="dxa"/>
            <w:tcBorders>
              <w:left w:val="double" w:sz="4" w:space="0" w:color="auto"/>
            </w:tcBorders>
            <w:shd w:val="clear" w:color="auto" w:fill="FFFFFF" w:themeFill="background1"/>
            <w:vAlign w:val="center"/>
          </w:tcPr>
          <w:p w14:paraId="7CFDD794"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3144338A"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207A08D4" w14:textId="77777777" w:rsidR="002E3721" w:rsidRPr="00D2471B" w:rsidRDefault="002E3721" w:rsidP="004C2CA5">
            <w:pPr>
              <w:pStyle w:val="ListParagraph"/>
              <w:numPr>
                <w:ilvl w:val="0"/>
                <w:numId w:val="23"/>
              </w:numPr>
              <w:spacing w:after="0" w:line="240" w:lineRule="auto"/>
              <w:ind w:left="110" w:hanging="55"/>
              <w:jc w:val="left"/>
              <w:rPr>
                <w:sz w:val="18"/>
                <w:szCs w:val="18"/>
              </w:rPr>
            </w:pPr>
            <w:commentRangeStart w:id="1665"/>
            <w:r w:rsidRPr="00D2471B">
              <w:rPr>
                <w:sz w:val="18"/>
                <w:szCs w:val="18"/>
              </w:rPr>
              <w:t>RS</w:t>
            </w:r>
            <w:commentRangeEnd w:id="1665"/>
            <w:r w:rsidR="00894A31" w:rsidRPr="00D2471B">
              <w:rPr>
                <w:rStyle w:val="CommentReference"/>
                <w:sz w:val="18"/>
                <w:szCs w:val="18"/>
              </w:rPr>
              <w:commentReference w:id="1665"/>
            </w:r>
            <w:r w:rsidRPr="00D2471B">
              <w:rPr>
                <w:sz w:val="18"/>
                <w:szCs w:val="18"/>
              </w:rPr>
              <w:t xml:space="preserve"> Industrialisation</w:t>
            </w:r>
          </w:p>
        </w:tc>
        <w:tc>
          <w:tcPr>
            <w:tcW w:w="1530" w:type="dxa"/>
            <w:shd w:val="clear" w:color="auto" w:fill="FFFFFF" w:themeFill="background1"/>
            <w:vAlign w:val="center"/>
          </w:tcPr>
          <w:p w14:paraId="04B182BD"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5F4F52ED" w14:textId="77777777" w:rsidTr="1DA03032">
        <w:trPr>
          <w:trHeight w:val="425"/>
        </w:trPr>
        <w:tc>
          <w:tcPr>
            <w:tcW w:w="564" w:type="dxa"/>
            <w:vMerge/>
            <w:vAlign w:val="center"/>
          </w:tcPr>
          <w:p w14:paraId="490B5DD6" w14:textId="6A778231" w:rsidR="002E3721" w:rsidRPr="00D2471B" w:rsidRDefault="002E3721" w:rsidP="004C2CA5">
            <w:pPr>
              <w:spacing w:line="240" w:lineRule="auto"/>
              <w:jc w:val="center"/>
              <w:rPr>
                <w:sz w:val="18"/>
                <w:szCs w:val="18"/>
              </w:rPr>
            </w:pPr>
          </w:p>
        </w:tc>
        <w:tc>
          <w:tcPr>
            <w:tcW w:w="2129" w:type="dxa"/>
            <w:vMerge/>
            <w:vAlign w:val="center"/>
          </w:tcPr>
          <w:p w14:paraId="541BBAB9"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6D73F32"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Cybersecurity governance guidelines (including countermeasures, standards, threat intelligence).</w:t>
            </w:r>
          </w:p>
        </w:tc>
        <w:tc>
          <w:tcPr>
            <w:tcW w:w="1120" w:type="dxa"/>
            <w:tcBorders>
              <w:left w:val="double" w:sz="4" w:space="0" w:color="auto"/>
            </w:tcBorders>
            <w:shd w:val="clear" w:color="auto" w:fill="FFFFFF" w:themeFill="background1"/>
            <w:vAlign w:val="center"/>
          </w:tcPr>
          <w:p w14:paraId="4AA041E5"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010CDB24"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Information Technology</w:t>
            </w:r>
          </w:p>
        </w:tc>
        <w:tc>
          <w:tcPr>
            <w:tcW w:w="2841" w:type="dxa"/>
            <w:shd w:val="clear" w:color="auto" w:fill="FFFFFF" w:themeFill="background1"/>
            <w:vAlign w:val="center"/>
          </w:tcPr>
          <w:p w14:paraId="653FAB99"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530" w:type="dxa"/>
            <w:shd w:val="clear" w:color="auto" w:fill="FFFFFF" w:themeFill="background1"/>
            <w:vAlign w:val="center"/>
          </w:tcPr>
          <w:p w14:paraId="56A6FD46"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2DDEF752" w14:textId="77777777" w:rsidTr="1DA03032">
        <w:trPr>
          <w:trHeight w:val="425"/>
        </w:trPr>
        <w:tc>
          <w:tcPr>
            <w:tcW w:w="564" w:type="dxa"/>
            <w:vMerge/>
            <w:vAlign w:val="center"/>
          </w:tcPr>
          <w:p w14:paraId="012D288A" w14:textId="7461CBF7" w:rsidR="002E3721" w:rsidRPr="00D2471B" w:rsidRDefault="002E3721" w:rsidP="004C2CA5">
            <w:pPr>
              <w:spacing w:line="240" w:lineRule="auto"/>
              <w:jc w:val="center"/>
              <w:rPr>
                <w:sz w:val="18"/>
                <w:szCs w:val="18"/>
              </w:rPr>
            </w:pPr>
          </w:p>
        </w:tc>
        <w:tc>
          <w:tcPr>
            <w:tcW w:w="2129" w:type="dxa"/>
            <w:vMerge/>
            <w:vAlign w:val="center"/>
          </w:tcPr>
          <w:p w14:paraId="07086771"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6875105F"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HSE requirements</w:t>
            </w:r>
          </w:p>
        </w:tc>
        <w:tc>
          <w:tcPr>
            <w:tcW w:w="1120" w:type="dxa"/>
            <w:tcBorders>
              <w:left w:val="double" w:sz="4" w:space="0" w:color="auto"/>
            </w:tcBorders>
            <w:shd w:val="clear" w:color="auto" w:fill="FFFFFF" w:themeFill="background1"/>
            <w:vAlign w:val="center"/>
          </w:tcPr>
          <w:p w14:paraId="6E0200CC"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DE58EB7"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1" w:type="dxa"/>
            <w:shd w:val="clear" w:color="auto" w:fill="FFFFFF" w:themeFill="background1"/>
            <w:vAlign w:val="center"/>
          </w:tcPr>
          <w:p w14:paraId="4AA0DF04"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530" w:type="dxa"/>
            <w:shd w:val="clear" w:color="auto" w:fill="FFFFFF" w:themeFill="background1"/>
            <w:vAlign w:val="center"/>
          </w:tcPr>
          <w:p w14:paraId="189882CF"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05C27A85" w14:textId="77777777" w:rsidTr="1DA03032">
        <w:trPr>
          <w:trHeight w:val="425"/>
        </w:trPr>
        <w:tc>
          <w:tcPr>
            <w:tcW w:w="564" w:type="dxa"/>
            <w:vMerge/>
            <w:vAlign w:val="center"/>
          </w:tcPr>
          <w:p w14:paraId="5DC2E080" w14:textId="77777777" w:rsidR="002E3721" w:rsidRPr="00D2471B" w:rsidRDefault="002E3721" w:rsidP="004C2CA5">
            <w:pPr>
              <w:spacing w:line="240" w:lineRule="auto"/>
              <w:jc w:val="center"/>
              <w:rPr>
                <w:sz w:val="18"/>
                <w:szCs w:val="18"/>
              </w:rPr>
            </w:pPr>
          </w:p>
        </w:tc>
        <w:tc>
          <w:tcPr>
            <w:tcW w:w="2129" w:type="dxa"/>
            <w:vMerge/>
            <w:vAlign w:val="center"/>
          </w:tcPr>
          <w:p w14:paraId="182B74EE"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6318D8D"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LCA and S-LCA High Level Requirements</w:t>
            </w:r>
          </w:p>
        </w:tc>
        <w:tc>
          <w:tcPr>
            <w:tcW w:w="1120" w:type="dxa"/>
            <w:tcBorders>
              <w:left w:val="double" w:sz="4" w:space="0" w:color="auto"/>
              <w:bottom w:val="single" w:sz="4" w:space="0" w:color="auto"/>
            </w:tcBorders>
            <w:shd w:val="clear" w:color="auto" w:fill="FFFFFF" w:themeFill="background1"/>
            <w:vAlign w:val="center"/>
          </w:tcPr>
          <w:p w14:paraId="461031D0"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
          <w:p w14:paraId="7653DF5C"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
          <w:p w14:paraId="0AACD4B8" w14:textId="069E3553" w:rsidR="002E3721" w:rsidRPr="00D2471B" w:rsidDel="003C7233" w:rsidRDefault="002E3721" w:rsidP="004C2CA5">
            <w:pPr>
              <w:pStyle w:val="ListParagraph"/>
              <w:numPr>
                <w:ilvl w:val="0"/>
                <w:numId w:val="23"/>
              </w:numPr>
              <w:spacing w:after="0" w:line="240" w:lineRule="auto"/>
              <w:ind w:left="110" w:hanging="55"/>
              <w:jc w:val="left"/>
              <w:rPr>
                <w:del w:id="1666" w:author="SCHECK Oliver" w:date="2026-09-10T15:46:00Z" w16du:dateUtc="2026-09-10T13:46:00Z"/>
                <w:sz w:val="18"/>
                <w:szCs w:val="18"/>
              </w:rPr>
            </w:pPr>
            <w:del w:id="1667" w:author="SCHECK Oliver" w:date="2026-09-10T15:46:00Z" w16du:dateUtc="2026-09-10T13:46:00Z">
              <w:r w:rsidRPr="00D2471B" w:rsidDel="003C7233">
                <w:rPr>
                  <w:sz w:val="18"/>
                  <w:szCs w:val="18"/>
                </w:rPr>
                <w:delText>Research and Innovation</w:delText>
              </w:r>
            </w:del>
          </w:p>
          <w:p w14:paraId="236959E8" w14:textId="7F751018" w:rsidR="002E3721" w:rsidRPr="00D2471B" w:rsidRDefault="002E3721" w:rsidP="004C2CA5">
            <w:pPr>
              <w:pStyle w:val="ListParagraph"/>
              <w:numPr>
                <w:ilvl w:val="0"/>
                <w:numId w:val="23"/>
              </w:numPr>
              <w:spacing w:after="0" w:line="240" w:lineRule="auto"/>
              <w:ind w:left="110" w:hanging="55"/>
              <w:jc w:val="left"/>
              <w:rPr>
                <w:sz w:val="18"/>
                <w:szCs w:val="18"/>
              </w:rPr>
            </w:pPr>
            <w:commentRangeStart w:id="1668"/>
            <w:r w:rsidRPr="00D2471B">
              <w:rPr>
                <w:sz w:val="18"/>
                <w:szCs w:val="18"/>
              </w:rPr>
              <w:t>RS</w:t>
            </w:r>
            <w:commentRangeEnd w:id="1668"/>
            <w:r w:rsidR="00F3139E" w:rsidRPr="00D2471B">
              <w:rPr>
                <w:rStyle w:val="CommentReference"/>
                <w:sz w:val="18"/>
                <w:szCs w:val="18"/>
              </w:rPr>
              <w:commentReference w:id="1668"/>
            </w:r>
            <w:r w:rsidRPr="00D2471B">
              <w:rPr>
                <w:sz w:val="18"/>
                <w:szCs w:val="18"/>
              </w:rPr>
              <w:t xml:space="preserve"> Product Portfolio Management</w:t>
            </w:r>
          </w:p>
        </w:tc>
        <w:tc>
          <w:tcPr>
            <w:tcW w:w="1530" w:type="dxa"/>
            <w:tcBorders>
              <w:bottom w:val="single" w:sz="4" w:space="0" w:color="auto"/>
            </w:tcBorders>
            <w:shd w:val="clear" w:color="auto" w:fill="FFFFFF" w:themeFill="background1"/>
            <w:vAlign w:val="center"/>
          </w:tcPr>
          <w:p w14:paraId="1BAAE290"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7A089C7B" w14:textId="77777777" w:rsidTr="1DA03032">
        <w:trPr>
          <w:trHeight w:val="425"/>
        </w:trPr>
        <w:tc>
          <w:tcPr>
            <w:tcW w:w="564" w:type="dxa"/>
            <w:vMerge/>
            <w:vAlign w:val="center"/>
          </w:tcPr>
          <w:p w14:paraId="10E2E961" w14:textId="77777777" w:rsidR="002E3721" w:rsidRPr="00D2471B" w:rsidRDefault="002E3721" w:rsidP="004C2CA5">
            <w:pPr>
              <w:spacing w:line="240" w:lineRule="auto"/>
              <w:jc w:val="center"/>
              <w:rPr>
                <w:sz w:val="18"/>
                <w:szCs w:val="18"/>
              </w:rPr>
            </w:pPr>
          </w:p>
        </w:tc>
        <w:tc>
          <w:tcPr>
            <w:tcW w:w="2129" w:type="dxa"/>
            <w:vMerge/>
            <w:vAlign w:val="center"/>
          </w:tcPr>
          <w:p w14:paraId="6C1FF664"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13C5776"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Legislative Requirements, Applicable Standards List (including mandatory standards at both Vehicle and System Level)</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22F40A88"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0744D3E2"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76813BB9"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RS Homologation</w:t>
            </w:r>
          </w:p>
        </w:tc>
        <w:tc>
          <w:tcPr>
            <w:tcW w:w="1530" w:type="dxa"/>
            <w:tcBorders>
              <w:top w:val="single" w:sz="4" w:space="0" w:color="auto"/>
              <w:bottom w:val="single" w:sz="4" w:space="0" w:color="auto"/>
            </w:tcBorders>
            <w:shd w:val="clear" w:color="auto" w:fill="FFFFFF" w:themeFill="background1"/>
            <w:vAlign w:val="center"/>
          </w:tcPr>
          <w:p w14:paraId="56DD1201"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4BF733F4" w14:textId="77777777" w:rsidTr="1DA03032">
        <w:trPr>
          <w:trHeight w:val="425"/>
        </w:trPr>
        <w:tc>
          <w:tcPr>
            <w:tcW w:w="564" w:type="dxa"/>
            <w:vMerge/>
            <w:vAlign w:val="center"/>
          </w:tcPr>
          <w:p w14:paraId="5763833B" w14:textId="77777777" w:rsidR="002E3721" w:rsidRPr="00D2471B" w:rsidRDefault="002E3721" w:rsidP="004C2CA5">
            <w:pPr>
              <w:spacing w:line="240" w:lineRule="auto"/>
              <w:jc w:val="center"/>
              <w:rPr>
                <w:sz w:val="18"/>
                <w:szCs w:val="18"/>
              </w:rPr>
            </w:pPr>
          </w:p>
        </w:tc>
        <w:tc>
          <w:tcPr>
            <w:tcW w:w="2129" w:type="dxa"/>
            <w:vMerge/>
            <w:vAlign w:val="center"/>
          </w:tcPr>
          <w:p w14:paraId="1FAE49A0"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C4B34C5" w14:textId="61F161A2"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Product Safety Requirements for CE Marking</w:t>
            </w:r>
            <w:del w:id="1669" w:author="SCHECK Oliver" w:date="2026-09-10T13:52:00Z" w16du:dateUtc="2026-09-10T11:52:00Z">
              <w:r w:rsidRPr="00D2471B" w:rsidDel="00A5665B">
                <w:rPr>
                  <w:sz w:val="18"/>
                  <w:szCs w:val="18"/>
                </w:rPr>
                <w:delText xml:space="preserve"> Requirements</w:delText>
              </w:r>
            </w:del>
          </w:p>
        </w:tc>
        <w:tc>
          <w:tcPr>
            <w:tcW w:w="1120" w:type="dxa"/>
            <w:tcBorders>
              <w:top w:val="single" w:sz="4" w:space="0" w:color="auto"/>
              <w:left w:val="double" w:sz="4" w:space="0" w:color="auto"/>
            </w:tcBorders>
            <w:shd w:val="clear" w:color="auto" w:fill="FFFFFF" w:themeFill="background1"/>
            <w:vAlign w:val="center"/>
          </w:tcPr>
          <w:p w14:paraId="6C346BDD"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
          <w:p w14:paraId="321AF8B1"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tcBorders>
            <w:shd w:val="clear" w:color="auto" w:fill="FFFFFF" w:themeFill="background1"/>
            <w:vAlign w:val="center"/>
          </w:tcPr>
          <w:p w14:paraId="4FC37E6F"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tcBorders>
              <w:top w:val="single" w:sz="4" w:space="0" w:color="auto"/>
            </w:tcBorders>
            <w:shd w:val="clear" w:color="auto" w:fill="FFFFFF" w:themeFill="background1"/>
            <w:vAlign w:val="center"/>
          </w:tcPr>
          <w:p w14:paraId="19D643E4"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4F92E6C5" w14:textId="77777777" w:rsidTr="1DA03032">
        <w:trPr>
          <w:trHeight w:val="425"/>
        </w:trPr>
        <w:tc>
          <w:tcPr>
            <w:tcW w:w="564" w:type="dxa"/>
            <w:vMerge w:val="restart"/>
            <w:vAlign w:val="center"/>
          </w:tcPr>
          <w:p w14:paraId="65910555" w14:textId="089D866D" w:rsidR="00BB6CAC" w:rsidRPr="00D2471B" w:rsidRDefault="00BB6CAC" w:rsidP="004C2CA5">
            <w:pPr>
              <w:spacing w:line="240" w:lineRule="auto"/>
              <w:jc w:val="center"/>
              <w:rPr>
                <w:sz w:val="18"/>
                <w:szCs w:val="18"/>
              </w:rPr>
            </w:pPr>
            <w:r w:rsidRPr="00D2471B">
              <w:rPr>
                <w:sz w:val="18"/>
                <w:szCs w:val="18"/>
              </w:rPr>
              <w:t>I10</w:t>
            </w:r>
          </w:p>
        </w:tc>
        <w:tc>
          <w:tcPr>
            <w:tcW w:w="2129" w:type="dxa"/>
            <w:vMerge w:val="restart"/>
            <w:vAlign w:val="center"/>
          </w:tcPr>
          <w:p w14:paraId="07868B16" w14:textId="4347BA55" w:rsidR="00BB6CAC" w:rsidRPr="00D2471B" w:rsidRDefault="00BB6CAC" w:rsidP="004C2CA5">
            <w:pPr>
              <w:spacing w:after="0" w:line="240" w:lineRule="auto"/>
              <w:jc w:val="center"/>
              <w:rPr>
                <w:sz w:val="18"/>
                <w:szCs w:val="18"/>
              </w:rPr>
            </w:pPr>
            <w:r w:rsidRPr="00D2471B">
              <w:rPr>
                <w:sz w:val="18"/>
                <w:szCs w:val="18"/>
              </w:rPr>
              <w:t xml:space="preserve">RAMS Requirements </w:t>
            </w:r>
            <w:r w:rsidR="00545FD9" w:rsidRPr="00D2471B">
              <w:rPr>
                <w:sz w:val="18"/>
                <w:szCs w:val="18"/>
              </w:rPr>
              <w:t>and</w:t>
            </w:r>
            <w:r w:rsidRPr="00D2471B">
              <w:rPr>
                <w:sz w:val="18"/>
                <w:szCs w:val="18"/>
              </w:rPr>
              <w:t xml:space="preserve"> Deliverables</w:t>
            </w:r>
          </w:p>
        </w:tc>
        <w:tc>
          <w:tcPr>
            <w:tcW w:w="3984" w:type="dxa"/>
            <w:tcBorders>
              <w:top w:val="single" w:sz="4" w:space="0" w:color="auto"/>
              <w:bottom w:val="single" w:sz="4" w:space="0" w:color="auto"/>
              <w:right w:val="double" w:sz="4" w:space="0" w:color="auto"/>
            </w:tcBorders>
            <w:vAlign w:val="center"/>
          </w:tcPr>
          <w:p w14:paraId="4F929279" w14:textId="3A867208"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RAM Requirements, Safety Requirements</w:t>
            </w:r>
          </w:p>
          <w:p w14:paraId="450A10BC"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RAM Systems Specifications</w:t>
            </w:r>
          </w:p>
          <w:p w14:paraId="2E30E1E7"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Preliminary Hazard Analysis</w:t>
            </w:r>
          </w:p>
          <w:p w14:paraId="24571A16"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Proposal for RAMS &amp; LCC platform improvement</w:t>
            </w:r>
          </w:p>
          <w:p w14:paraId="3C907630"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 xml:space="preserve">RAMS&amp;LCC analyses (e.g. vehicle breakdown </w:t>
            </w:r>
          </w:p>
          <w:p w14:paraId="0D12F21F" w14:textId="77777777" w:rsidR="00BB6CAC" w:rsidRPr="00D2471B" w:rsidRDefault="00BB6CAC" w:rsidP="004C2CA5">
            <w:pPr>
              <w:pStyle w:val="ListParagraph"/>
              <w:spacing w:after="0" w:line="240" w:lineRule="auto"/>
              <w:ind w:left="110"/>
              <w:jc w:val="left"/>
              <w:rPr>
                <w:sz w:val="18"/>
                <w:szCs w:val="18"/>
              </w:rPr>
            </w:pPr>
            <w:r w:rsidRPr="00D2471B">
              <w:rPr>
                <w:sz w:val="18"/>
                <w:szCs w:val="18"/>
              </w:rPr>
              <w:t>Preventive maintenance Plan, RAM demonstration plan)</w:t>
            </w:r>
          </w:p>
        </w:tc>
        <w:tc>
          <w:tcPr>
            <w:tcW w:w="1120" w:type="dxa"/>
            <w:tcBorders>
              <w:left w:val="double" w:sz="4" w:space="0" w:color="auto"/>
            </w:tcBorders>
            <w:shd w:val="clear" w:color="auto" w:fill="FFFFFF" w:themeFill="background1"/>
            <w:vAlign w:val="center"/>
          </w:tcPr>
          <w:p w14:paraId="2ADF4B35" w14:textId="77777777" w:rsidR="00BB6CAC" w:rsidRPr="00D2471B" w:rsidRDefault="00BB6CAC"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354EFB8" w14:textId="77777777" w:rsidR="00BB6CAC" w:rsidRPr="00D2471B" w:rsidRDefault="00BB6CAC"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7C7D39E9"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RS RAMS</w:t>
            </w:r>
          </w:p>
        </w:tc>
        <w:tc>
          <w:tcPr>
            <w:tcW w:w="1530" w:type="dxa"/>
            <w:shd w:val="clear" w:color="auto" w:fill="FFFFFF" w:themeFill="background1"/>
            <w:vAlign w:val="center"/>
          </w:tcPr>
          <w:p w14:paraId="6B239834" w14:textId="77777777" w:rsidR="00BB6CAC" w:rsidRPr="00D2471B" w:rsidRDefault="00BB6CAC" w:rsidP="004E105A">
            <w:pPr>
              <w:spacing w:after="0" w:line="240" w:lineRule="auto"/>
              <w:ind w:left="39"/>
              <w:jc w:val="center"/>
              <w:rPr>
                <w:sz w:val="18"/>
                <w:szCs w:val="18"/>
              </w:rPr>
            </w:pPr>
            <w:r w:rsidRPr="00D2471B">
              <w:rPr>
                <w:sz w:val="18"/>
                <w:szCs w:val="18"/>
              </w:rPr>
              <w:t>-</w:t>
            </w:r>
          </w:p>
        </w:tc>
      </w:tr>
      <w:tr w:rsidR="005C36F7" w:rsidRPr="00D2471B" w14:paraId="206F7DE1"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70"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71" w:author="SCHECK Oliver" w:date="2026-09-09T14:31:00Z" w16du:dateUtc="2026-09-09T12:31:00Z">
            <w:trPr>
              <w:trHeight w:val="425"/>
            </w:trPr>
          </w:trPrChange>
        </w:trPr>
        <w:tc>
          <w:tcPr>
            <w:tcW w:w="564" w:type="dxa"/>
            <w:vMerge/>
            <w:tcBorders>
              <w:bottom w:val="single" w:sz="4" w:space="0" w:color="auto"/>
            </w:tcBorders>
            <w:vAlign w:val="center"/>
            <w:tcPrChange w:id="1672" w:author="SCHECK Oliver" w:date="2026-09-09T14:31:00Z" w16du:dateUtc="2026-09-09T12:31:00Z">
              <w:tcPr>
                <w:tcW w:w="564" w:type="dxa"/>
                <w:vMerge/>
                <w:vAlign w:val="center"/>
              </w:tcPr>
            </w:tcPrChange>
          </w:tcPr>
          <w:p w14:paraId="791D8870" w14:textId="77777777" w:rsidR="00BB6CAC" w:rsidRPr="00D2471B" w:rsidRDefault="00BB6CAC" w:rsidP="00555911">
            <w:pPr>
              <w:spacing w:line="240" w:lineRule="auto"/>
              <w:jc w:val="center"/>
              <w:rPr>
                <w:sz w:val="18"/>
                <w:szCs w:val="18"/>
              </w:rPr>
            </w:pPr>
          </w:p>
        </w:tc>
        <w:tc>
          <w:tcPr>
            <w:tcW w:w="2129" w:type="dxa"/>
            <w:vMerge/>
            <w:tcBorders>
              <w:bottom w:val="single" w:sz="4" w:space="0" w:color="auto"/>
            </w:tcBorders>
            <w:vAlign w:val="center"/>
            <w:tcPrChange w:id="1673" w:author="SCHECK Oliver" w:date="2026-09-09T14:31:00Z" w16du:dateUtc="2026-09-09T12:31:00Z">
              <w:tcPr>
                <w:tcW w:w="2129" w:type="dxa"/>
                <w:vMerge/>
                <w:vAlign w:val="center"/>
              </w:tcPr>
            </w:tcPrChange>
          </w:tcPr>
          <w:p w14:paraId="7D081D7B" w14:textId="77777777" w:rsidR="00BB6CAC" w:rsidRPr="00D2471B" w:rsidRDefault="00BB6CAC"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674" w:author="SCHECK Oliver" w:date="2026-09-09T14:31:00Z" w16du:dateUtc="2026-09-09T12:31:00Z">
              <w:tcPr>
                <w:tcW w:w="3984" w:type="dxa"/>
                <w:tcBorders>
                  <w:top w:val="single" w:sz="4" w:space="0" w:color="auto"/>
                  <w:bottom w:val="single" w:sz="4" w:space="0" w:color="auto"/>
                  <w:right w:val="double" w:sz="4" w:space="0" w:color="auto"/>
                </w:tcBorders>
                <w:vAlign w:val="center"/>
              </w:tcPr>
            </w:tcPrChange>
          </w:tcPr>
          <w:p w14:paraId="5057EE28" w14:textId="77777777" w:rsidR="00BB6CAC" w:rsidRPr="00D2471B" w:rsidRDefault="00BB6CAC" w:rsidP="00555911">
            <w:pPr>
              <w:pStyle w:val="ListParagraph"/>
              <w:numPr>
                <w:ilvl w:val="0"/>
                <w:numId w:val="23"/>
              </w:numPr>
              <w:spacing w:after="0" w:line="240" w:lineRule="auto"/>
              <w:ind w:left="110" w:hanging="55"/>
              <w:jc w:val="left"/>
              <w:rPr>
                <w:sz w:val="18"/>
                <w:szCs w:val="18"/>
              </w:rPr>
            </w:pPr>
            <w:commentRangeStart w:id="1675"/>
            <w:commentRangeStart w:id="1676"/>
            <w:r w:rsidRPr="00D2471B">
              <w:rPr>
                <w:sz w:val="18"/>
                <w:szCs w:val="18"/>
              </w:rPr>
              <w:t>Preliminary FMECA</w:t>
            </w:r>
          </w:p>
          <w:p w14:paraId="5858544A" w14:textId="77777777"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Hazard Log</w:t>
            </w:r>
          </w:p>
          <w:p w14:paraId="3B5FEDFF" w14:textId="4FA679F7"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Safety &amp; Security Log Updated</w:t>
            </w:r>
            <w:commentRangeEnd w:id="1675"/>
            <w:r w:rsidR="00B125AA" w:rsidRPr="00D2471B">
              <w:rPr>
                <w:rStyle w:val="CommentReference"/>
                <w:sz w:val="18"/>
                <w:szCs w:val="18"/>
              </w:rPr>
              <w:commentReference w:id="1675"/>
            </w:r>
            <w:commentRangeEnd w:id="1676"/>
            <w:r w:rsidR="00403A88" w:rsidRPr="00D2471B">
              <w:rPr>
                <w:rStyle w:val="CommentReference"/>
                <w:sz w:val="18"/>
                <w:szCs w:val="18"/>
              </w:rPr>
              <w:commentReference w:id="1676"/>
            </w:r>
          </w:p>
        </w:tc>
        <w:tc>
          <w:tcPr>
            <w:tcW w:w="1120" w:type="dxa"/>
            <w:tcBorders>
              <w:left w:val="double" w:sz="4" w:space="0" w:color="auto"/>
              <w:bottom w:val="single" w:sz="4" w:space="0" w:color="auto"/>
            </w:tcBorders>
            <w:shd w:val="clear" w:color="auto" w:fill="FFFFFF" w:themeFill="background1"/>
            <w:vAlign w:val="center"/>
            <w:tcPrChange w:id="1677" w:author="SCHECK Oliver" w:date="2026-09-09T14:31:00Z" w16du:dateUtc="2026-09-09T12:31:00Z">
              <w:tcPr>
                <w:tcW w:w="1120" w:type="dxa"/>
                <w:tcBorders>
                  <w:left w:val="double" w:sz="4" w:space="0" w:color="auto"/>
                </w:tcBorders>
                <w:shd w:val="clear" w:color="auto" w:fill="FFFFFF" w:themeFill="background1"/>
                <w:vAlign w:val="center"/>
              </w:tcPr>
            </w:tcPrChange>
          </w:tcPr>
          <w:p w14:paraId="6A3A2248" w14:textId="1DFABB7A" w:rsidR="00BB6CAC" w:rsidRPr="00D2471B" w:rsidRDefault="00BB6CAC" w:rsidP="00555911">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Change w:id="1678" w:author="SCHECK Oliver" w:date="2026-09-09T14:31:00Z" w16du:dateUtc="2026-09-09T12:31:00Z">
              <w:tcPr>
                <w:tcW w:w="1836" w:type="dxa"/>
                <w:shd w:val="clear" w:color="auto" w:fill="FFFFFF" w:themeFill="background1"/>
                <w:vAlign w:val="center"/>
              </w:tcPr>
            </w:tcPrChange>
          </w:tcPr>
          <w:p w14:paraId="53420B68" w14:textId="36F6F968" w:rsidR="00BB6CAC" w:rsidRPr="00D2471B" w:rsidRDefault="00BB6CAC" w:rsidP="00555911">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Change w:id="1679" w:author="SCHECK Oliver" w:date="2026-09-09T14:31:00Z" w16du:dateUtc="2026-09-09T12:31:00Z">
              <w:tcPr>
                <w:tcW w:w="2841" w:type="dxa"/>
                <w:shd w:val="clear" w:color="auto" w:fill="FFFFFF" w:themeFill="background1"/>
                <w:vAlign w:val="center"/>
              </w:tcPr>
            </w:tcPrChange>
          </w:tcPr>
          <w:p w14:paraId="27BC7A29" w14:textId="3BCAEC90"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0" w:type="dxa"/>
            <w:tcBorders>
              <w:bottom w:val="single" w:sz="4" w:space="0" w:color="auto"/>
            </w:tcBorders>
            <w:shd w:val="clear" w:color="auto" w:fill="FFFFFF" w:themeFill="background1"/>
            <w:vAlign w:val="center"/>
            <w:tcPrChange w:id="1680" w:author="SCHECK Oliver" w:date="2026-09-09T14:31:00Z" w16du:dateUtc="2026-09-09T12:31:00Z">
              <w:tcPr>
                <w:tcW w:w="1530" w:type="dxa"/>
                <w:shd w:val="clear" w:color="auto" w:fill="FFFFFF" w:themeFill="background1"/>
                <w:vAlign w:val="center"/>
              </w:tcPr>
            </w:tcPrChange>
          </w:tcPr>
          <w:p w14:paraId="04A74785" w14:textId="69B4491F" w:rsidR="00BB6CAC" w:rsidRPr="00D2471B" w:rsidRDefault="00BB6CAC" w:rsidP="00555911">
            <w:pPr>
              <w:spacing w:after="0" w:line="240" w:lineRule="auto"/>
              <w:ind w:left="39"/>
              <w:jc w:val="center"/>
              <w:rPr>
                <w:sz w:val="18"/>
                <w:szCs w:val="18"/>
              </w:rPr>
            </w:pPr>
            <w:r w:rsidRPr="00D2471B">
              <w:rPr>
                <w:sz w:val="18"/>
                <w:szCs w:val="18"/>
              </w:rPr>
              <w:t>-</w:t>
            </w:r>
          </w:p>
        </w:tc>
      </w:tr>
      <w:tr w:rsidR="005C36F7" w:rsidRPr="00D2471B" w14:paraId="073F88E4" w14:textId="77777777" w:rsidTr="00D13FCF">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81"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82" w:author="SCHECK Oliver" w:date="2026-09-09T14:31:00Z" w16du:dateUtc="2026-09-09T12:31:00Z">
            <w:trPr>
              <w:trHeight w:val="425"/>
            </w:trPr>
          </w:trPrChange>
        </w:trPr>
        <w:tc>
          <w:tcPr>
            <w:tcW w:w="564" w:type="dxa"/>
            <w:vMerge w:val="restart"/>
            <w:tcBorders>
              <w:top w:val="single" w:sz="4" w:space="0" w:color="auto"/>
              <w:bottom w:val="single" w:sz="4" w:space="0" w:color="auto"/>
            </w:tcBorders>
            <w:vAlign w:val="center"/>
            <w:tcPrChange w:id="1683" w:author="SCHECK Oliver" w:date="2026-09-09T14:31:00Z" w16du:dateUtc="2026-09-09T12:31:00Z">
              <w:tcPr>
                <w:tcW w:w="564" w:type="dxa"/>
                <w:vMerge w:val="restart"/>
                <w:vAlign w:val="center"/>
              </w:tcPr>
            </w:tcPrChange>
          </w:tcPr>
          <w:p w14:paraId="794FB8DD" w14:textId="344105E5" w:rsidR="00555911" w:rsidRPr="00D2471B" w:rsidRDefault="00555911" w:rsidP="00555911">
            <w:pPr>
              <w:spacing w:after="0" w:line="240" w:lineRule="auto"/>
              <w:jc w:val="center"/>
              <w:rPr>
                <w:sz w:val="18"/>
                <w:szCs w:val="18"/>
              </w:rPr>
            </w:pPr>
            <w:r w:rsidRPr="00D2471B">
              <w:rPr>
                <w:sz w:val="18"/>
                <w:szCs w:val="18"/>
              </w:rPr>
              <w:t>I1</w:t>
            </w:r>
            <w:r w:rsidR="002E3721" w:rsidRPr="00D2471B">
              <w:rPr>
                <w:sz w:val="18"/>
                <w:szCs w:val="18"/>
              </w:rPr>
              <w:t>1</w:t>
            </w:r>
          </w:p>
        </w:tc>
        <w:tc>
          <w:tcPr>
            <w:tcW w:w="2129" w:type="dxa"/>
            <w:vMerge w:val="restart"/>
            <w:tcBorders>
              <w:top w:val="single" w:sz="4" w:space="0" w:color="auto"/>
              <w:bottom w:val="single" w:sz="4" w:space="0" w:color="auto"/>
            </w:tcBorders>
            <w:vAlign w:val="center"/>
            <w:tcPrChange w:id="1684" w:author="SCHECK Oliver" w:date="2026-09-09T14:31:00Z" w16du:dateUtc="2026-09-09T12:31:00Z">
              <w:tcPr>
                <w:tcW w:w="2129" w:type="dxa"/>
                <w:vMerge w:val="restart"/>
                <w:vAlign w:val="center"/>
              </w:tcPr>
            </w:tcPrChange>
          </w:tcPr>
          <w:p w14:paraId="0273EBED" w14:textId="77777777" w:rsidR="00555911" w:rsidRPr="00D2471B" w:rsidRDefault="00555911" w:rsidP="00555911">
            <w:pPr>
              <w:spacing w:after="0" w:line="240" w:lineRule="auto"/>
              <w:jc w:val="center"/>
              <w:rPr>
                <w:sz w:val="18"/>
                <w:szCs w:val="18"/>
              </w:rPr>
            </w:pPr>
            <w:r w:rsidRPr="00D2471B">
              <w:rPr>
                <w:sz w:val="18"/>
                <w:szCs w:val="18"/>
              </w:rPr>
              <w:t>Industrialisation, Production and HSE Deliverables</w:t>
            </w:r>
          </w:p>
        </w:tc>
        <w:tc>
          <w:tcPr>
            <w:tcW w:w="3984" w:type="dxa"/>
            <w:tcBorders>
              <w:top w:val="single" w:sz="4" w:space="0" w:color="auto"/>
              <w:bottom w:val="single" w:sz="4" w:space="0" w:color="auto"/>
              <w:right w:val="double" w:sz="4" w:space="0" w:color="auto"/>
            </w:tcBorders>
            <w:vAlign w:val="center"/>
            <w:tcPrChange w:id="1685" w:author="SCHECK Oliver" w:date="2026-09-09T14:31:00Z" w16du:dateUtc="2026-09-09T12:31:00Z">
              <w:tcPr>
                <w:tcW w:w="3984" w:type="dxa"/>
                <w:tcBorders>
                  <w:top w:val="single" w:sz="4" w:space="0" w:color="auto"/>
                  <w:bottom w:val="single" w:sz="4" w:space="0" w:color="auto"/>
                  <w:right w:val="double" w:sz="4" w:space="0" w:color="auto"/>
                </w:tcBorders>
                <w:vAlign w:val="center"/>
              </w:tcPr>
            </w:tcPrChange>
          </w:tcPr>
          <w:p w14:paraId="342E9D78" w14:textId="37625FC4"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Energy Consumption Data</w:t>
            </w:r>
          </w:p>
        </w:tc>
        <w:tc>
          <w:tcPr>
            <w:tcW w:w="1120" w:type="dxa"/>
            <w:tcBorders>
              <w:top w:val="single" w:sz="4" w:space="0" w:color="auto"/>
              <w:left w:val="double" w:sz="4" w:space="0" w:color="auto"/>
              <w:bottom w:val="single" w:sz="4" w:space="0" w:color="auto"/>
            </w:tcBorders>
            <w:shd w:val="clear" w:color="auto" w:fill="FFFFFF" w:themeFill="background1"/>
            <w:vAlign w:val="center"/>
            <w:tcPrChange w:id="1686" w:author="SCHECK Oliver" w:date="2026-09-09T14:31:00Z" w16du:dateUtc="2026-09-09T12:31:00Z">
              <w:tcPr>
                <w:tcW w:w="1120" w:type="dxa"/>
                <w:tcBorders>
                  <w:left w:val="double" w:sz="4" w:space="0" w:color="auto"/>
                </w:tcBorders>
                <w:shd w:val="clear" w:color="auto" w:fill="FFFFFF" w:themeFill="background1"/>
                <w:vAlign w:val="center"/>
              </w:tcPr>
            </w:tcPrChange>
          </w:tcPr>
          <w:p w14:paraId="7B5BCB2D"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Change w:id="1687" w:author="SCHECK Oliver" w:date="2026-09-09T14:31:00Z" w16du:dateUtc="2026-09-09T12:31:00Z">
              <w:tcPr>
                <w:tcW w:w="1836" w:type="dxa"/>
                <w:shd w:val="clear" w:color="auto" w:fill="FFFFFF" w:themeFill="background1"/>
                <w:vAlign w:val="center"/>
              </w:tcPr>
            </w:tcPrChange>
          </w:tcPr>
          <w:p w14:paraId="0B8E723D"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Real Estate and Physical Security</w:t>
            </w:r>
          </w:p>
        </w:tc>
        <w:tc>
          <w:tcPr>
            <w:tcW w:w="2841" w:type="dxa"/>
            <w:tcBorders>
              <w:top w:val="single" w:sz="4" w:space="0" w:color="auto"/>
              <w:bottom w:val="single" w:sz="4" w:space="0" w:color="auto"/>
            </w:tcBorders>
            <w:shd w:val="clear" w:color="auto" w:fill="FFFFFF" w:themeFill="background1"/>
            <w:vAlign w:val="center"/>
            <w:tcPrChange w:id="1688" w:author="SCHECK Oliver" w:date="2026-09-09T14:31:00Z" w16du:dateUtc="2026-09-09T12:31:00Z">
              <w:tcPr>
                <w:tcW w:w="2841" w:type="dxa"/>
                <w:shd w:val="clear" w:color="auto" w:fill="FFFFFF" w:themeFill="background1"/>
                <w:vAlign w:val="center"/>
              </w:tcPr>
            </w:tcPrChange>
          </w:tcPr>
          <w:p w14:paraId="72C14F6C"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530" w:type="dxa"/>
            <w:tcBorders>
              <w:top w:val="single" w:sz="4" w:space="0" w:color="auto"/>
              <w:bottom w:val="single" w:sz="4" w:space="0" w:color="auto"/>
            </w:tcBorders>
            <w:shd w:val="clear" w:color="auto" w:fill="FFFFFF" w:themeFill="background1"/>
            <w:vAlign w:val="center"/>
            <w:tcPrChange w:id="1689" w:author="SCHECK Oliver" w:date="2026-09-09T14:31:00Z" w16du:dateUtc="2026-09-09T12:31:00Z">
              <w:tcPr>
                <w:tcW w:w="1530" w:type="dxa"/>
                <w:shd w:val="clear" w:color="auto" w:fill="FFFFFF" w:themeFill="background1"/>
                <w:vAlign w:val="center"/>
              </w:tcPr>
            </w:tcPrChange>
          </w:tcPr>
          <w:p w14:paraId="7D10C416"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362D257A" w14:textId="77777777" w:rsidTr="00D461CA">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Change w:id="1690" w:author="SCHECK Oliver" w:date="2026-09-10T22:36:00Z" w16du:dateUtc="2026-09-10T20:36: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PrEx>
          </w:tblPrExChange>
        </w:tblPrEx>
        <w:trPr>
          <w:trHeight w:val="425"/>
          <w:trPrChange w:id="1691" w:author="SCHECK Oliver" w:date="2026-09-10T22:36:00Z" w16du:dateUtc="2026-09-10T20:36:00Z">
            <w:trPr>
              <w:trHeight w:val="425"/>
            </w:trPr>
          </w:trPrChange>
        </w:trPr>
        <w:tc>
          <w:tcPr>
            <w:tcW w:w="564" w:type="dxa"/>
            <w:vMerge/>
            <w:tcBorders>
              <w:top w:val="single" w:sz="4" w:space="0" w:color="auto"/>
            </w:tcBorders>
            <w:vAlign w:val="center"/>
            <w:tcPrChange w:id="1692" w:author="SCHECK Oliver" w:date="2026-09-10T22:36:00Z" w16du:dateUtc="2026-09-10T20:36:00Z">
              <w:tcPr>
                <w:tcW w:w="564" w:type="dxa"/>
                <w:vMerge/>
                <w:vAlign w:val="center"/>
              </w:tcPr>
            </w:tcPrChange>
          </w:tcPr>
          <w:p w14:paraId="2B7340E9" w14:textId="77777777" w:rsidR="00555911" w:rsidRPr="00D2471B" w:rsidRDefault="00555911" w:rsidP="00555911">
            <w:pPr>
              <w:spacing w:line="240" w:lineRule="auto"/>
              <w:jc w:val="center"/>
              <w:rPr>
                <w:sz w:val="18"/>
                <w:szCs w:val="18"/>
              </w:rPr>
            </w:pPr>
          </w:p>
        </w:tc>
        <w:tc>
          <w:tcPr>
            <w:tcW w:w="2129" w:type="dxa"/>
            <w:vMerge/>
            <w:tcBorders>
              <w:top w:val="single" w:sz="4" w:space="0" w:color="auto"/>
            </w:tcBorders>
            <w:vAlign w:val="center"/>
            <w:tcPrChange w:id="1693" w:author="SCHECK Oliver" w:date="2026-09-10T22:36:00Z" w16du:dateUtc="2026-09-10T20:36:00Z">
              <w:tcPr>
                <w:tcW w:w="2129" w:type="dxa"/>
                <w:vMerge/>
                <w:vAlign w:val="center"/>
              </w:tcPr>
            </w:tcPrChange>
          </w:tcPr>
          <w:p w14:paraId="7F8DF951" w14:textId="77777777" w:rsidR="00555911" w:rsidRPr="00D2471B" w:rsidRDefault="00555911"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Change w:id="1694" w:author="SCHECK Oliver" w:date="2026-09-10T22:36:00Z" w16du:dateUtc="2026-09-10T20:36:00Z">
              <w:tcPr>
                <w:tcW w:w="3984" w:type="dxa"/>
                <w:tcBorders>
                  <w:top w:val="single" w:sz="4" w:space="0" w:color="auto"/>
                  <w:bottom w:val="single" w:sz="4" w:space="0" w:color="auto"/>
                  <w:right w:val="double" w:sz="4" w:space="0" w:color="auto"/>
                </w:tcBorders>
                <w:vAlign w:val="center"/>
              </w:tcPr>
            </w:tcPrChange>
          </w:tcPr>
          <w:p w14:paraId="04A28DFE"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Communication</w:t>
            </w:r>
          </w:p>
          <w:p w14:paraId="6B2DFC99"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Monitoring Reports including Manufacturing Environmental Data</w:t>
            </w:r>
          </w:p>
          <w:p w14:paraId="5E4063AE"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Risk Assessment Report</w:t>
            </w:r>
          </w:p>
          <w:p w14:paraId="673CEBD7"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documents</w:t>
            </w:r>
          </w:p>
          <w:p w14:paraId="27308AF2"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Changes Review</w:t>
            </w:r>
          </w:p>
          <w:p w14:paraId="0C4F38B7"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Suppliers/ Partners Audit and Qualification Reports</w:t>
            </w:r>
          </w:p>
        </w:tc>
        <w:tc>
          <w:tcPr>
            <w:tcW w:w="1120" w:type="dxa"/>
            <w:tcBorders>
              <w:top w:val="single" w:sz="4" w:space="0" w:color="auto"/>
              <w:left w:val="double" w:sz="4" w:space="0" w:color="auto"/>
            </w:tcBorders>
            <w:shd w:val="clear" w:color="auto" w:fill="FFFFFF" w:themeFill="background1"/>
            <w:vAlign w:val="center"/>
            <w:tcPrChange w:id="1695" w:author="SCHECK Oliver" w:date="2026-09-10T22:36:00Z" w16du:dateUtc="2026-09-10T20:36:00Z">
              <w:tcPr>
                <w:tcW w:w="1120" w:type="dxa"/>
                <w:tcBorders>
                  <w:left w:val="double" w:sz="4" w:space="0" w:color="auto"/>
                </w:tcBorders>
                <w:shd w:val="clear" w:color="auto" w:fill="FFFFFF" w:themeFill="background1"/>
                <w:vAlign w:val="center"/>
              </w:tcPr>
            </w:tcPrChange>
          </w:tcPr>
          <w:p w14:paraId="563F6CF1"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Change w:id="1696" w:author="SCHECK Oliver" w:date="2026-09-10T22:36:00Z" w16du:dateUtc="2026-09-10T20:36:00Z">
              <w:tcPr>
                <w:tcW w:w="1836" w:type="dxa"/>
                <w:shd w:val="clear" w:color="auto" w:fill="FFFFFF" w:themeFill="background1"/>
                <w:vAlign w:val="center"/>
              </w:tcPr>
            </w:tcPrChange>
          </w:tcPr>
          <w:p w14:paraId="5A4336AF"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1" w:type="dxa"/>
            <w:tcBorders>
              <w:top w:val="single" w:sz="4" w:space="0" w:color="auto"/>
            </w:tcBorders>
            <w:shd w:val="clear" w:color="auto" w:fill="FFFFFF" w:themeFill="background1"/>
            <w:vAlign w:val="center"/>
            <w:tcPrChange w:id="1697" w:author="SCHECK Oliver" w:date="2026-09-10T22:36:00Z" w16du:dateUtc="2026-09-10T20:36:00Z">
              <w:tcPr>
                <w:tcW w:w="2841" w:type="dxa"/>
                <w:shd w:val="clear" w:color="auto" w:fill="FFFFFF" w:themeFill="background1"/>
                <w:vAlign w:val="center"/>
              </w:tcPr>
            </w:tcPrChange>
          </w:tcPr>
          <w:p w14:paraId="5F95CF4F"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530" w:type="dxa"/>
            <w:tcBorders>
              <w:top w:val="single" w:sz="4" w:space="0" w:color="auto"/>
            </w:tcBorders>
            <w:shd w:val="clear" w:color="auto" w:fill="FFFFFF" w:themeFill="background1"/>
            <w:vAlign w:val="center"/>
            <w:tcPrChange w:id="1698" w:author="SCHECK Oliver" w:date="2026-09-10T22:36:00Z" w16du:dateUtc="2026-09-10T20:36:00Z">
              <w:tcPr>
                <w:tcW w:w="1530" w:type="dxa"/>
                <w:shd w:val="clear" w:color="auto" w:fill="FFFFFF" w:themeFill="background1"/>
                <w:vAlign w:val="center"/>
              </w:tcPr>
            </w:tcPrChange>
          </w:tcPr>
          <w:p w14:paraId="113EED95"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5C64B3B8" w14:textId="77777777" w:rsidTr="1DA03032">
        <w:trPr>
          <w:trHeight w:val="425"/>
        </w:trPr>
        <w:tc>
          <w:tcPr>
            <w:tcW w:w="564" w:type="dxa"/>
            <w:vMerge/>
            <w:vAlign w:val="center"/>
          </w:tcPr>
          <w:p w14:paraId="7D038392" w14:textId="77777777" w:rsidR="00555911" w:rsidRPr="00D2471B" w:rsidRDefault="00555911" w:rsidP="00555911">
            <w:pPr>
              <w:spacing w:line="240" w:lineRule="auto"/>
              <w:jc w:val="center"/>
              <w:rPr>
                <w:sz w:val="18"/>
                <w:szCs w:val="18"/>
              </w:rPr>
            </w:pPr>
          </w:p>
        </w:tc>
        <w:tc>
          <w:tcPr>
            <w:tcW w:w="2129" w:type="dxa"/>
            <w:vMerge/>
            <w:vAlign w:val="center"/>
          </w:tcPr>
          <w:p w14:paraId="0ADB7878" w14:textId="77777777" w:rsidR="00555911" w:rsidRPr="00D2471B" w:rsidRDefault="00555911"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0A953F6" w14:textId="3ADE38A2" w:rsidR="00555911" w:rsidRPr="00D2471B" w:rsidDel="00F16E1A" w:rsidRDefault="00C66E56" w:rsidP="00555911">
            <w:pPr>
              <w:pStyle w:val="ListParagraph"/>
              <w:numPr>
                <w:ilvl w:val="0"/>
                <w:numId w:val="23"/>
              </w:numPr>
              <w:spacing w:after="0" w:line="240" w:lineRule="auto"/>
              <w:ind w:left="110" w:hanging="55"/>
              <w:jc w:val="left"/>
              <w:rPr>
                <w:del w:id="1699" w:author="SCHECK Oliver" w:date="2026-09-10T13:49:00Z" w16du:dateUtc="2026-09-10T11:49:00Z"/>
                <w:sz w:val="18"/>
                <w:szCs w:val="18"/>
                <w:rPrChange w:id="1700" w:author="SCHECK Oliver" w:date="2026-09-15T08:53:00Z" w16du:dateUtc="2026-09-15T06:53:00Z">
                  <w:rPr>
                    <w:del w:id="1701" w:author="SCHECK Oliver" w:date="2026-09-10T13:49:00Z" w16du:dateUtc="2026-09-10T11:49:00Z"/>
                    <w:sz w:val="18"/>
                    <w:szCs w:val="18"/>
                    <w:highlight w:val="yellow"/>
                  </w:rPr>
                </w:rPrChange>
              </w:rPr>
            </w:pPr>
            <w:del w:id="1702" w:author="SCHECK Oliver" w:date="2026-09-10T13:48:00Z" w16du:dateUtc="2026-09-10T11:48:00Z">
              <w:r w:rsidRPr="00D2471B" w:rsidDel="00FF3098">
                <w:rPr>
                  <w:sz w:val="18"/>
                  <w:szCs w:val="18"/>
                  <w:rPrChange w:id="1703" w:author="SCHECK Oliver" w:date="2026-09-15T08:53:00Z" w16du:dateUtc="2026-09-15T06:53:00Z">
                    <w:rPr>
                      <w:sz w:val="18"/>
                      <w:szCs w:val="18"/>
                      <w:highlight w:val="yellow"/>
                    </w:rPr>
                  </w:rPrChange>
                </w:rPr>
                <w:delText xml:space="preserve">Product </w:delText>
              </w:r>
            </w:del>
            <w:del w:id="1704" w:author="SCHECK Oliver" w:date="2026-09-10T13:49:00Z" w16du:dateUtc="2026-09-10T11:49:00Z">
              <w:r w:rsidR="00555911" w:rsidRPr="00D2471B" w:rsidDel="00F16E1A">
                <w:rPr>
                  <w:sz w:val="18"/>
                  <w:szCs w:val="18"/>
                  <w:rPrChange w:id="1705" w:author="SCHECK Oliver" w:date="2026-09-15T08:53:00Z" w16du:dateUtc="2026-09-15T06:53:00Z">
                    <w:rPr>
                      <w:sz w:val="18"/>
                      <w:szCs w:val="18"/>
                      <w:highlight w:val="yellow"/>
                    </w:rPr>
                  </w:rPrChange>
                </w:rPr>
                <w:delText>Improvement Solution/Test tool</w:delText>
              </w:r>
            </w:del>
          </w:p>
          <w:p w14:paraId="2A98ABD8" w14:textId="77777777" w:rsidR="00166F08" w:rsidRPr="00D2471B" w:rsidRDefault="00555911" w:rsidP="00F16E1A">
            <w:pPr>
              <w:pStyle w:val="ListParagraph"/>
              <w:numPr>
                <w:ilvl w:val="0"/>
                <w:numId w:val="23"/>
              </w:numPr>
              <w:spacing w:after="0" w:line="240" w:lineRule="auto"/>
              <w:ind w:left="110" w:hanging="55"/>
              <w:jc w:val="left"/>
              <w:rPr>
                <w:ins w:id="1706" w:author="SCHECK Oliver" w:date="2026-09-10T13:50:00Z" w16du:dateUtc="2026-09-10T11:50:00Z"/>
                <w:sz w:val="18"/>
                <w:szCs w:val="18"/>
              </w:rPr>
            </w:pPr>
            <w:r w:rsidRPr="00D2471B">
              <w:rPr>
                <w:sz w:val="18"/>
                <w:szCs w:val="18"/>
              </w:rPr>
              <w:t>Prototype</w:t>
            </w:r>
          </w:p>
          <w:p w14:paraId="7A2F832D" w14:textId="68D81AAF" w:rsidR="00F16E1A" w:rsidRPr="00D2471B" w:rsidRDefault="00F16E1A" w:rsidP="00F16E1A">
            <w:pPr>
              <w:pStyle w:val="ListParagraph"/>
              <w:numPr>
                <w:ilvl w:val="0"/>
                <w:numId w:val="23"/>
              </w:numPr>
              <w:spacing w:after="0" w:line="240" w:lineRule="auto"/>
              <w:ind w:left="110" w:hanging="55"/>
              <w:jc w:val="left"/>
              <w:rPr>
                <w:ins w:id="1707" w:author="SCHECK Oliver" w:date="2026-09-10T13:49:00Z" w16du:dateUtc="2026-09-10T11:49:00Z"/>
                <w:sz w:val="18"/>
                <w:szCs w:val="18"/>
              </w:rPr>
            </w:pPr>
            <w:ins w:id="1708" w:author="SCHECK Oliver" w:date="2026-09-10T13:49:00Z" w16du:dateUtc="2026-09-10T11:49:00Z">
              <w:r w:rsidRPr="00D2471B">
                <w:rPr>
                  <w:sz w:val="18"/>
                  <w:szCs w:val="18"/>
                </w:rPr>
                <w:t>Improvement Solution</w:t>
              </w:r>
            </w:ins>
          </w:p>
          <w:p w14:paraId="0BC85DDF" w14:textId="77777777" w:rsidR="00F16E1A" w:rsidRPr="00D2471B" w:rsidRDefault="00F16E1A" w:rsidP="00F16E1A">
            <w:pPr>
              <w:pStyle w:val="ListParagraph"/>
              <w:numPr>
                <w:ilvl w:val="0"/>
                <w:numId w:val="23"/>
              </w:numPr>
              <w:spacing w:after="0" w:line="240" w:lineRule="auto"/>
              <w:ind w:left="110" w:hanging="55"/>
              <w:jc w:val="left"/>
              <w:rPr>
                <w:ins w:id="1709" w:author="SCHECK Oliver" w:date="2026-09-10T13:49:00Z" w16du:dateUtc="2026-09-10T11:49:00Z"/>
                <w:sz w:val="18"/>
                <w:szCs w:val="18"/>
              </w:rPr>
            </w:pPr>
            <w:ins w:id="1710" w:author="SCHECK Oliver" w:date="2026-09-10T13:49:00Z" w16du:dateUtc="2026-09-10T11:49:00Z">
              <w:r w:rsidRPr="00D2471B">
                <w:rPr>
                  <w:sz w:val="18"/>
                  <w:szCs w:val="18"/>
                </w:rPr>
                <w:t>Test tool</w:t>
              </w:r>
            </w:ins>
          </w:p>
          <w:p w14:paraId="1B06B8F8" w14:textId="18B4F13C" w:rsidR="00555911" w:rsidRPr="00D2471B" w:rsidRDefault="000C4883" w:rsidP="00555911">
            <w:pPr>
              <w:pStyle w:val="ListParagraph"/>
              <w:numPr>
                <w:ilvl w:val="0"/>
                <w:numId w:val="23"/>
              </w:numPr>
              <w:spacing w:after="0" w:line="240" w:lineRule="auto"/>
              <w:ind w:left="110" w:hanging="55"/>
              <w:jc w:val="left"/>
              <w:rPr>
                <w:sz w:val="18"/>
                <w:szCs w:val="18"/>
              </w:rPr>
            </w:pPr>
            <w:ins w:id="1711" w:author="SCHECK Oliver" w:date="2026-09-10T13:53:00Z" w16du:dateUtc="2026-09-10T11:53:00Z">
              <w:r w:rsidRPr="00D2471B">
                <w:rPr>
                  <w:sz w:val="18"/>
                  <w:szCs w:val="18"/>
                </w:rPr>
                <w:t>Approval - Rejection for Industrialization</w:t>
              </w:r>
            </w:ins>
          </w:p>
        </w:tc>
        <w:tc>
          <w:tcPr>
            <w:tcW w:w="1120" w:type="dxa"/>
            <w:tcBorders>
              <w:left w:val="double" w:sz="4" w:space="0" w:color="auto"/>
            </w:tcBorders>
            <w:shd w:val="clear" w:color="auto" w:fill="FFFFFF" w:themeFill="background1"/>
            <w:vAlign w:val="center"/>
          </w:tcPr>
          <w:p w14:paraId="6BF2C933"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C1D91D3"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0CBAE38F" w14:textId="4F1081AD" w:rsidR="00555911" w:rsidRPr="00D2471B" w:rsidRDefault="00555911">
            <w:pPr>
              <w:spacing w:after="0" w:line="240" w:lineRule="auto"/>
              <w:jc w:val="left"/>
              <w:rPr>
                <w:del w:id="1712" w:author="SCHECK Oliver" w:date="2026-07-17T16:23:00Z"/>
                <w:sz w:val="18"/>
                <w:szCs w:val="18"/>
                <w:rPrChange w:id="1713" w:author="SCHECK Oliver" w:date="2026-09-15T08:53:00Z" w16du:dateUtc="2026-09-15T06:53:00Z">
                  <w:rPr>
                    <w:del w:id="1714" w:author="SCHECK Oliver" w:date="2026-07-17T16:23:00Z"/>
                    <w:sz w:val="18"/>
                    <w:szCs w:val="18"/>
                    <w:highlight w:val="cyan"/>
                  </w:rPr>
                </w:rPrChange>
              </w:rPr>
              <w:pPrChange w:id="1715" w:author="SCHECK Oliver" w:date="2026-07-17T16:23:00Z">
                <w:pPr>
                  <w:pStyle w:val="ListParagraph"/>
                  <w:numPr>
                    <w:numId w:val="23"/>
                  </w:numPr>
                  <w:spacing w:after="0" w:line="240" w:lineRule="auto"/>
                  <w:ind w:left="110" w:hanging="55"/>
                  <w:jc w:val="left"/>
                </w:pPr>
              </w:pPrChange>
            </w:pPr>
            <w:del w:id="1716" w:author="SCHECK Oliver" w:date="2026-07-17T16:23:00Z">
              <w:r w:rsidRPr="00D2471B">
                <w:rPr>
                  <w:sz w:val="18"/>
                  <w:szCs w:val="18"/>
                  <w:rPrChange w:id="1717" w:author="SCHECK Oliver" w:date="2026-09-15T08:53:00Z" w16du:dateUtc="2026-09-15T06:53:00Z">
                    <w:rPr>
                      <w:sz w:val="18"/>
                      <w:szCs w:val="18"/>
                      <w:highlight w:val="cyan"/>
                    </w:rPr>
                  </w:rPrChange>
                </w:rPr>
                <w:delText>**RS Industrialisation</w:delText>
              </w:r>
            </w:del>
          </w:p>
          <w:p w14:paraId="757045DC" w14:textId="16E28FFF"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shd w:val="clear" w:color="auto" w:fill="FFFFFF" w:themeFill="background1"/>
            <w:vAlign w:val="center"/>
          </w:tcPr>
          <w:p w14:paraId="6F34EC93"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7278F0AF" w14:textId="77777777" w:rsidTr="1DA03032">
        <w:trPr>
          <w:trHeight w:val="425"/>
        </w:trPr>
        <w:tc>
          <w:tcPr>
            <w:tcW w:w="564" w:type="dxa"/>
            <w:vMerge/>
            <w:vAlign w:val="center"/>
          </w:tcPr>
          <w:p w14:paraId="1E4F7E7A" w14:textId="77777777" w:rsidR="00555911" w:rsidRPr="00D2471B" w:rsidRDefault="00555911" w:rsidP="00555911">
            <w:pPr>
              <w:spacing w:line="240" w:lineRule="auto"/>
              <w:jc w:val="center"/>
              <w:rPr>
                <w:sz w:val="18"/>
                <w:szCs w:val="18"/>
              </w:rPr>
            </w:pPr>
          </w:p>
        </w:tc>
        <w:tc>
          <w:tcPr>
            <w:tcW w:w="2129" w:type="dxa"/>
            <w:vMerge/>
            <w:vAlign w:val="center"/>
          </w:tcPr>
          <w:p w14:paraId="6AB3BF9F" w14:textId="77777777" w:rsidR="00555911" w:rsidRPr="00D2471B" w:rsidRDefault="00555911"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CCB2489"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Special Processes Management Meeting Report</w:t>
            </w:r>
          </w:p>
        </w:tc>
        <w:tc>
          <w:tcPr>
            <w:tcW w:w="1120" w:type="dxa"/>
            <w:tcBorders>
              <w:left w:val="double" w:sz="4" w:space="0" w:color="auto"/>
              <w:bottom w:val="single" w:sz="4" w:space="0" w:color="auto"/>
            </w:tcBorders>
            <w:shd w:val="clear" w:color="auto" w:fill="FFFFFF" w:themeFill="background1"/>
            <w:vAlign w:val="center"/>
          </w:tcPr>
          <w:p w14:paraId="68455337"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
          <w:p w14:paraId="46964EB4"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
          <w:p w14:paraId="0F56348C"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RS Manufacturing</w:t>
            </w:r>
          </w:p>
        </w:tc>
        <w:tc>
          <w:tcPr>
            <w:tcW w:w="1530" w:type="dxa"/>
            <w:tcBorders>
              <w:bottom w:val="single" w:sz="4" w:space="0" w:color="auto"/>
            </w:tcBorders>
            <w:shd w:val="clear" w:color="auto" w:fill="FFFFFF" w:themeFill="background1"/>
            <w:vAlign w:val="center"/>
          </w:tcPr>
          <w:p w14:paraId="792A9A93"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38B3BDE1" w14:textId="77777777" w:rsidTr="1DA03032">
        <w:trPr>
          <w:trHeight w:val="70"/>
        </w:trPr>
        <w:tc>
          <w:tcPr>
            <w:tcW w:w="564" w:type="dxa"/>
            <w:tcBorders>
              <w:top w:val="single" w:sz="4" w:space="0" w:color="auto"/>
              <w:bottom w:val="single" w:sz="4" w:space="0" w:color="auto"/>
            </w:tcBorders>
            <w:vAlign w:val="center"/>
          </w:tcPr>
          <w:p w14:paraId="18C11C1C" w14:textId="3E75EEE6" w:rsidR="00555911" w:rsidRPr="00D2471B" w:rsidRDefault="00555911" w:rsidP="00555911">
            <w:pPr>
              <w:spacing w:after="0" w:line="240" w:lineRule="auto"/>
              <w:jc w:val="center"/>
              <w:rPr>
                <w:sz w:val="18"/>
                <w:szCs w:val="18"/>
              </w:rPr>
            </w:pPr>
            <w:r w:rsidRPr="00D2471B">
              <w:rPr>
                <w:sz w:val="18"/>
                <w:szCs w:val="18"/>
              </w:rPr>
              <w:t>I1</w:t>
            </w:r>
            <w:r w:rsidR="002E3721" w:rsidRPr="00D2471B">
              <w:rPr>
                <w:sz w:val="18"/>
                <w:szCs w:val="18"/>
              </w:rPr>
              <w:t>2</w:t>
            </w:r>
          </w:p>
        </w:tc>
        <w:tc>
          <w:tcPr>
            <w:tcW w:w="2129" w:type="dxa"/>
            <w:tcBorders>
              <w:top w:val="single" w:sz="4" w:space="0" w:color="auto"/>
              <w:bottom w:val="single" w:sz="4" w:space="0" w:color="auto"/>
            </w:tcBorders>
            <w:vAlign w:val="center"/>
          </w:tcPr>
          <w:p w14:paraId="43601F6F" w14:textId="0B67CC04" w:rsidR="00555911" w:rsidRPr="00D2471B" w:rsidRDefault="00555911" w:rsidP="00555911">
            <w:pPr>
              <w:spacing w:after="0" w:line="240" w:lineRule="auto"/>
              <w:jc w:val="center"/>
              <w:rPr>
                <w:sz w:val="18"/>
                <w:szCs w:val="18"/>
              </w:rPr>
            </w:pPr>
            <w:r w:rsidRPr="00D2471B">
              <w:rPr>
                <w:sz w:val="18"/>
                <w:szCs w:val="18"/>
              </w:rPr>
              <w:t xml:space="preserve">Quality </w:t>
            </w:r>
            <w:ins w:id="1718" w:author="SCHECK Oliver" w:date="2026-09-07T15:24:00Z" w16du:dateUtc="2026-09-07T13:24:00Z">
              <w:r w:rsidR="00856962" w:rsidRPr="00D2471B">
                <w:rPr>
                  <w:sz w:val="18"/>
                  <w:szCs w:val="18"/>
                </w:rPr>
                <w:t xml:space="preserve">Audit, </w:t>
              </w:r>
            </w:ins>
            <w:r w:rsidRPr="00D2471B">
              <w:rPr>
                <w:sz w:val="18"/>
                <w:szCs w:val="18"/>
              </w:rPr>
              <w:t>Advi</w:t>
            </w:r>
            <w:ins w:id="1719" w:author="SCHECK Oliver" w:date="2026-09-15T10:51:00Z" w16du:dateUtc="2026-09-15T08:51:00Z">
              <w:r w:rsidR="00D64B3E">
                <w:rPr>
                  <w:sz w:val="18"/>
                  <w:szCs w:val="18"/>
                </w:rPr>
                <w:t>c</w:t>
              </w:r>
            </w:ins>
            <w:del w:id="1720" w:author="SCHECK Oliver" w:date="2026-09-15T10:51:00Z" w16du:dateUtc="2026-09-15T08:51:00Z">
              <w:r w:rsidRPr="00D2471B" w:rsidDel="00D64B3E">
                <w:rPr>
                  <w:sz w:val="18"/>
                  <w:szCs w:val="18"/>
                </w:rPr>
                <w:delText>s</w:delText>
              </w:r>
            </w:del>
            <w:r w:rsidRPr="00D2471B">
              <w:rPr>
                <w:sz w:val="18"/>
                <w:szCs w:val="18"/>
              </w:rPr>
              <w:t>e and Reports</w:t>
            </w:r>
          </w:p>
        </w:tc>
        <w:tc>
          <w:tcPr>
            <w:tcW w:w="3984" w:type="dxa"/>
            <w:tcBorders>
              <w:top w:val="single" w:sz="4" w:space="0" w:color="auto"/>
              <w:bottom w:val="single" w:sz="4" w:space="0" w:color="auto"/>
              <w:right w:val="double" w:sz="4" w:space="0" w:color="auto"/>
            </w:tcBorders>
            <w:vAlign w:val="center"/>
          </w:tcPr>
          <w:p w14:paraId="5E418198" w14:textId="5CC3C79A"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Quality Alert, Veto</w:t>
            </w:r>
          </w:p>
          <w:p w14:paraId="12159690" w14:textId="01B32803"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 xml:space="preserve">Decision outcome of </w:t>
            </w:r>
            <w:commentRangeStart w:id="1721"/>
            <w:commentRangeStart w:id="1722"/>
            <w:r w:rsidRPr="00D2471B">
              <w:rPr>
                <w:sz w:val="18"/>
                <w:szCs w:val="18"/>
              </w:rPr>
              <w:t>Phase Gate Reviews</w:t>
            </w:r>
            <w:commentRangeEnd w:id="1721"/>
            <w:r w:rsidR="00ED6E69" w:rsidRPr="00D2471B">
              <w:rPr>
                <w:rStyle w:val="CommentReference"/>
                <w:sz w:val="18"/>
                <w:szCs w:val="18"/>
              </w:rPr>
              <w:commentReference w:id="1721"/>
            </w:r>
            <w:commentRangeEnd w:id="1722"/>
            <w:r w:rsidR="00B65856" w:rsidRPr="00D2471B">
              <w:rPr>
                <w:rStyle w:val="CommentReference"/>
                <w:sz w:val="18"/>
                <w:szCs w:val="18"/>
              </w:rPr>
              <w:commentReference w:id="1722"/>
            </w:r>
          </w:p>
          <w:p w14:paraId="72713166" w14:textId="545B37EA"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Project Audit reports</w:t>
            </w:r>
          </w:p>
          <w:p w14:paraId="59A2C72E" w14:textId="7F263166"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NC Report</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54C01217" w14:textId="0A98698C"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6782E926" w14:textId="6D8FAEE6" w:rsidR="00555911" w:rsidRPr="00D2471B" w:rsidRDefault="00555911" w:rsidP="00555911">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24374D1E" w14:textId="7744E441" w:rsidR="00555911" w:rsidRPr="00D2471B" w:rsidRDefault="00555911" w:rsidP="00555911">
            <w:pPr>
              <w:spacing w:after="0" w:line="240" w:lineRule="auto"/>
              <w:ind w:left="39"/>
              <w:jc w:val="center"/>
              <w:rPr>
                <w:sz w:val="18"/>
                <w:szCs w:val="18"/>
              </w:rPr>
            </w:pPr>
            <w:r w:rsidRPr="00D2471B">
              <w:rPr>
                <w:sz w:val="18"/>
                <w:szCs w:val="18"/>
              </w:rPr>
              <w:t>-</w:t>
            </w:r>
          </w:p>
        </w:tc>
        <w:tc>
          <w:tcPr>
            <w:tcW w:w="1530" w:type="dxa"/>
            <w:tcBorders>
              <w:top w:val="single" w:sz="4" w:space="0" w:color="auto"/>
              <w:bottom w:val="single" w:sz="4" w:space="0" w:color="auto"/>
            </w:tcBorders>
            <w:shd w:val="clear" w:color="auto" w:fill="FFFFFF" w:themeFill="background1"/>
            <w:vAlign w:val="center"/>
          </w:tcPr>
          <w:p w14:paraId="78964A77" w14:textId="507C6152"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bl>
    <w:p w14:paraId="649828E0" w14:textId="77777777" w:rsidR="008236A9" w:rsidRPr="00D2471B" w:rsidRDefault="008236A9" w:rsidP="00AF76A3">
      <w:pPr>
        <w:pStyle w:val="Guidance"/>
        <w:rPr>
          <w:i w:val="0"/>
          <w:iCs/>
          <w:color w:val="auto"/>
          <w:sz w:val="16"/>
          <w:szCs w:val="16"/>
        </w:rPr>
      </w:pPr>
    </w:p>
    <w:p w14:paraId="4F9EAA8E" w14:textId="2F23E09C" w:rsidR="00FD1588" w:rsidRPr="00D2471B" w:rsidRDefault="00AF76A3" w:rsidP="00AF76A3">
      <w:pPr>
        <w:pStyle w:val="Guidance"/>
        <w:rPr>
          <w:i w:val="0"/>
          <w:iCs/>
          <w:color w:val="auto"/>
          <w:sz w:val="16"/>
          <w:szCs w:val="16"/>
          <w:rPrChange w:id="1723" w:author="SCHECK Oliver" w:date="2026-09-15T08:53:00Z" w16du:dateUtc="2026-09-15T06:53:00Z">
            <w:rPr>
              <w:sz w:val="16"/>
              <w:szCs w:val="16"/>
            </w:rPr>
          </w:rPrChange>
        </w:rPr>
      </w:pPr>
      <w:r w:rsidRPr="00D2471B">
        <w:rPr>
          <w:i w:val="0"/>
          <w:iCs/>
          <w:color w:val="auto"/>
          <w:sz w:val="16"/>
          <w:szCs w:val="16"/>
        </w:rPr>
        <w:t>** to be confirmed</w:t>
      </w:r>
      <w:del w:id="1724" w:author="SCHECK Oliver" w:date="2026-09-14T11:46:00Z" w16du:dateUtc="2026-09-14T09:46:00Z">
        <w:r w:rsidRPr="00D2471B" w:rsidDel="001C1908">
          <w:rPr>
            <w:i w:val="0"/>
            <w:iCs/>
            <w:color w:val="auto"/>
            <w:sz w:val="16"/>
            <w:szCs w:val="16"/>
            <w:rPrChange w:id="1725" w:author="SCHECK Oliver" w:date="2026-09-15T08:53:00Z" w16du:dateUtc="2026-09-15T06:53:00Z">
              <w:rPr>
                <w:sz w:val="16"/>
                <w:szCs w:val="16"/>
              </w:rPr>
            </w:rPrChange>
          </w:rPr>
          <w:delText xml:space="preserve"> &lt; Remove if not required &gt;</w:delText>
        </w:r>
      </w:del>
    </w:p>
    <w:p w14:paraId="0E6C9844" w14:textId="77777777" w:rsidR="00FD1588" w:rsidRPr="00D2471B" w:rsidRDefault="00FD1588" w:rsidP="00DD4508">
      <w:pPr>
        <w:pStyle w:val="Guidance"/>
        <w:rPr>
          <w:i w:val="0"/>
          <w:iCs/>
          <w:color w:val="auto"/>
          <w:sz w:val="16"/>
          <w:szCs w:val="16"/>
        </w:rPr>
      </w:pPr>
      <w:r w:rsidRPr="00D2471B">
        <w:rPr>
          <w:i w:val="0"/>
          <w:iCs/>
          <w:color w:val="auto"/>
          <w:sz w:val="16"/>
          <w:szCs w:val="16"/>
          <w:rPrChange w:id="1726" w:author="SCHECK Oliver" w:date="2026-09-15T08:53:00Z" w16du:dateUtc="2026-09-15T06:53:00Z">
            <w:rPr>
              <w:sz w:val="16"/>
              <w:szCs w:val="16"/>
            </w:rPr>
          </w:rPrChange>
        </w:rPr>
        <w:br w:type="page"/>
      </w:r>
    </w:p>
    <w:p w14:paraId="7A51A182" w14:textId="1E0B2C62" w:rsidR="006C555B" w:rsidRPr="00D2471B" w:rsidRDefault="00AF76A3" w:rsidP="00A37841">
      <w:pPr>
        <w:pStyle w:val="Heading2"/>
      </w:pPr>
      <w:bookmarkStart w:id="1727" w:name="_Toc240452085"/>
      <w:commentRangeStart w:id="1728"/>
      <w:commentRangeStart w:id="1729"/>
      <w:r w:rsidRPr="00D2471B">
        <w:t>Output Details</w:t>
      </w:r>
      <w:bookmarkEnd w:id="1727"/>
      <w:commentRangeEnd w:id="1728"/>
      <w:r w:rsidR="00DD4508" w:rsidRPr="00D2471B">
        <w:rPr>
          <w:rStyle w:val="CommentReference"/>
          <w:sz w:val="24"/>
          <w:szCs w:val="24"/>
        </w:rPr>
        <w:commentReference w:id="1728"/>
      </w:r>
      <w:commentRangeEnd w:id="1729"/>
      <w:r w:rsidR="00043EC0" w:rsidRPr="00D2471B">
        <w:rPr>
          <w:rStyle w:val="CommentReference"/>
          <w:sz w:val="24"/>
          <w:szCs w:val="24"/>
        </w:rPr>
        <w:commentReference w:id="1729"/>
      </w:r>
    </w:p>
    <w:p w14:paraId="7CF6DEB3" w14:textId="31D431AC" w:rsidR="00247443" w:rsidRPr="00D2471B" w:rsidRDefault="00247443" w:rsidP="00247443">
      <w:del w:id="1730" w:author="SCHECK Oliver" w:date="2026-09-14T11:47:00Z" w16du:dateUtc="2026-09-14T09:47:00Z">
        <w:r w:rsidRPr="00D2471B" w:rsidDel="00DD4508">
          <w:rPr>
            <w:highlight w:val="cyan"/>
          </w:rPr>
          <w:delText>TO BE NOTIFIED</w:delText>
        </w:r>
        <w:r w:rsidRPr="00D2471B" w:rsidDel="00DD4508">
          <w:delText xml:space="preserve"> </w:delText>
        </w:r>
        <w:r w:rsidRPr="00D2471B" w:rsidDel="00DD4508">
          <w:rPr>
            <w:highlight w:val="yellow"/>
          </w:rPr>
          <w:delText>TO BE CHECKED WITH PROCESS TEAM</w:delText>
        </w:r>
      </w:del>
    </w:p>
    <w:tbl>
      <w:tblPr>
        <w:tblStyle w:val="TableGrid"/>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Look w:val="04A0" w:firstRow="1" w:lastRow="0" w:firstColumn="1" w:lastColumn="0" w:noHBand="0" w:noVBand="1"/>
        <w:tblCaption w:val="Input Details Table"/>
      </w:tblPr>
      <w:tblGrid>
        <w:gridCol w:w="322"/>
        <w:gridCol w:w="2371"/>
        <w:gridCol w:w="3935"/>
        <w:gridCol w:w="1068"/>
        <w:gridCol w:w="1378"/>
        <w:gridCol w:w="3591"/>
        <w:gridCol w:w="1333"/>
        <w:gridCol w:w="6"/>
        <w:tblGridChange w:id="1731">
          <w:tblGrid>
            <w:gridCol w:w="322"/>
            <w:gridCol w:w="245"/>
            <w:gridCol w:w="2126"/>
            <w:gridCol w:w="1"/>
            <w:gridCol w:w="3934"/>
            <w:gridCol w:w="35"/>
            <w:gridCol w:w="1033"/>
            <w:gridCol w:w="90"/>
            <w:gridCol w:w="1288"/>
            <w:gridCol w:w="549"/>
            <w:gridCol w:w="2840"/>
            <w:gridCol w:w="202"/>
            <w:gridCol w:w="1329"/>
            <w:gridCol w:w="4"/>
            <w:gridCol w:w="6"/>
          </w:tblGrid>
        </w:tblGridChange>
      </w:tblGrid>
      <w:tr w:rsidR="00E32122" w:rsidRPr="00D2471B" w14:paraId="0E0E4B88" w14:textId="77777777" w:rsidTr="00C931E1">
        <w:trPr>
          <w:trHeight w:val="425"/>
          <w:tblHeader/>
        </w:trPr>
        <w:tc>
          <w:tcPr>
            <w:tcW w:w="567" w:type="dxa"/>
            <w:vMerge w:val="restart"/>
            <w:vAlign w:val="center"/>
            <w:hideMark/>
          </w:tcPr>
          <w:p w14:paraId="658C239F" w14:textId="77777777" w:rsidR="00E32122" w:rsidRPr="00D2471B" w:rsidRDefault="00E32122" w:rsidP="00DD45B9">
            <w:pPr>
              <w:spacing w:after="160" w:line="240" w:lineRule="auto"/>
              <w:jc w:val="center"/>
              <w:rPr>
                <w:b/>
                <w:bCs/>
                <w:sz w:val="18"/>
                <w:szCs w:val="18"/>
              </w:rPr>
            </w:pPr>
            <w:r w:rsidRPr="00D2471B">
              <w:rPr>
                <w:b/>
                <w:bCs/>
                <w:sz w:val="18"/>
                <w:szCs w:val="18"/>
              </w:rPr>
              <w:t>ID</w:t>
            </w:r>
          </w:p>
        </w:tc>
        <w:tc>
          <w:tcPr>
            <w:tcW w:w="6096" w:type="dxa"/>
            <w:gridSpan w:val="2"/>
            <w:tcBorders>
              <w:top w:val="nil"/>
              <w:bottom w:val="single" w:sz="4" w:space="0" w:color="auto"/>
              <w:right w:val="double" w:sz="4" w:space="0" w:color="auto"/>
            </w:tcBorders>
            <w:vAlign w:val="center"/>
          </w:tcPr>
          <w:p w14:paraId="3781B3ED" w14:textId="19064C70" w:rsidR="00E32122" w:rsidRPr="00D2471B" w:rsidRDefault="00D92525" w:rsidP="00DD45B9">
            <w:pPr>
              <w:spacing w:after="160" w:line="240" w:lineRule="auto"/>
              <w:jc w:val="center"/>
              <w:rPr>
                <w:b/>
                <w:bCs/>
                <w:sz w:val="18"/>
                <w:szCs w:val="18"/>
              </w:rPr>
            </w:pPr>
            <w:r w:rsidRPr="00D2471B">
              <w:rPr>
                <w:b/>
                <w:bCs/>
                <w:sz w:val="18"/>
                <w:szCs w:val="18"/>
              </w:rPr>
              <w:t>OUTPUT/INTERFACE</w:t>
            </w:r>
          </w:p>
        </w:tc>
        <w:tc>
          <w:tcPr>
            <w:tcW w:w="7341" w:type="dxa"/>
            <w:gridSpan w:val="5"/>
            <w:tcBorders>
              <w:left w:val="double" w:sz="4" w:space="0" w:color="auto"/>
            </w:tcBorders>
            <w:shd w:val="clear" w:color="auto" w:fill="FFFFFF" w:themeFill="background1"/>
            <w:vAlign w:val="center"/>
          </w:tcPr>
          <w:p w14:paraId="05E06EFB" w14:textId="77777777" w:rsidR="00E32122" w:rsidRPr="00D2471B" w:rsidRDefault="00E32122" w:rsidP="00DD45B9">
            <w:pPr>
              <w:spacing w:after="160" w:line="240" w:lineRule="auto"/>
              <w:jc w:val="center"/>
              <w:rPr>
                <w:b/>
                <w:bCs/>
                <w:sz w:val="18"/>
                <w:szCs w:val="18"/>
              </w:rPr>
            </w:pPr>
            <w:r w:rsidRPr="00D2471B">
              <w:rPr>
                <w:b/>
                <w:bCs/>
                <w:sz w:val="18"/>
                <w:szCs w:val="18"/>
              </w:rPr>
              <w:t>PROCESS CLUSTER</w:t>
            </w:r>
          </w:p>
        </w:tc>
      </w:tr>
      <w:tr w:rsidR="005C117C" w:rsidRPr="00D2471B" w14:paraId="0E9BFCF1" w14:textId="77777777" w:rsidTr="00C931E1">
        <w:trPr>
          <w:gridAfter w:val="1"/>
          <w:wAfter w:w="10" w:type="dxa"/>
          <w:trHeight w:val="425"/>
          <w:tblHeader/>
        </w:trPr>
        <w:tc>
          <w:tcPr>
            <w:tcW w:w="567" w:type="dxa"/>
            <w:vMerge/>
            <w:vAlign w:val="center"/>
          </w:tcPr>
          <w:p w14:paraId="55746AA9" w14:textId="77777777" w:rsidR="00E32122" w:rsidRPr="00D2471B" w:rsidRDefault="00E32122" w:rsidP="00DD45B9">
            <w:pPr>
              <w:spacing w:after="160" w:line="240" w:lineRule="auto"/>
              <w:jc w:val="center"/>
              <w:rPr>
                <w:b/>
                <w:bCs/>
                <w:sz w:val="18"/>
                <w:szCs w:val="18"/>
              </w:rPr>
            </w:pPr>
          </w:p>
        </w:tc>
        <w:tc>
          <w:tcPr>
            <w:tcW w:w="2127" w:type="dxa"/>
            <w:tcBorders>
              <w:top w:val="single" w:sz="4" w:space="0" w:color="auto"/>
            </w:tcBorders>
            <w:vAlign w:val="center"/>
          </w:tcPr>
          <w:p w14:paraId="6E2CAF75" w14:textId="2CBF09C3" w:rsidR="00E32122" w:rsidRPr="00D2471B" w:rsidRDefault="00D92525" w:rsidP="00DD45B9">
            <w:pPr>
              <w:spacing w:after="160" w:line="240" w:lineRule="auto"/>
              <w:jc w:val="center"/>
              <w:rPr>
                <w:b/>
                <w:bCs/>
                <w:sz w:val="18"/>
                <w:szCs w:val="18"/>
              </w:rPr>
            </w:pPr>
            <w:r w:rsidRPr="00D2471B">
              <w:rPr>
                <w:b/>
                <w:bCs/>
                <w:sz w:val="18"/>
                <w:szCs w:val="18"/>
              </w:rPr>
              <w:t>GENERIC</w:t>
            </w:r>
          </w:p>
        </w:tc>
        <w:tc>
          <w:tcPr>
            <w:tcW w:w="3969" w:type="dxa"/>
            <w:tcBorders>
              <w:top w:val="single" w:sz="4" w:space="0" w:color="auto"/>
              <w:bottom w:val="single" w:sz="4" w:space="0" w:color="auto"/>
              <w:right w:val="double" w:sz="4" w:space="0" w:color="auto"/>
            </w:tcBorders>
            <w:vAlign w:val="center"/>
          </w:tcPr>
          <w:p w14:paraId="43540215" w14:textId="37E641CD" w:rsidR="00E32122" w:rsidRPr="00D2471B" w:rsidRDefault="00D92525" w:rsidP="00DD45B9">
            <w:pPr>
              <w:spacing w:after="160" w:line="240" w:lineRule="auto"/>
              <w:jc w:val="center"/>
              <w:rPr>
                <w:b/>
                <w:bCs/>
                <w:sz w:val="18"/>
                <w:szCs w:val="18"/>
              </w:rPr>
            </w:pPr>
            <w:r w:rsidRPr="00D2471B">
              <w:rPr>
                <w:b/>
                <w:bCs/>
                <w:sz w:val="18"/>
                <w:szCs w:val="18"/>
              </w:rPr>
              <w:t>SPECIFIC</w:t>
            </w:r>
          </w:p>
        </w:tc>
        <w:tc>
          <w:tcPr>
            <w:tcW w:w="1123" w:type="dxa"/>
            <w:tcBorders>
              <w:left w:val="double" w:sz="4" w:space="0" w:color="auto"/>
            </w:tcBorders>
            <w:shd w:val="clear" w:color="auto" w:fill="FFFFFF" w:themeFill="background1"/>
            <w:vAlign w:val="center"/>
          </w:tcPr>
          <w:p w14:paraId="08E0ACBC" w14:textId="77777777" w:rsidR="00E32122" w:rsidRPr="00D2471B" w:rsidRDefault="00E32122" w:rsidP="00DD45B9">
            <w:pPr>
              <w:spacing w:after="160" w:line="240" w:lineRule="auto"/>
              <w:jc w:val="center"/>
              <w:rPr>
                <w:b/>
                <w:bCs/>
                <w:sz w:val="18"/>
                <w:szCs w:val="18"/>
              </w:rPr>
            </w:pPr>
            <w:r w:rsidRPr="00D2471B">
              <w:rPr>
                <w:b/>
                <w:bCs/>
                <w:sz w:val="18"/>
                <w:szCs w:val="18"/>
              </w:rPr>
              <w:t>STEERING</w:t>
            </w:r>
          </w:p>
        </w:tc>
        <w:tc>
          <w:tcPr>
            <w:tcW w:w="1837" w:type="dxa"/>
            <w:shd w:val="clear" w:color="auto" w:fill="FFFFFF" w:themeFill="background1"/>
            <w:vAlign w:val="center"/>
          </w:tcPr>
          <w:p w14:paraId="2E4F5841" w14:textId="77777777" w:rsidR="00E32122" w:rsidRPr="00D2471B" w:rsidRDefault="00E32122" w:rsidP="00DD45B9">
            <w:pPr>
              <w:spacing w:after="160" w:line="240" w:lineRule="auto"/>
              <w:jc w:val="center"/>
              <w:rPr>
                <w:b/>
                <w:bCs/>
                <w:sz w:val="18"/>
                <w:szCs w:val="18"/>
              </w:rPr>
            </w:pPr>
            <w:r w:rsidRPr="00D2471B">
              <w:rPr>
                <w:b/>
                <w:bCs/>
                <w:sz w:val="18"/>
                <w:szCs w:val="18"/>
              </w:rPr>
              <w:t>SUPPORT</w:t>
            </w:r>
          </w:p>
        </w:tc>
        <w:tc>
          <w:tcPr>
            <w:tcW w:w="2840" w:type="dxa"/>
            <w:shd w:val="clear" w:color="auto" w:fill="FFFFFF" w:themeFill="background1"/>
            <w:vAlign w:val="center"/>
          </w:tcPr>
          <w:p w14:paraId="34F972AE" w14:textId="77777777" w:rsidR="00E32122" w:rsidRPr="00D2471B" w:rsidRDefault="00E32122" w:rsidP="00DD45B9">
            <w:pPr>
              <w:spacing w:after="160" w:line="240" w:lineRule="auto"/>
              <w:jc w:val="center"/>
              <w:rPr>
                <w:b/>
                <w:bCs/>
                <w:sz w:val="18"/>
                <w:szCs w:val="18"/>
              </w:rPr>
            </w:pPr>
            <w:r w:rsidRPr="00D2471B">
              <w:rPr>
                <w:b/>
                <w:bCs/>
                <w:sz w:val="18"/>
                <w:szCs w:val="18"/>
              </w:rPr>
              <w:t>EXECUTION</w:t>
            </w:r>
          </w:p>
        </w:tc>
        <w:tc>
          <w:tcPr>
            <w:tcW w:w="1531" w:type="dxa"/>
            <w:shd w:val="clear" w:color="auto" w:fill="FFFFFF" w:themeFill="background1"/>
            <w:vAlign w:val="center"/>
          </w:tcPr>
          <w:p w14:paraId="60B15879" w14:textId="77777777" w:rsidR="00E32122" w:rsidRPr="00D2471B" w:rsidRDefault="00E32122" w:rsidP="00DD45B9">
            <w:pPr>
              <w:spacing w:after="160" w:line="240" w:lineRule="auto"/>
              <w:jc w:val="center"/>
              <w:rPr>
                <w:b/>
                <w:bCs/>
                <w:sz w:val="18"/>
                <w:szCs w:val="18"/>
              </w:rPr>
            </w:pPr>
            <w:r w:rsidRPr="00D2471B">
              <w:rPr>
                <w:b/>
                <w:bCs/>
                <w:sz w:val="18"/>
                <w:szCs w:val="18"/>
              </w:rPr>
              <w:t>CUSTOMER FACING</w:t>
            </w:r>
          </w:p>
        </w:tc>
      </w:tr>
      <w:tr w:rsidR="005C117C" w:rsidRPr="00D2471B" w14:paraId="2CCF5B2D" w14:textId="77777777" w:rsidTr="00C931E1">
        <w:trPr>
          <w:gridAfter w:val="1"/>
          <w:wAfter w:w="10" w:type="dxa"/>
          <w:trHeight w:val="425"/>
        </w:trPr>
        <w:tc>
          <w:tcPr>
            <w:tcW w:w="567" w:type="dxa"/>
            <w:vAlign w:val="center"/>
          </w:tcPr>
          <w:p w14:paraId="11435B02" w14:textId="77777777" w:rsidR="008A72F2" w:rsidRPr="00D2471B" w:rsidRDefault="008A72F2" w:rsidP="0012015C">
            <w:pPr>
              <w:spacing w:after="0" w:line="240" w:lineRule="auto"/>
              <w:jc w:val="center"/>
              <w:rPr>
                <w:sz w:val="18"/>
                <w:szCs w:val="18"/>
              </w:rPr>
            </w:pPr>
            <w:r w:rsidRPr="00D2471B">
              <w:rPr>
                <w:sz w:val="18"/>
                <w:szCs w:val="18"/>
              </w:rPr>
              <w:t>O1</w:t>
            </w:r>
          </w:p>
        </w:tc>
        <w:tc>
          <w:tcPr>
            <w:tcW w:w="2127" w:type="dxa"/>
            <w:vAlign w:val="center"/>
          </w:tcPr>
          <w:p w14:paraId="60070AB4" w14:textId="77777777" w:rsidR="008A72F2" w:rsidRPr="00D2471B" w:rsidRDefault="008A72F2" w:rsidP="008A72F2">
            <w:pPr>
              <w:spacing w:after="0" w:line="240" w:lineRule="auto"/>
              <w:jc w:val="center"/>
              <w:rPr>
                <w:sz w:val="18"/>
                <w:szCs w:val="18"/>
              </w:rPr>
            </w:pPr>
            <w:r w:rsidRPr="00D2471B">
              <w:rPr>
                <w:sz w:val="18"/>
                <w:szCs w:val="18"/>
              </w:rPr>
              <w:t>-</w:t>
            </w:r>
          </w:p>
        </w:tc>
        <w:tc>
          <w:tcPr>
            <w:tcW w:w="3969" w:type="dxa"/>
            <w:tcBorders>
              <w:top w:val="single" w:sz="4" w:space="0" w:color="auto"/>
              <w:bottom w:val="single" w:sz="4" w:space="0" w:color="auto"/>
              <w:right w:val="double" w:sz="4" w:space="0" w:color="auto"/>
            </w:tcBorders>
            <w:vAlign w:val="center"/>
          </w:tcPr>
          <w:p w14:paraId="09329753" w14:textId="77777777" w:rsidR="008A72F2" w:rsidRPr="00D2471B" w:rsidRDefault="008A72F2" w:rsidP="0012015C">
            <w:pPr>
              <w:pStyle w:val="ListParagraph"/>
              <w:numPr>
                <w:ilvl w:val="0"/>
                <w:numId w:val="23"/>
              </w:numPr>
              <w:spacing w:after="0" w:line="240" w:lineRule="auto"/>
              <w:ind w:left="110" w:hanging="55"/>
              <w:jc w:val="left"/>
              <w:rPr>
                <w:sz w:val="18"/>
                <w:szCs w:val="18"/>
              </w:rPr>
            </w:pPr>
            <w:r w:rsidRPr="00D2471B">
              <w:rPr>
                <w:sz w:val="18"/>
                <w:szCs w:val="18"/>
              </w:rPr>
              <w:t>Engineering Pre-Qualification Deliverables</w:t>
            </w:r>
          </w:p>
          <w:p w14:paraId="74E40F42" w14:textId="77777777" w:rsidR="008A72F2" w:rsidRPr="00D2471B" w:rsidRDefault="008A72F2" w:rsidP="0012015C">
            <w:pPr>
              <w:pStyle w:val="ListParagraph"/>
              <w:numPr>
                <w:ilvl w:val="0"/>
                <w:numId w:val="23"/>
              </w:numPr>
              <w:spacing w:after="0" w:line="240" w:lineRule="auto"/>
              <w:ind w:left="110" w:hanging="55"/>
              <w:jc w:val="left"/>
              <w:rPr>
                <w:sz w:val="18"/>
                <w:szCs w:val="18"/>
              </w:rPr>
            </w:pPr>
            <w:r w:rsidRPr="00D2471B">
              <w:rPr>
                <w:sz w:val="18"/>
                <w:szCs w:val="18"/>
              </w:rPr>
              <w:t>Engineering Bidding Deliverables</w:t>
            </w:r>
          </w:p>
        </w:tc>
        <w:tc>
          <w:tcPr>
            <w:tcW w:w="1123" w:type="dxa"/>
            <w:tcBorders>
              <w:left w:val="double" w:sz="4" w:space="0" w:color="auto"/>
            </w:tcBorders>
            <w:shd w:val="clear" w:color="auto" w:fill="FFFFFF" w:themeFill="background1"/>
            <w:vAlign w:val="center"/>
          </w:tcPr>
          <w:p w14:paraId="6C2A5B73" w14:textId="40D4A49E" w:rsidR="008A72F2" w:rsidRPr="00D2471B" w:rsidRDefault="008A72F2"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30032A03" w14:textId="03AF48F0" w:rsidR="008A72F2" w:rsidRPr="00D2471B" w:rsidRDefault="008A72F2"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046F89D6" w14:textId="1ECAAD2D" w:rsidR="008A72F2" w:rsidRPr="00D2471B" w:rsidRDefault="008A72F2" w:rsidP="008A72F2">
            <w:pPr>
              <w:pStyle w:val="ListParagraph"/>
              <w:spacing w:after="0" w:line="240" w:lineRule="auto"/>
              <w:ind w:left="170"/>
              <w:jc w:val="center"/>
              <w:rPr>
                <w:sz w:val="18"/>
                <w:szCs w:val="18"/>
              </w:rPr>
            </w:pPr>
            <w:r w:rsidRPr="00D2471B">
              <w:rPr>
                <w:sz w:val="18"/>
                <w:szCs w:val="18"/>
              </w:rPr>
              <w:t>-</w:t>
            </w:r>
          </w:p>
        </w:tc>
        <w:tc>
          <w:tcPr>
            <w:tcW w:w="1531" w:type="dxa"/>
            <w:shd w:val="clear" w:color="auto" w:fill="FFFFFF" w:themeFill="background1"/>
            <w:vAlign w:val="center"/>
          </w:tcPr>
          <w:p w14:paraId="46079AED" w14:textId="77777777"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Bidding</w:t>
            </w:r>
          </w:p>
        </w:tc>
      </w:tr>
      <w:tr w:rsidR="005C117C" w:rsidRPr="00D2471B" w14:paraId="240D600A" w14:textId="77777777" w:rsidTr="00C931E1">
        <w:trPr>
          <w:gridAfter w:val="1"/>
          <w:wAfter w:w="10" w:type="dxa"/>
          <w:trHeight w:val="425"/>
        </w:trPr>
        <w:tc>
          <w:tcPr>
            <w:tcW w:w="567" w:type="dxa"/>
            <w:vMerge w:val="restart"/>
            <w:vAlign w:val="center"/>
          </w:tcPr>
          <w:p w14:paraId="29E9A876" w14:textId="77777777" w:rsidR="007108D8" w:rsidRPr="00D2471B" w:rsidRDefault="007108D8" w:rsidP="005C6686">
            <w:pPr>
              <w:spacing w:after="0" w:line="240" w:lineRule="auto"/>
              <w:jc w:val="center"/>
              <w:rPr>
                <w:sz w:val="18"/>
                <w:szCs w:val="18"/>
              </w:rPr>
            </w:pPr>
            <w:r w:rsidRPr="00D2471B">
              <w:rPr>
                <w:sz w:val="18"/>
                <w:szCs w:val="18"/>
              </w:rPr>
              <w:t>O2</w:t>
            </w:r>
          </w:p>
        </w:tc>
        <w:tc>
          <w:tcPr>
            <w:tcW w:w="2127" w:type="dxa"/>
            <w:vMerge w:val="restart"/>
            <w:vAlign w:val="center"/>
          </w:tcPr>
          <w:p w14:paraId="074D6EFF" w14:textId="29A912AC" w:rsidR="007108D8" w:rsidRPr="00D2471B" w:rsidDel="004C3056" w:rsidRDefault="007108D8" w:rsidP="004C3056">
            <w:pPr>
              <w:spacing w:after="0" w:line="240" w:lineRule="auto"/>
              <w:jc w:val="center"/>
              <w:rPr>
                <w:del w:id="1732" w:author="SCHECK Oliver" w:date="2026-09-10T22:14:00Z" w16du:dateUtc="2026-09-10T20:14:00Z"/>
                <w:sz w:val="18"/>
                <w:szCs w:val="18"/>
              </w:rPr>
            </w:pPr>
            <w:r w:rsidRPr="00D2471B">
              <w:rPr>
                <w:sz w:val="18"/>
                <w:szCs w:val="18"/>
              </w:rPr>
              <w:t>PM Governance and Planning</w:t>
            </w:r>
            <w:ins w:id="1733" w:author="SCHECK Oliver" w:date="2026-09-10T22:14:00Z" w16du:dateUtc="2026-09-10T20:14:00Z">
              <w:r w:rsidR="004C3056" w:rsidRPr="00D2471B">
                <w:rPr>
                  <w:sz w:val="18"/>
                  <w:szCs w:val="18"/>
                </w:rPr>
                <w:t xml:space="preserve"> </w:t>
              </w:r>
            </w:ins>
          </w:p>
          <w:p w14:paraId="03F08BEA" w14:textId="0638E896" w:rsidR="007108D8" w:rsidRPr="00D2471B" w:rsidRDefault="007108D8" w:rsidP="008A72F2">
            <w:pPr>
              <w:spacing w:after="0" w:line="240" w:lineRule="auto"/>
              <w:jc w:val="center"/>
              <w:rPr>
                <w:sz w:val="18"/>
                <w:szCs w:val="18"/>
              </w:rPr>
            </w:pPr>
            <w:r w:rsidRPr="00D2471B">
              <w:rPr>
                <w:sz w:val="18"/>
                <w:szCs w:val="18"/>
              </w:rPr>
              <w:t>Output</w:t>
            </w:r>
          </w:p>
        </w:tc>
        <w:tc>
          <w:tcPr>
            <w:tcW w:w="3969" w:type="dxa"/>
            <w:tcBorders>
              <w:top w:val="single" w:sz="4" w:space="0" w:color="auto"/>
              <w:bottom w:val="single" w:sz="4" w:space="0" w:color="auto"/>
              <w:right w:val="double" w:sz="4" w:space="0" w:color="auto"/>
            </w:tcBorders>
            <w:vAlign w:val="center"/>
          </w:tcPr>
          <w:p w14:paraId="3E3449B4" w14:textId="77777777"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During Project Launch/Planning:</w:t>
            </w:r>
          </w:p>
          <w:p w14:paraId="76FC52FB" w14:textId="77777777" w:rsidR="007108D8" w:rsidRPr="00D2471B" w:rsidRDefault="007108D8" w:rsidP="008A72F2">
            <w:pPr>
              <w:pStyle w:val="ListParagraph"/>
              <w:spacing w:after="0" w:line="240" w:lineRule="auto"/>
              <w:ind w:left="110"/>
              <w:jc w:val="left"/>
              <w:rPr>
                <w:sz w:val="18"/>
                <w:szCs w:val="18"/>
              </w:rPr>
            </w:pPr>
            <w:r w:rsidRPr="00D2471B">
              <w:rPr>
                <w:sz w:val="18"/>
                <w:szCs w:val="18"/>
              </w:rPr>
              <w:t xml:space="preserve">- Initial Contract and Risk Analysis review </w:t>
            </w:r>
          </w:p>
          <w:p w14:paraId="453B530A" w14:textId="50D87BD0" w:rsidR="006F79DB" w:rsidRPr="00D2471B" w:rsidRDefault="007108D8" w:rsidP="008A72F2">
            <w:pPr>
              <w:pStyle w:val="ListParagraph"/>
              <w:spacing w:after="0" w:line="240" w:lineRule="auto"/>
              <w:ind w:left="110"/>
              <w:jc w:val="left"/>
              <w:rPr>
                <w:sz w:val="18"/>
                <w:szCs w:val="18"/>
              </w:rPr>
            </w:pPr>
            <w:r w:rsidRPr="00D2471B">
              <w:rPr>
                <w:sz w:val="18"/>
                <w:szCs w:val="18"/>
              </w:rPr>
              <w:t xml:space="preserve">- Budget up to </w:t>
            </w:r>
            <w:commentRangeStart w:id="1734"/>
            <w:commentRangeStart w:id="1735"/>
            <w:r w:rsidRPr="00D2471B">
              <w:rPr>
                <w:sz w:val="18"/>
                <w:szCs w:val="18"/>
              </w:rPr>
              <w:t>PHA/PAM</w:t>
            </w:r>
            <w:commentRangeEnd w:id="1734"/>
            <w:r w:rsidR="00247EED" w:rsidRPr="00D2471B">
              <w:rPr>
                <w:rStyle w:val="CommentReference"/>
                <w:sz w:val="18"/>
                <w:szCs w:val="18"/>
              </w:rPr>
              <w:commentReference w:id="1734"/>
            </w:r>
            <w:commentRangeEnd w:id="1735"/>
            <w:r w:rsidR="00206469" w:rsidRPr="00D2471B">
              <w:rPr>
                <w:rStyle w:val="CommentReference"/>
                <w:sz w:val="18"/>
                <w:szCs w:val="18"/>
              </w:rPr>
              <w:commentReference w:id="1735"/>
            </w:r>
            <w:r w:rsidR="006F79DB" w:rsidRPr="00D2471B">
              <w:rPr>
                <w:sz w:val="18"/>
                <w:szCs w:val="18"/>
              </w:rPr>
              <w:br/>
              <w:t>- Functional Project Plans</w:t>
            </w:r>
          </w:p>
          <w:p w14:paraId="28BD300A" w14:textId="42FFF6A4"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Iteratively during Project Execution:</w:t>
            </w:r>
            <w:r w:rsidRPr="00D2471B">
              <w:rPr>
                <w:sz w:val="18"/>
                <w:szCs w:val="18"/>
              </w:rPr>
              <w:br/>
              <w:t>- Regular review of Project progress and deliverables</w:t>
            </w:r>
          </w:p>
          <w:p w14:paraId="05220B33" w14:textId="2A18D1DE" w:rsidR="006F79DB" w:rsidRPr="00D2471B" w:rsidRDefault="007108D8" w:rsidP="006F79DB">
            <w:pPr>
              <w:spacing w:after="0" w:line="240" w:lineRule="auto"/>
              <w:ind w:left="110"/>
              <w:jc w:val="left"/>
              <w:rPr>
                <w:sz w:val="18"/>
                <w:szCs w:val="18"/>
              </w:rPr>
            </w:pPr>
            <w:r w:rsidRPr="00D2471B">
              <w:rPr>
                <w:sz w:val="18"/>
                <w:szCs w:val="18"/>
              </w:rPr>
              <w:t>- estimation of changes</w:t>
            </w:r>
            <w:r w:rsidR="006F79DB" w:rsidRPr="00D2471B">
              <w:rPr>
                <w:sz w:val="18"/>
                <w:szCs w:val="18"/>
              </w:rPr>
              <w:t xml:space="preserve"> by function</w:t>
            </w:r>
          </w:p>
        </w:tc>
        <w:tc>
          <w:tcPr>
            <w:tcW w:w="1123" w:type="dxa"/>
            <w:tcBorders>
              <w:left w:val="double" w:sz="4" w:space="0" w:color="auto"/>
            </w:tcBorders>
            <w:shd w:val="clear" w:color="auto" w:fill="FFFFFF" w:themeFill="background1"/>
            <w:vAlign w:val="center"/>
          </w:tcPr>
          <w:p w14:paraId="061456B5" w14:textId="38BC1445" w:rsidR="007108D8" w:rsidRPr="00D2471B" w:rsidRDefault="007108D8"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554F138D" w14:textId="768DD92E" w:rsidR="007108D8" w:rsidRPr="00D2471B" w:rsidRDefault="007108D8"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5ADF218" w14:textId="60626CEA" w:rsidR="007108D8" w:rsidRPr="00D2471B" w:rsidRDefault="007108D8" w:rsidP="008A72F2">
            <w:pPr>
              <w:spacing w:after="0" w:line="240" w:lineRule="auto"/>
              <w:ind w:left="39"/>
              <w:jc w:val="center"/>
              <w:rPr>
                <w:sz w:val="18"/>
                <w:szCs w:val="18"/>
              </w:rPr>
            </w:pPr>
            <w:r w:rsidRPr="00D2471B">
              <w:rPr>
                <w:sz w:val="18"/>
                <w:szCs w:val="18"/>
              </w:rPr>
              <w:t>-</w:t>
            </w:r>
          </w:p>
        </w:tc>
        <w:tc>
          <w:tcPr>
            <w:tcW w:w="1531" w:type="dxa"/>
            <w:shd w:val="clear" w:color="auto" w:fill="FFFFFF" w:themeFill="background1"/>
            <w:vAlign w:val="center"/>
          </w:tcPr>
          <w:p w14:paraId="0D2D75D0" w14:textId="77777777"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Project Management</w:t>
            </w:r>
          </w:p>
        </w:tc>
      </w:tr>
      <w:tr w:rsidR="005C117C" w:rsidRPr="00D2471B" w14:paraId="6308091D"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736"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737" w:author="SCHECK Oliver" w:date="2026-09-09T14:31:00Z" w16du:dateUtc="2026-09-09T12:31:00Z">
            <w:trPr>
              <w:gridAfter w:val="2"/>
              <w:wAfter w:w="10" w:type="dxa"/>
              <w:trHeight w:val="425"/>
            </w:trPr>
          </w:trPrChange>
        </w:trPr>
        <w:tc>
          <w:tcPr>
            <w:tcW w:w="567" w:type="dxa"/>
            <w:vMerge/>
            <w:tcBorders>
              <w:bottom w:val="single" w:sz="4" w:space="0" w:color="auto"/>
            </w:tcBorders>
            <w:vAlign w:val="center"/>
            <w:tcPrChange w:id="1738" w:author="SCHECK Oliver" w:date="2026-09-09T14:31:00Z" w16du:dateUtc="2026-09-09T12:31:00Z">
              <w:tcPr>
                <w:tcW w:w="567" w:type="dxa"/>
                <w:gridSpan w:val="2"/>
                <w:vMerge/>
                <w:vAlign w:val="center"/>
              </w:tcPr>
            </w:tcPrChange>
          </w:tcPr>
          <w:p w14:paraId="73B02EE2" w14:textId="77777777" w:rsidR="007108D8" w:rsidRPr="00D2471B" w:rsidRDefault="007108D8" w:rsidP="008A72F2">
            <w:pPr>
              <w:spacing w:line="240" w:lineRule="auto"/>
              <w:jc w:val="center"/>
              <w:rPr>
                <w:sz w:val="18"/>
                <w:szCs w:val="18"/>
              </w:rPr>
            </w:pPr>
          </w:p>
        </w:tc>
        <w:tc>
          <w:tcPr>
            <w:tcW w:w="2127" w:type="dxa"/>
            <w:vMerge/>
            <w:tcBorders>
              <w:bottom w:val="single" w:sz="4" w:space="0" w:color="auto"/>
            </w:tcBorders>
            <w:vAlign w:val="center"/>
            <w:tcPrChange w:id="1739" w:author="SCHECK Oliver" w:date="2026-09-09T14:31:00Z" w16du:dateUtc="2026-09-09T12:31:00Z">
              <w:tcPr>
                <w:tcW w:w="2127" w:type="dxa"/>
                <w:gridSpan w:val="2"/>
                <w:vMerge/>
                <w:vAlign w:val="center"/>
              </w:tcPr>
            </w:tcPrChange>
          </w:tcPr>
          <w:p w14:paraId="490385EB" w14:textId="77777777" w:rsidR="007108D8" w:rsidRPr="00D2471B" w:rsidRDefault="007108D8"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740"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12BCD735" w14:textId="77777777"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Handover Dossier</w:t>
            </w:r>
          </w:p>
          <w:p w14:paraId="27355EEA" w14:textId="00E13B1B"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Second Level Schedule</w:t>
            </w:r>
          </w:p>
        </w:tc>
        <w:tc>
          <w:tcPr>
            <w:tcW w:w="1123" w:type="dxa"/>
            <w:tcBorders>
              <w:left w:val="double" w:sz="4" w:space="0" w:color="auto"/>
            </w:tcBorders>
            <w:shd w:val="clear" w:color="auto" w:fill="FFFFFF" w:themeFill="background1"/>
            <w:vAlign w:val="center"/>
            <w:tcPrChange w:id="1741" w:author="SCHECK Oliver" w:date="2026-09-09T14:31:00Z" w16du:dateUtc="2026-09-09T12:31:00Z">
              <w:tcPr>
                <w:tcW w:w="1123" w:type="dxa"/>
                <w:gridSpan w:val="2"/>
                <w:tcBorders>
                  <w:left w:val="double" w:sz="4" w:space="0" w:color="auto"/>
                </w:tcBorders>
                <w:shd w:val="clear" w:color="auto" w:fill="FFFFFF" w:themeFill="background1"/>
                <w:vAlign w:val="center"/>
              </w:tcPr>
            </w:tcPrChange>
          </w:tcPr>
          <w:p w14:paraId="458708FB" w14:textId="226270DD" w:rsidR="007108D8" w:rsidRPr="00D2471B" w:rsidRDefault="007108D8"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Change w:id="1742" w:author="SCHECK Oliver" w:date="2026-09-09T14:31:00Z" w16du:dateUtc="2026-09-09T12:31:00Z">
              <w:tcPr>
                <w:tcW w:w="1837" w:type="dxa"/>
                <w:gridSpan w:val="2"/>
                <w:shd w:val="clear" w:color="auto" w:fill="FFFFFF" w:themeFill="background1"/>
                <w:vAlign w:val="center"/>
              </w:tcPr>
            </w:tcPrChange>
          </w:tcPr>
          <w:p w14:paraId="68705415" w14:textId="3AD1AA2E" w:rsidR="007108D8" w:rsidRPr="00D2471B" w:rsidRDefault="007108D8"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Change w:id="1743" w:author="SCHECK Oliver" w:date="2026-09-09T14:31:00Z" w16du:dateUtc="2026-09-09T12:31:00Z">
              <w:tcPr>
                <w:tcW w:w="2840" w:type="dxa"/>
                <w:shd w:val="clear" w:color="auto" w:fill="FFFFFF" w:themeFill="background1"/>
                <w:vAlign w:val="center"/>
              </w:tcPr>
            </w:tcPrChange>
          </w:tcPr>
          <w:p w14:paraId="38568DBC" w14:textId="6C82D370"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shd w:val="clear" w:color="auto" w:fill="FFFFFF" w:themeFill="background1"/>
            <w:vAlign w:val="center"/>
            <w:tcPrChange w:id="1744" w:author="SCHECK Oliver" w:date="2026-09-09T14:31:00Z" w16du:dateUtc="2026-09-09T12:31:00Z">
              <w:tcPr>
                <w:tcW w:w="1531" w:type="dxa"/>
                <w:gridSpan w:val="2"/>
                <w:shd w:val="clear" w:color="auto" w:fill="FFFFFF" w:themeFill="background1"/>
                <w:vAlign w:val="center"/>
              </w:tcPr>
            </w:tcPrChange>
          </w:tcPr>
          <w:p w14:paraId="6B88328C" w14:textId="64E122FE" w:rsidR="007108D8" w:rsidRPr="00D2471B" w:rsidRDefault="007108D8" w:rsidP="00E1377F">
            <w:pPr>
              <w:pStyle w:val="ListParagraph"/>
              <w:spacing w:after="0" w:line="240" w:lineRule="auto"/>
              <w:ind w:left="110"/>
              <w:jc w:val="center"/>
              <w:rPr>
                <w:sz w:val="18"/>
                <w:szCs w:val="18"/>
              </w:rPr>
            </w:pPr>
            <w:r w:rsidRPr="00D2471B">
              <w:rPr>
                <w:sz w:val="18"/>
                <w:szCs w:val="18"/>
              </w:rPr>
              <w:t>-</w:t>
            </w:r>
          </w:p>
        </w:tc>
      </w:tr>
      <w:tr w:rsidR="005C117C" w:rsidRPr="00D2471B" w14:paraId="04010C5F"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745"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746" w:author="SCHECK Oliver" w:date="2026-09-09T14:31:00Z" w16du:dateUtc="2026-09-09T12:31:00Z">
            <w:trPr>
              <w:gridAfter w:val="2"/>
              <w:wAfter w:w="10" w:type="dxa"/>
              <w:trHeight w:val="425"/>
            </w:trPr>
          </w:trPrChange>
        </w:trPr>
        <w:tc>
          <w:tcPr>
            <w:tcW w:w="567" w:type="dxa"/>
            <w:vMerge w:val="restart"/>
            <w:tcBorders>
              <w:top w:val="single" w:sz="4" w:space="0" w:color="auto"/>
              <w:bottom w:val="single" w:sz="4" w:space="0" w:color="auto"/>
            </w:tcBorders>
            <w:vAlign w:val="center"/>
            <w:tcPrChange w:id="1747" w:author="SCHECK Oliver" w:date="2026-09-09T14:31:00Z" w16du:dateUtc="2026-09-09T12:31:00Z">
              <w:tcPr>
                <w:tcW w:w="567" w:type="dxa"/>
                <w:gridSpan w:val="2"/>
                <w:vMerge w:val="restart"/>
                <w:vAlign w:val="center"/>
              </w:tcPr>
            </w:tcPrChange>
          </w:tcPr>
          <w:p w14:paraId="28094336" w14:textId="5D2C9C74" w:rsidR="00A57E80" w:rsidRPr="00D2471B" w:rsidRDefault="00A57E80" w:rsidP="005C6686">
            <w:pPr>
              <w:spacing w:after="0" w:line="240" w:lineRule="auto"/>
              <w:jc w:val="center"/>
              <w:rPr>
                <w:sz w:val="18"/>
                <w:szCs w:val="18"/>
              </w:rPr>
            </w:pPr>
            <w:r w:rsidRPr="00D2471B">
              <w:rPr>
                <w:sz w:val="18"/>
                <w:szCs w:val="18"/>
              </w:rPr>
              <w:t>O3</w:t>
            </w:r>
          </w:p>
        </w:tc>
        <w:tc>
          <w:tcPr>
            <w:tcW w:w="2127" w:type="dxa"/>
            <w:vMerge w:val="restart"/>
            <w:tcBorders>
              <w:top w:val="single" w:sz="4" w:space="0" w:color="auto"/>
              <w:bottom w:val="single" w:sz="4" w:space="0" w:color="auto"/>
            </w:tcBorders>
            <w:vAlign w:val="center"/>
            <w:tcPrChange w:id="1748" w:author="SCHECK Oliver" w:date="2026-09-09T14:31:00Z" w16du:dateUtc="2026-09-09T12:31:00Z">
              <w:tcPr>
                <w:tcW w:w="2127" w:type="dxa"/>
                <w:gridSpan w:val="2"/>
                <w:vMerge w:val="restart"/>
                <w:vAlign w:val="center"/>
              </w:tcPr>
            </w:tcPrChange>
          </w:tcPr>
          <w:p w14:paraId="06643966" w14:textId="45EF75F9" w:rsidR="00A57E80" w:rsidRPr="00D2471B" w:rsidRDefault="00A57E80" w:rsidP="008A72F2">
            <w:pPr>
              <w:spacing w:after="0" w:line="240" w:lineRule="auto"/>
              <w:jc w:val="center"/>
              <w:rPr>
                <w:sz w:val="18"/>
                <w:szCs w:val="18"/>
              </w:rPr>
            </w:pPr>
            <w:r w:rsidRPr="00D2471B">
              <w:rPr>
                <w:sz w:val="18"/>
                <w:szCs w:val="18"/>
              </w:rPr>
              <w:t>Plans</w:t>
            </w:r>
          </w:p>
        </w:tc>
        <w:tc>
          <w:tcPr>
            <w:tcW w:w="3969" w:type="dxa"/>
            <w:tcBorders>
              <w:top w:val="single" w:sz="4" w:space="0" w:color="auto"/>
              <w:bottom w:val="single" w:sz="4" w:space="0" w:color="auto"/>
              <w:right w:val="double" w:sz="4" w:space="0" w:color="auto"/>
            </w:tcBorders>
            <w:vAlign w:val="center"/>
            <w:tcPrChange w:id="1749"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4DFABC2B" w14:textId="381C267C"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BIM Execution Plan (BEP)</w:t>
            </w:r>
          </w:p>
        </w:tc>
        <w:tc>
          <w:tcPr>
            <w:tcW w:w="1123" w:type="dxa"/>
            <w:tcBorders>
              <w:left w:val="double" w:sz="4" w:space="0" w:color="auto"/>
            </w:tcBorders>
            <w:shd w:val="clear" w:color="auto" w:fill="FFFFFF" w:themeFill="background1"/>
            <w:vAlign w:val="center"/>
            <w:tcPrChange w:id="1750" w:author="SCHECK Oliver" w:date="2026-09-09T14:31:00Z" w16du:dateUtc="2026-09-09T12:31:00Z">
              <w:tcPr>
                <w:tcW w:w="1123" w:type="dxa"/>
                <w:gridSpan w:val="2"/>
                <w:tcBorders>
                  <w:left w:val="double" w:sz="4" w:space="0" w:color="auto"/>
                </w:tcBorders>
                <w:shd w:val="clear" w:color="auto" w:fill="FFFFFF" w:themeFill="background1"/>
                <w:vAlign w:val="center"/>
              </w:tcPr>
            </w:tcPrChange>
          </w:tcPr>
          <w:p w14:paraId="2711ADB7" w14:textId="37769054" w:rsidR="00A57E80" w:rsidRPr="00D2471B" w:rsidRDefault="00A57E80" w:rsidP="002A3FF8">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Change w:id="1751" w:author="SCHECK Oliver" w:date="2026-09-09T14:31:00Z" w16du:dateUtc="2026-09-09T12:31:00Z">
              <w:tcPr>
                <w:tcW w:w="1837" w:type="dxa"/>
                <w:gridSpan w:val="2"/>
                <w:shd w:val="clear" w:color="auto" w:fill="FFFFFF" w:themeFill="background1"/>
                <w:vAlign w:val="center"/>
              </w:tcPr>
            </w:tcPrChange>
          </w:tcPr>
          <w:p w14:paraId="6C421520" w14:textId="4D525187" w:rsidR="00A57E80" w:rsidRPr="00D2471B" w:rsidRDefault="00A57E80" w:rsidP="002A3FF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Change w:id="1752" w:author="SCHECK Oliver" w:date="2026-09-09T14:31:00Z" w16du:dateUtc="2026-09-09T12:31:00Z">
              <w:tcPr>
                <w:tcW w:w="2840" w:type="dxa"/>
                <w:shd w:val="clear" w:color="auto" w:fill="FFFFFF" w:themeFill="background1"/>
                <w:vAlign w:val="center"/>
              </w:tcPr>
            </w:tcPrChange>
          </w:tcPr>
          <w:p w14:paraId="16FEF884" w14:textId="371432BB" w:rsidR="00A57E80" w:rsidRPr="00D2471B" w:rsidRDefault="00DE76A6" w:rsidP="00234FAE">
            <w:pPr>
              <w:pStyle w:val="ListParagraph"/>
              <w:numPr>
                <w:ilvl w:val="0"/>
                <w:numId w:val="23"/>
              </w:numPr>
              <w:spacing w:after="0" w:line="240" w:lineRule="auto"/>
              <w:ind w:left="110" w:hanging="55"/>
              <w:jc w:val="left"/>
              <w:rPr>
                <w:sz w:val="18"/>
                <w:szCs w:val="18"/>
              </w:rPr>
            </w:pPr>
            <w:r w:rsidRPr="00D2471B">
              <w:rPr>
                <w:sz w:val="18"/>
                <w:szCs w:val="18"/>
              </w:rPr>
              <w:t>SRS Construction</w:t>
            </w:r>
          </w:p>
          <w:p w14:paraId="3E31700D" w14:textId="77BD1F49" w:rsidR="00DE76A6" w:rsidRPr="00D2471B" w:rsidRDefault="00DE76A6" w:rsidP="00DE76A6">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shd w:val="clear" w:color="auto" w:fill="FFFFFF" w:themeFill="background1"/>
            <w:vAlign w:val="center"/>
            <w:tcPrChange w:id="1753" w:author="SCHECK Oliver" w:date="2026-09-09T14:31:00Z" w16du:dateUtc="2026-09-09T12:31:00Z">
              <w:tcPr>
                <w:tcW w:w="1531" w:type="dxa"/>
                <w:gridSpan w:val="2"/>
                <w:shd w:val="clear" w:color="auto" w:fill="FFFFFF" w:themeFill="background1"/>
                <w:vAlign w:val="center"/>
              </w:tcPr>
            </w:tcPrChange>
          </w:tcPr>
          <w:p w14:paraId="09A46D48" w14:textId="325C8043" w:rsidR="00A57E80" w:rsidRPr="00D2471B" w:rsidRDefault="00A57E80" w:rsidP="00234FAE">
            <w:pPr>
              <w:pStyle w:val="ListParagraph"/>
              <w:numPr>
                <w:ilvl w:val="0"/>
                <w:numId w:val="23"/>
              </w:numPr>
              <w:spacing w:after="0" w:line="240" w:lineRule="auto"/>
              <w:ind w:left="110" w:hanging="55"/>
              <w:jc w:val="left"/>
              <w:rPr>
                <w:sz w:val="18"/>
                <w:szCs w:val="18"/>
              </w:rPr>
            </w:pPr>
            <w:r w:rsidRPr="00D2471B">
              <w:rPr>
                <w:sz w:val="18"/>
                <w:szCs w:val="18"/>
              </w:rPr>
              <w:t>Project Management</w:t>
            </w:r>
          </w:p>
        </w:tc>
      </w:tr>
      <w:tr w:rsidR="005C117C" w:rsidRPr="00D2471B" w14:paraId="5726E0C4"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754"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755" w:author="SCHECK Oliver" w:date="2026-09-09T14:31:00Z" w16du:dateUtc="2026-09-09T12:31:00Z">
            <w:trPr>
              <w:gridAfter w:val="2"/>
              <w:wAfter w:w="10" w:type="dxa"/>
              <w:trHeight w:val="425"/>
            </w:trPr>
          </w:trPrChange>
        </w:trPr>
        <w:tc>
          <w:tcPr>
            <w:tcW w:w="567" w:type="dxa"/>
            <w:vMerge/>
            <w:tcBorders>
              <w:top w:val="single" w:sz="4" w:space="0" w:color="auto"/>
              <w:bottom w:val="single" w:sz="4" w:space="0" w:color="auto"/>
            </w:tcBorders>
            <w:vAlign w:val="center"/>
            <w:tcPrChange w:id="1756" w:author="SCHECK Oliver" w:date="2026-09-09T14:31:00Z" w16du:dateUtc="2026-09-09T12:31:00Z">
              <w:tcPr>
                <w:tcW w:w="567" w:type="dxa"/>
                <w:gridSpan w:val="2"/>
                <w:vMerge/>
                <w:vAlign w:val="center"/>
              </w:tcPr>
            </w:tcPrChange>
          </w:tcPr>
          <w:p w14:paraId="19C88D3B" w14:textId="0669D570" w:rsidR="00A57E80" w:rsidRPr="00D2471B" w:rsidRDefault="00A57E80" w:rsidP="005C6686">
            <w:pPr>
              <w:spacing w:after="0" w:line="240" w:lineRule="auto"/>
              <w:jc w:val="center"/>
              <w:rPr>
                <w:sz w:val="18"/>
                <w:szCs w:val="18"/>
              </w:rPr>
            </w:pPr>
          </w:p>
        </w:tc>
        <w:tc>
          <w:tcPr>
            <w:tcW w:w="2127" w:type="dxa"/>
            <w:vMerge/>
            <w:tcBorders>
              <w:top w:val="single" w:sz="4" w:space="0" w:color="auto"/>
              <w:bottom w:val="single" w:sz="4" w:space="0" w:color="auto"/>
            </w:tcBorders>
            <w:vAlign w:val="center"/>
            <w:tcPrChange w:id="1757" w:author="SCHECK Oliver" w:date="2026-09-09T14:31:00Z" w16du:dateUtc="2026-09-09T12:31:00Z">
              <w:tcPr>
                <w:tcW w:w="2127" w:type="dxa"/>
                <w:gridSpan w:val="2"/>
                <w:vMerge/>
                <w:vAlign w:val="center"/>
              </w:tcPr>
            </w:tcPrChange>
          </w:tcPr>
          <w:p w14:paraId="3DDED6B7" w14:textId="1CED3F62"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758"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28E012DB" w14:textId="0C3E8AE6"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Cybersecurity Management Plan</w:t>
            </w:r>
          </w:p>
        </w:tc>
        <w:tc>
          <w:tcPr>
            <w:tcW w:w="1123" w:type="dxa"/>
            <w:tcBorders>
              <w:left w:val="double" w:sz="4" w:space="0" w:color="auto"/>
            </w:tcBorders>
            <w:shd w:val="clear" w:color="auto" w:fill="FFFFFF" w:themeFill="background1"/>
            <w:vAlign w:val="center"/>
            <w:tcPrChange w:id="1759" w:author="SCHECK Oliver" w:date="2026-09-09T14:31:00Z" w16du:dateUtc="2026-09-09T12:31:00Z">
              <w:tcPr>
                <w:tcW w:w="1123" w:type="dxa"/>
                <w:gridSpan w:val="2"/>
                <w:tcBorders>
                  <w:left w:val="double" w:sz="4" w:space="0" w:color="auto"/>
                </w:tcBorders>
                <w:shd w:val="clear" w:color="auto" w:fill="FFFFFF" w:themeFill="background1"/>
                <w:vAlign w:val="center"/>
              </w:tcPr>
            </w:tcPrChange>
          </w:tcPr>
          <w:p w14:paraId="3740365F"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Change w:id="1760" w:author="SCHECK Oliver" w:date="2026-09-09T14:31:00Z" w16du:dateUtc="2026-09-09T12:31:00Z">
              <w:tcPr>
                <w:tcW w:w="1837" w:type="dxa"/>
                <w:gridSpan w:val="2"/>
                <w:shd w:val="clear" w:color="auto" w:fill="FFFFFF" w:themeFill="background1"/>
                <w:vAlign w:val="center"/>
              </w:tcPr>
            </w:tcPrChange>
          </w:tcPr>
          <w:p w14:paraId="3572BA0C"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Change w:id="1761" w:author="SCHECK Oliver" w:date="2026-09-09T14:31:00Z" w16du:dateUtc="2026-09-09T12:31:00Z">
              <w:tcPr>
                <w:tcW w:w="2840" w:type="dxa"/>
                <w:shd w:val="clear" w:color="auto" w:fill="FFFFFF" w:themeFill="background1"/>
                <w:vAlign w:val="center"/>
              </w:tcPr>
            </w:tcPrChange>
          </w:tcPr>
          <w:p w14:paraId="0BB764F4" w14:textId="760DECC5" w:rsidR="00304F8B" w:rsidRPr="00D2471B" w:rsidRDefault="00EB3619" w:rsidP="008A72F2">
            <w:pPr>
              <w:pStyle w:val="ListParagraph"/>
              <w:numPr>
                <w:ilvl w:val="0"/>
                <w:numId w:val="23"/>
              </w:numPr>
              <w:spacing w:after="0" w:line="240" w:lineRule="auto"/>
              <w:ind w:left="110" w:hanging="55"/>
              <w:jc w:val="left"/>
              <w:rPr>
                <w:del w:id="1762" w:author="SCHECK Oliver" w:date="2026-07-17T16:28:00Z"/>
                <w:sz w:val="18"/>
                <w:szCs w:val="18"/>
              </w:rPr>
            </w:pPr>
            <w:r w:rsidRPr="00D2471B">
              <w:rPr>
                <w:sz w:val="18"/>
                <w:szCs w:val="18"/>
              </w:rPr>
              <w:t>**</w:t>
            </w:r>
            <w:r w:rsidR="00304F8B" w:rsidRPr="00D2471B">
              <w:rPr>
                <w:sz w:val="18"/>
                <w:szCs w:val="18"/>
              </w:rPr>
              <w:t>RS RAMS</w:t>
            </w:r>
          </w:p>
          <w:p w14:paraId="0D58288B" w14:textId="41A901D0" w:rsidR="00A57E80" w:rsidRPr="00D2471B" w:rsidRDefault="00A57E80" w:rsidP="008A72F2">
            <w:pPr>
              <w:pStyle w:val="ListParagraph"/>
              <w:numPr>
                <w:ilvl w:val="0"/>
                <w:numId w:val="23"/>
              </w:numPr>
              <w:spacing w:after="0" w:line="240" w:lineRule="auto"/>
              <w:ind w:left="110" w:hanging="55"/>
              <w:jc w:val="left"/>
              <w:rPr>
                <w:sz w:val="18"/>
                <w:szCs w:val="18"/>
              </w:rPr>
            </w:pPr>
            <w:del w:id="1763" w:author="SCHECK Oliver" w:date="2026-07-17T16:28:00Z">
              <w:r w:rsidRPr="00D2471B">
                <w:rPr>
                  <w:sz w:val="18"/>
                  <w:szCs w:val="18"/>
                </w:rPr>
                <w:delText>SRS RAMS</w:delText>
              </w:r>
            </w:del>
          </w:p>
        </w:tc>
        <w:tc>
          <w:tcPr>
            <w:tcW w:w="1531" w:type="dxa"/>
            <w:shd w:val="clear" w:color="auto" w:fill="FFFFFF" w:themeFill="background1"/>
            <w:vAlign w:val="center"/>
            <w:tcPrChange w:id="1764" w:author="SCHECK Oliver" w:date="2026-09-09T14:31:00Z" w16du:dateUtc="2026-09-09T12:31:00Z">
              <w:tcPr>
                <w:tcW w:w="1531" w:type="dxa"/>
                <w:gridSpan w:val="2"/>
                <w:shd w:val="clear" w:color="auto" w:fill="FFFFFF" w:themeFill="background1"/>
                <w:vAlign w:val="center"/>
              </w:tcPr>
            </w:tcPrChange>
          </w:tcPr>
          <w:p w14:paraId="0A18093B" w14:textId="77777777" w:rsidR="00A57E80" w:rsidRPr="00D2471B" w:rsidRDefault="00A57E80" w:rsidP="008A72F2">
            <w:pPr>
              <w:spacing w:after="0" w:line="240" w:lineRule="auto"/>
              <w:ind w:left="39"/>
              <w:jc w:val="center"/>
              <w:rPr>
                <w:sz w:val="18"/>
                <w:szCs w:val="18"/>
              </w:rPr>
            </w:pPr>
            <w:r w:rsidRPr="00D2471B">
              <w:rPr>
                <w:sz w:val="18"/>
                <w:szCs w:val="18"/>
              </w:rPr>
              <w:t>-</w:t>
            </w:r>
          </w:p>
        </w:tc>
      </w:tr>
      <w:tr w:rsidR="005C117C" w:rsidRPr="00D2471B" w14:paraId="49855F30"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765"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766" w:author="SCHECK Oliver" w:date="2026-09-09T14:31:00Z" w16du:dateUtc="2026-09-09T12:31:00Z">
            <w:trPr>
              <w:gridAfter w:val="2"/>
              <w:wAfter w:w="10" w:type="dxa"/>
              <w:trHeight w:val="425"/>
            </w:trPr>
          </w:trPrChange>
        </w:trPr>
        <w:tc>
          <w:tcPr>
            <w:tcW w:w="567" w:type="dxa"/>
            <w:vMerge/>
            <w:tcBorders>
              <w:top w:val="single" w:sz="4" w:space="0" w:color="auto"/>
              <w:bottom w:val="single" w:sz="4" w:space="0" w:color="auto"/>
            </w:tcBorders>
            <w:vAlign w:val="center"/>
            <w:tcPrChange w:id="1767" w:author="SCHECK Oliver" w:date="2026-09-09T14:31:00Z" w16du:dateUtc="2026-09-09T12:31:00Z">
              <w:tcPr>
                <w:tcW w:w="567" w:type="dxa"/>
                <w:gridSpan w:val="2"/>
                <w:vMerge/>
                <w:vAlign w:val="center"/>
              </w:tcPr>
            </w:tcPrChange>
          </w:tcPr>
          <w:p w14:paraId="0989B239" w14:textId="07A688A3" w:rsidR="00A57E80" w:rsidRPr="00D2471B" w:rsidRDefault="00A57E80" w:rsidP="008A72F2">
            <w:pPr>
              <w:spacing w:line="240" w:lineRule="auto"/>
              <w:jc w:val="center"/>
              <w:rPr>
                <w:sz w:val="18"/>
                <w:szCs w:val="18"/>
              </w:rPr>
            </w:pPr>
          </w:p>
        </w:tc>
        <w:tc>
          <w:tcPr>
            <w:tcW w:w="2127" w:type="dxa"/>
            <w:vMerge/>
            <w:tcBorders>
              <w:top w:val="single" w:sz="4" w:space="0" w:color="auto"/>
              <w:bottom w:val="single" w:sz="4" w:space="0" w:color="auto"/>
            </w:tcBorders>
            <w:vAlign w:val="center"/>
            <w:tcPrChange w:id="1768" w:author="SCHECK Oliver" w:date="2026-09-09T14:31:00Z" w16du:dateUtc="2026-09-09T12:31:00Z">
              <w:tcPr>
                <w:tcW w:w="2127" w:type="dxa"/>
                <w:gridSpan w:val="2"/>
                <w:vMerge/>
                <w:vAlign w:val="center"/>
              </w:tcPr>
            </w:tcPrChange>
          </w:tcPr>
          <w:p w14:paraId="0286E138"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769"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0B7AD0C7" w14:textId="52957155" w:rsidR="00A57E80" w:rsidRPr="00D2471B" w:rsidRDefault="00A57E80" w:rsidP="008A72F2">
            <w:pPr>
              <w:pStyle w:val="ListParagraph"/>
              <w:numPr>
                <w:ilvl w:val="0"/>
                <w:numId w:val="23"/>
              </w:numPr>
              <w:spacing w:after="0" w:line="240" w:lineRule="auto"/>
              <w:ind w:left="110" w:hanging="55"/>
              <w:jc w:val="left"/>
              <w:rPr>
                <w:sz w:val="18"/>
                <w:szCs w:val="18"/>
              </w:rPr>
            </w:pPr>
            <w:commentRangeStart w:id="1770"/>
            <w:commentRangeStart w:id="1771"/>
            <w:r w:rsidRPr="00D2471B">
              <w:rPr>
                <w:sz w:val="18"/>
                <w:szCs w:val="18"/>
              </w:rPr>
              <w:t>Development</w:t>
            </w:r>
            <w:commentRangeEnd w:id="1770"/>
            <w:r w:rsidR="00DB0B41" w:rsidRPr="00D2471B">
              <w:rPr>
                <w:rStyle w:val="CommentReference"/>
                <w:sz w:val="18"/>
                <w:szCs w:val="18"/>
              </w:rPr>
              <w:commentReference w:id="1770"/>
            </w:r>
            <w:commentRangeEnd w:id="1771"/>
            <w:r w:rsidR="00947DCD" w:rsidRPr="00D2471B">
              <w:rPr>
                <w:rStyle w:val="CommentReference"/>
                <w:sz w:val="18"/>
                <w:szCs w:val="18"/>
              </w:rPr>
              <w:commentReference w:id="1771"/>
            </w:r>
            <w:r w:rsidRPr="00D2471B">
              <w:rPr>
                <w:sz w:val="18"/>
                <w:szCs w:val="18"/>
              </w:rPr>
              <w:t xml:space="preserve"> Project Management Plan (DPMP)</w:t>
            </w:r>
          </w:p>
        </w:tc>
        <w:tc>
          <w:tcPr>
            <w:tcW w:w="1123" w:type="dxa"/>
            <w:tcBorders>
              <w:left w:val="double" w:sz="4" w:space="0" w:color="auto"/>
              <w:bottom w:val="single" w:sz="4" w:space="0" w:color="auto"/>
            </w:tcBorders>
            <w:shd w:val="clear" w:color="auto" w:fill="FFFFFF" w:themeFill="background1"/>
            <w:vAlign w:val="center"/>
            <w:tcPrChange w:id="1772" w:author="SCHECK Oliver" w:date="2026-09-09T14:31:00Z" w16du:dateUtc="2026-09-09T12:31:00Z">
              <w:tcPr>
                <w:tcW w:w="1123" w:type="dxa"/>
                <w:gridSpan w:val="2"/>
                <w:tcBorders>
                  <w:left w:val="double" w:sz="4" w:space="0" w:color="auto"/>
                  <w:bottom w:val="single" w:sz="4" w:space="0" w:color="auto"/>
                </w:tcBorders>
                <w:shd w:val="clear" w:color="auto" w:fill="FFFFFF" w:themeFill="background1"/>
                <w:vAlign w:val="center"/>
              </w:tcPr>
            </w:tcPrChange>
          </w:tcPr>
          <w:p w14:paraId="01A814F3"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bottom w:val="single" w:sz="4" w:space="0" w:color="auto"/>
            </w:tcBorders>
            <w:shd w:val="clear" w:color="auto" w:fill="FFFFFF" w:themeFill="background1"/>
            <w:vAlign w:val="center"/>
            <w:tcPrChange w:id="1773" w:author="SCHECK Oliver" w:date="2026-09-09T14:31:00Z" w16du:dateUtc="2026-09-09T12:31:00Z">
              <w:tcPr>
                <w:tcW w:w="1837" w:type="dxa"/>
                <w:gridSpan w:val="2"/>
                <w:tcBorders>
                  <w:bottom w:val="single" w:sz="4" w:space="0" w:color="auto"/>
                </w:tcBorders>
                <w:shd w:val="clear" w:color="auto" w:fill="FFFFFF" w:themeFill="background1"/>
                <w:vAlign w:val="center"/>
              </w:tcPr>
            </w:tcPrChange>
          </w:tcPr>
          <w:p w14:paraId="283870A8"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bottom w:val="single" w:sz="4" w:space="0" w:color="auto"/>
            </w:tcBorders>
            <w:shd w:val="clear" w:color="auto" w:fill="FFFFFF" w:themeFill="background1"/>
            <w:vAlign w:val="center"/>
            <w:tcPrChange w:id="1774" w:author="SCHECK Oliver" w:date="2026-09-09T14:31:00Z" w16du:dateUtc="2026-09-09T12:31:00Z">
              <w:tcPr>
                <w:tcW w:w="2840" w:type="dxa"/>
                <w:tcBorders>
                  <w:bottom w:val="single" w:sz="4" w:space="0" w:color="auto"/>
                </w:tcBorders>
                <w:shd w:val="clear" w:color="auto" w:fill="FFFFFF" w:themeFill="background1"/>
                <w:vAlign w:val="center"/>
              </w:tcPr>
            </w:tcPrChange>
          </w:tcPr>
          <w:p w14:paraId="64D8FDED" w14:textId="546F358E" w:rsidR="002153BC" w:rsidRPr="00D2471B" w:rsidRDefault="002153BC" w:rsidP="008A72F2">
            <w:pPr>
              <w:pStyle w:val="ListParagraph"/>
              <w:numPr>
                <w:ilvl w:val="0"/>
                <w:numId w:val="23"/>
              </w:numPr>
              <w:spacing w:after="0" w:line="240" w:lineRule="auto"/>
              <w:ind w:left="110" w:hanging="55"/>
              <w:jc w:val="left"/>
              <w:rPr>
                <w:ins w:id="1775" w:author="SCHECK Oliver" w:date="2026-09-10T19:54:00Z" w16du:dateUtc="2026-09-10T17:54:00Z"/>
                <w:sz w:val="18"/>
                <w:szCs w:val="18"/>
              </w:rPr>
            </w:pPr>
            <w:ins w:id="1776" w:author="SCHECK Oliver" w:date="2026-09-10T19:54:00Z" w16du:dateUtc="2026-09-10T17:54:00Z">
              <w:r w:rsidRPr="00D2471B">
                <w:rPr>
                  <w:sz w:val="18"/>
                  <w:szCs w:val="18"/>
                </w:rPr>
                <w:t>Configuration Management</w:t>
              </w:r>
            </w:ins>
          </w:p>
          <w:p w14:paraId="1846A512" w14:textId="07911B82"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p w14:paraId="693758EC" w14:textId="77777777" w:rsidR="00A57E80" w:rsidRPr="00D2471B" w:rsidRDefault="00A57E80" w:rsidP="00730FF6">
            <w:pPr>
              <w:pStyle w:val="ListParagraph"/>
              <w:numPr>
                <w:ilvl w:val="0"/>
                <w:numId w:val="23"/>
              </w:numPr>
              <w:spacing w:after="0" w:line="240" w:lineRule="auto"/>
              <w:ind w:left="110" w:hanging="55"/>
              <w:jc w:val="left"/>
              <w:rPr>
                <w:sz w:val="18"/>
                <w:szCs w:val="18"/>
              </w:rPr>
            </w:pPr>
            <w:r w:rsidRPr="00D2471B">
              <w:rPr>
                <w:sz w:val="18"/>
                <w:szCs w:val="18"/>
              </w:rPr>
              <w:t>SRS Solution Policy and Product Portfolio Management</w:t>
            </w:r>
          </w:p>
        </w:tc>
        <w:tc>
          <w:tcPr>
            <w:tcW w:w="1531" w:type="dxa"/>
            <w:tcBorders>
              <w:bottom w:val="single" w:sz="4" w:space="0" w:color="auto"/>
            </w:tcBorders>
            <w:shd w:val="clear" w:color="auto" w:fill="FFFFFF" w:themeFill="background1"/>
            <w:vAlign w:val="center"/>
            <w:tcPrChange w:id="1777" w:author="SCHECK Oliver" w:date="2026-09-09T14:31:00Z" w16du:dateUtc="2026-09-09T12:31:00Z">
              <w:tcPr>
                <w:tcW w:w="1531" w:type="dxa"/>
                <w:gridSpan w:val="2"/>
                <w:tcBorders>
                  <w:bottom w:val="single" w:sz="4" w:space="0" w:color="auto"/>
                </w:tcBorders>
                <w:shd w:val="clear" w:color="auto" w:fill="FFFFFF" w:themeFill="background1"/>
                <w:vAlign w:val="center"/>
              </w:tcPr>
            </w:tcPrChange>
          </w:tcPr>
          <w:p w14:paraId="576DF9E4" w14:textId="329B93F1" w:rsidR="006B5ECC" w:rsidRPr="00AD0117" w:rsidRDefault="006B5ECC" w:rsidP="008A72F2">
            <w:pPr>
              <w:pStyle w:val="ListParagraph"/>
              <w:numPr>
                <w:ilvl w:val="0"/>
                <w:numId w:val="23"/>
              </w:numPr>
              <w:spacing w:after="0" w:line="240" w:lineRule="auto"/>
              <w:ind w:left="110" w:hanging="55"/>
              <w:jc w:val="left"/>
              <w:rPr>
                <w:ins w:id="1778" w:author="SCHECK Oliver" w:date="2026-09-15T11:01:00Z" w16du:dateUtc="2026-09-15T09:01:00Z"/>
                <w:sz w:val="18"/>
                <w:szCs w:val="18"/>
                <w:highlight w:val="cyan"/>
                <w:rPrChange w:id="1779" w:author="SCHECK Oliver" w:date="2026-09-15T12:49:00Z" w16du:dateUtc="2026-09-15T10:49:00Z">
                  <w:rPr>
                    <w:ins w:id="1780" w:author="SCHECK Oliver" w:date="2026-09-15T11:01:00Z" w16du:dateUtc="2026-09-15T09:01:00Z"/>
                    <w:sz w:val="18"/>
                    <w:szCs w:val="18"/>
                  </w:rPr>
                </w:rPrChange>
              </w:rPr>
            </w:pPr>
            <w:ins w:id="1781" w:author="SCHECK Oliver" w:date="2026-09-15T11:01:00Z" w16du:dateUtc="2026-09-15T09:01:00Z">
              <w:r w:rsidRPr="00AD0117">
                <w:rPr>
                  <w:sz w:val="18"/>
                  <w:szCs w:val="18"/>
                  <w:highlight w:val="cyan"/>
                  <w:rPrChange w:id="1782" w:author="SCHECK Oliver" w:date="2026-09-15T12:49:00Z" w16du:dateUtc="2026-09-15T10:49:00Z">
                    <w:rPr>
                      <w:sz w:val="18"/>
                      <w:szCs w:val="18"/>
                    </w:rPr>
                  </w:rPrChange>
                </w:rPr>
                <w:t>**Project Quality Assurance</w:t>
              </w:r>
            </w:ins>
          </w:p>
          <w:p w14:paraId="0B5B52D5" w14:textId="5F40E3BF" w:rsidR="00A57E80" w:rsidRPr="00AD0117" w:rsidRDefault="00A57E80" w:rsidP="008A72F2">
            <w:pPr>
              <w:pStyle w:val="ListParagraph"/>
              <w:numPr>
                <w:ilvl w:val="0"/>
                <w:numId w:val="23"/>
              </w:numPr>
              <w:spacing w:after="0" w:line="240" w:lineRule="auto"/>
              <w:ind w:left="110" w:hanging="55"/>
              <w:jc w:val="left"/>
              <w:rPr>
                <w:sz w:val="18"/>
                <w:szCs w:val="18"/>
              </w:rPr>
            </w:pPr>
            <w:r w:rsidRPr="00AD0117">
              <w:rPr>
                <w:sz w:val="18"/>
                <w:szCs w:val="18"/>
              </w:rPr>
              <w:t>Project Risk Management</w:t>
            </w:r>
          </w:p>
        </w:tc>
      </w:tr>
      <w:tr w:rsidR="005C117C" w:rsidRPr="00D2471B" w14:paraId="59B2BEBD"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783"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784" w:author="SCHECK Oliver" w:date="2026-09-09T14:31:00Z" w16du:dateUtc="2026-09-09T12:31:00Z">
            <w:trPr>
              <w:gridAfter w:val="2"/>
              <w:wAfter w:w="10" w:type="dxa"/>
              <w:trHeight w:val="425"/>
            </w:trPr>
          </w:trPrChange>
        </w:trPr>
        <w:tc>
          <w:tcPr>
            <w:tcW w:w="567" w:type="dxa"/>
            <w:vMerge/>
            <w:tcBorders>
              <w:top w:val="single" w:sz="4" w:space="0" w:color="auto"/>
              <w:bottom w:val="single" w:sz="4" w:space="0" w:color="auto"/>
            </w:tcBorders>
            <w:vAlign w:val="center"/>
            <w:tcPrChange w:id="1785" w:author="SCHECK Oliver" w:date="2026-09-09T14:31:00Z" w16du:dateUtc="2026-09-09T12:31:00Z">
              <w:tcPr>
                <w:tcW w:w="567" w:type="dxa"/>
                <w:gridSpan w:val="2"/>
                <w:vMerge/>
                <w:vAlign w:val="center"/>
              </w:tcPr>
            </w:tcPrChange>
          </w:tcPr>
          <w:p w14:paraId="1CA19BEA" w14:textId="291B0B62" w:rsidR="00A57E80" w:rsidRPr="00D2471B" w:rsidRDefault="00A57E80" w:rsidP="008A72F2">
            <w:pPr>
              <w:spacing w:line="240" w:lineRule="auto"/>
              <w:jc w:val="center"/>
              <w:rPr>
                <w:sz w:val="18"/>
                <w:szCs w:val="18"/>
                <w:rPrChange w:id="1786" w:author="SCHECK Oliver" w:date="2026-09-15T08:53:00Z" w16du:dateUtc="2026-09-15T06:53:00Z">
                  <w:rPr>
                    <w:sz w:val="18"/>
                    <w:szCs w:val="18"/>
                    <w:lang w:val="it-IT"/>
                  </w:rPr>
                </w:rPrChange>
              </w:rPr>
            </w:pPr>
          </w:p>
        </w:tc>
        <w:tc>
          <w:tcPr>
            <w:tcW w:w="2127" w:type="dxa"/>
            <w:vMerge/>
            <w:tcBorders>
              <w:top w:val="single" w:sz="4" w:space="0" w:color="auto"/>
              <w:bottom w:val="single" w:sz="4" w:space="0" w:color="auto"/>
            </w:tcBorders>
            <w:vAlign w:val="center"/>
            <w:tcPrChange w:id="1787" w:author="SCHECK Oliver" w:date="2026-09-09T14:31:00Z" w16du:dateUtc="2026-09-09T12:31:00Z">
              <w:tcPr>
                <w:tcW w:w="2127" w:type="dxa"/>
                <w:gridSpan w:val="2"/>
                <w:vMerge/>
                <w:vAlign w:val="center"/>
              </w:tcPr>
            </w:tcPrChange>
          </w:tcPr>
          <w:p w14:paraId="06BFF5B9"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788"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0D427FF8" w14:textId="10100B7D"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Engineering Management Plan (EMP)</w:t>
            </w:r>
          </w:p>
        </w:tc>
        <w:tc>
          <w:tcPr>
            <w:tcW w:w="1123" w:type="dxa"/>
            <w:tcBorders>
              <w:top w:val="single" w:sz="4" w:space="0" w:color="auto"/>
              <w:left w:val="double" w:sz="4" w:space="0" w:color="auto"/>
              <w:bottom w:val="single" w:sz="4" w:space="0" w:color="auto"/>
            </w:tcBorders>
            <w:shd w:val="clear" w:color="auto" w:fill="FFFFFF" w:themeFill="background1"/>
            <w:vAlign w:val="center"/>
            <w:tcPrChange w:id="1789" w:author="SCHECK Oliver" w:date="2026-09-09T14:31:00Z" w16du:dateUtc="2026-09-09T12:31:00Z">
              <w:tcPr>
                <w:tcW w:w="1123" w:type="dxa"/>
                <w:gridSpan w:val="2"/>
                <w:tcBorders>
                  <w:top w:val="single" w:sz="4" w:space="0" w:color="auto"/>
                  <w:left w:val="double" w:sz="4" w:space="0" w:color="auto"/>
                  <w:bottom w:val="single" w:sz="4" w:space="0" w:color="auto"/>
                </w:tcBorders>
                <w:shd w:val="clear" w:color="auto" w:fill="FFFFFF" w:themeFill="background1"/>
                <w:vAlign w:val="center"/>
              </w:tcPr>
            </w:tcPrChange>
          </w:tcPr>
          <w:p w14:paraId="4B3404B1"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Change w:id="1790" w:author="SCHECK Oliver" w:date="2026-09-09T14:31:00Z" w16du:dateUtc="2026-09-09T12:31:00Z">
              <w:tcPr>
                <w:tcW w:w="1837" w:type="dxa"/>
                <w:gridSpan w:val="2"/>
                <w:tcBorders>
                  <w:top w:val="single" w:sz="4" w:space="0" w:color="auto"/>
                  <w:bottom w:val="single" w:sz="4" w:space="0" w:color="auto"/>
                </w:tcBorders>
                <w:shd w:val="clear" w:color="auto" w:fill="FFFFFF" w:themeFill="background1"/>
                <w:vAlign w:val="center"/>
              </w:tcPr>
            </w:tcPrChange>
          </w:tcPr>
          <w:p w14:paraId="25A4CB9A"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Change w:id="1791" w:author="SCHECK Oliver" w:date="2026-09-09T14:31:00Z" w16du:dateUtc="2026-09-09T12:31:00Z">
              <w:tcPr>
                <w:tcW w:w="2840" w:type="dxa"/>
                <w:tcBorders>
                  <w:top w:val="single" w:sz="4" w:space="0" w:color="auto"/>
                  <w:bottom w:val="single" w:sz="4" w:space="0" w:color="auto"/>
                </w:tcBorders>
                <w:shd w:val="clear" w:color="auto" w:fill="FFFFFF" w:themeFill="background1"/>
                <w:vAlign w:val="center"/>
              </w:tcPr>
            </w:tcPrChange>
          </w:tcPr>
          <w:p w14:paraId="1F64E874" w14:textId="62E61250" w:rsidR="00232A99" w:rsidRPr="00D2471B" w:rsidRDefault="00232A99" w:rsidP="008A72F2">
            <w:pPr>
              <w:pStyle w:val="ListParagraph"/>
              <w:numPr>
                <w:ilvl w:val="0"/>
                <w:numId w:val="23"/>
              </w:numPr>
              <w:spacing w:after="0" w:line="240" w:lineRule="auto"/>
              <w:ind w:left="110" w:hanging="55"/>
              <w:jc w:val="left"/>
              <w:rPr>
                <w:ins w:id="1792" w:author="SCHECK Oliver" w:date="2026-09-10T19:54:00Z" w16du:dateUtc="2026-09-10T17:54:00Z"/>
                <w:sz w:val="18"/>
                <w:szCs w:val="18"/>
              </w:rPr>
            </w:pPr>
            <w:ins w:id="1793" w:author="SCHECK Oliver" w:date="2026-09-10T19:54:00Z" w16du:dateUtc="2026-09-10T17:54:00Z">
              <w:r w:rsidRPr="00D2471B">
                <w:rPr>
                  <w:sz w:val="18"/>
                  <w:szCs w:val="18"/>
                </w:rPr>
                <w:t>Configuration Management</w:t>
              </w:r>
            </w:ins>
          </w:p>
          <w:p w14:paraId="3E23897E" w14:textId="6530E242"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RAMS</w:t>
            </w:r>
          </w:p>
          <w:p w14:paraId="745E899A"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Change w:id="1794" w:author="SCHECK Oliver" w:date="2026-09-09T14:31:00Z" w16du:dateUtc="2026-09-09T12:31:00Z">
              <w:tcPr>
                <w:tcW w:w="1531" w:type="dxa"/>
                <w:gridSpan w:val="2"/>
                <w:tcBorders>
                  <w:top w:val="single" w:sz="4" w:space="0" w:color="auto"/>
                  <w:bottom w:val="single" w:sz="4" w:space="0" w:color="auto"/>
                </w:tcBorders>
                <w:shd w:val="clear" w:color="auto" w:fill="FFFFFF" w:themeFill="background1"/>
                <w:vAlign w:val="center"/>
              </w:tcPr>
            </w:tcPrChange>
          </w:tcPr>
          <w:p w14:paraId="69D1C930" w14:textId="77777777" w:rsidR="00A57E80" w:rsidRPr="00AD0117" w:rsidRDefault="00A57E80" w:rsidP="008A72F2">
            <w:pPr>
              <w:pStyle w:val="ListParagraph"/>
              <w:numPr>
                <w:ilvl w:val="0"/>
                <w:numId w:val="23"/>
              </w:numPr>
              <w:spacing w:after="0" w:line="240" w:lineRule="auto"/>
              <w:ind w:left="110" w:hanging="55"/>
              <w:jc w:val="left"/>
              <w:rPr>
                <w:sz w:val="18"/>
                <w:szCs w:val="18"/>
              </w:rPr>
            </w:pPr>
            <w:r w:rsidRPr="00AD0117">
              <w:rPr>
                <w:sz w:val="18"/>
                <w:szCs w:val="18"/>
              </w:rPr>
              <w:t>Project Management</w:t>
            </w:r>
          </w:p>
          <w:p w14:paraId="3020142D" w14:textId="77777777" w:rsidR="00A57E80" w:rsidRPr="00AD0117" w:rsidRDefault="00A57E80" w:rsidP="008A72F2">
            <w:pPr>
              <w:pStyle w:val="ListParagraph"/>
              <w:numPr>
                <w:ilvl w:val="0"/>
                <w:numId w:val="23"/>
              </w:numPr>
              <w:spacing w:after="0" w:line="240" w:lineRule="auto"/>
              <w:ind w:left="110" w:hanging="55"/>
              <w:jc w:val="left"/>
              <w:rPr>
                <w:sz w:val="18"/>
                <w:szCs w:val="18"/>
              </w:rPr>
            </w:pPr>
            <w:r w:rsidRPr="00AD0117">
              <w:rPr>
                <w:sz w:val="18"/>
                <w:szCs w:val="18"/>
              </w:rPr>
              <w:t>Project Quality Assurance</w:t>
            </w:r>
          </w:p>
        </w:tc>
      </w:tr>
      <w:tr w:rsidR="005C117C" w:rsidRPr="00D2471B" w14:paraId="54A4D3AB"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795"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796" w:author="SCHECK Oliver" w:date="2026-09-09T14:31:00Z" w16du:dateUtc="2026-09-09T12:31:00Z">
            <w:trPr>
              <w:gridAfter w:val="2"/>
              <w:wAfter w:w="10" w:type="dxa"/>
              <w:trHeight w:val="425"/>
            </w:trPr>
          </w:trPrChange>
        </w:trPr>
        <w:tc>
          <w:tcPr>
            <w:tcW w:w="567" w:type="dxa"/>
            <w:vMerge/>
            <w:tcBorders>
              <w:top w:val="single" w:sz="4" w:space="0" w:color="auto"/>
              <w:bottom w:val="single" w:sz="4" w:space="0" w:color="auto"/>
            </w:tcBorders>
            <w:vAlign w:val="center"/>
            <w:tcPrChange w:id="1797" w:author="SCHECK Oliver" w:date="2026-09-09T14:31:00Z" w16du:dateUtc="2026-09-09T12:31:00Z">
              <w:tcPr>
                <w:tcW w:w="567" w:type="dxa"/>
                <w:gridSpan w:val="2"/>
                <w:vMerge/>
                <w:vAlign w:val="center"/>
              </w:tcPr>
            </w:tcPrChange>
          </w:tcPr>
          <w:p w14:paraId="394C41EF" w14:textId="77777777" w:rsidR="00A57E80" w:rsidRPr="00D2471B" w:rsidRDefault="00A57E80" w:rsidP="008A72F2">
            <w:pPr>
              <w:spacing w:line="240" w:lineRule="auto"/>
              <w:rPr>
                <w:sz w:val="18"/>
                <w:szCs w:val="18"/>
              </w:rPr>
            </w:pPr>
          </w:p>
        </w:tc>
        <w:tc>
          <w:tcPr>
            <w:tcW w:w="2127" w:type="dxa"/>
            <w:vMerge/>
            <w:tcBorders>
              <w:top w:val="single" w:sz="4" w:space="0" w:color="auto"/>
              <w:bottom w:val="single" w:sz="4" w:space="0" w:color="auto"/>
            </w:tcBorders>
            <w:vAlign w:val="center"/>
            <w:tcPrChange w:id="1798" w:author="SCHECK Oliver" w:date="2026-09-09T14:31:00Z" w16du:dateUtc="2026-09-09T12:31:00Z">
              <w:tcPr>
                <w:tcW w:w="2127" w:type="dxa"/>
                <w:gridSpan w:val="2"/>
                <w:vMerge/>
                <w:vAlign w:val="center"/>
              </w:tcPr>
            </w:tcPrChange>
          </w:tcPr>
          <w:p w14:paraId="3D8A4F88"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799"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7E19E8D9" w14:textId="7AAB9DFC"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Engineering Master Schedule (EMS)</w:t>
            </w:r>
          </w:p>
        </w:tc>
        <w:tc>
          <w:tcPr>
            <w:tcW w:w="1123" w:type="dxa"/>
            <w:tcBorders>
              <w:top w:val="single" w:sz="4" w:space="0" w:color="auto"/>
              <w:left w:val="double" w:sz="4" w:space="0" w:color="auto"/>
              <w:bottom w:val="single" w:sz="4" w:space="0" w:color="auto"/>
            </w:tcBorders>
            <w:shd w:val="clear" w:color="auto" w:fill="FFFFFF" w:themeFill="background1"/>
            <w:vAlign w:val="center"/>
            <w:tcPrChange w:id="1800" w:author="SCHECK Oliver" w:date="2026-09-09T14:31:00Z" w16du:dateUtc="2026-09-09T12:31:00Z">
              <w:tcPr>
                <w:tcW w:w="1123" w:type="dxa"/>
                <w:gridSpan w:val="2"/>
                <w:tcBorders>
                  <w:top w:val="single" w:sz="4" w:space="0" w:color="auto"/>
                  <w:left w:val="double" w:sz="4" w:space="0" w:color="auto"/>
                  <w:bottom w:val="single" w:sz="4" w:space="0" w:color="auto"/>
                </w:tcBorders>
                <w:shd w:val="clear" w:color="auto" w:fill="FFFFFF" w:themeFill="background1"/>
                <w:vAlign w:val="center"/>
              </w:tcPr>
            </w:tcPrChange>
          </w:tcPr>
          <w:p w14:paraId="4306C1DF"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Change w:id="1801" w:author="SCHECK Oliver" w:date="2026-09-09T14:31:00Z" w16du:dateUtc="2026-09-09T12:31:00Z">
              <w:tcPr>
                <w:tcW w:w="1837" w:type="dxa"/>
                <w:gridSpan w:val="2"/>
                <w:tcBorders>
                  <w:top w:val="single" w:sz="4" w:space="0" w:color="auto"/>
                  <w:bottom w:val="single" w:sz="4" w:space="0" w:color="auto"/>
                </w:tcBorders>
                <w:shd w:val="clear" w:color="auto" w:fill="FFFFFF" w:themeFill="background1"/>
                <w:vAlign w:val="center"/>
              </w:tcPr>
            </w:tcPrChange>
          </w:tcPr>
          <w:p w14:paraId="7548575C"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Change w:id="1802" w:author="SCHECK Oliver" w:date="2026-09-09T14:31:00Z" w16du:dateUtc="2026-09-09T12:31:00Z">
              <w:tcPr>
                <w:tcW w:w="2840" w:type="dxa"/>
                <w:tcBorders>
                  <w:top w:val="single" w:sz="4" w:space="0" w:color="auto"/>
                  <w:bottom w:val="single" w:sz="4" w:space="0" w:color="auto"/>
                </w:tcBorders>
                <w:shd w:val="clear" w:color="auto" w:fill="FFFFFF" w:themeFill="background1"/>
                <w:vAlign w:val="center"/>
              </w:tcPr>
            </w:tcPrChange>
          </w:tcPr>
          <w:p w14:paraId="734C4BF8" w14:textId="3790CF0A" w:rsidR="00A57E80" w:rsidRPr="00D2471B" w:rsidDel="009C64AD" w:rsidRDefault="00A57E80" w:rsidP="009C64AD">
            <w:pPr>
              <w:pStyle w:val="ListParagraph"/>
              <w:numPr>
                <w:ilvl w:val="0"/>
                <w:numId w:val="23"/>
              </w:numPr>
              <w:spacing w:after="0" w:line="240" w:lineRule="auto"/>
              <w:ind w:left="110" w:hanging="55"/>
              <w:jc w:val="left"/>
              <w:rPr>
                <w:del w:id="1803" w:author="SCHECK Oliver" w:date="2026-09-10T15:46:00Z" w16du:dateUtc="2026-09-10T13:46:00Z"/>
                <w:sz w:val="18"/>
                <w:szCs w:val="18"/>
              </w:rPr>
            </w:pPr>
            <w:commentRangeStart w:id="1804"/>
            <w:commentRangeStart w:id="1805"/>
            <w:del w:id="1806" w:author="SCHECK Oliver" w:date="2026-09-10T15:46:00Z" w16du:dateUtc="2026-09-10T13:46:00Z">
              <w:r w:rsidRPr="00D2471B" w:rsidDel="009C64AD">
                <w:rPr>
                  <w:sz w:val="18"/>
                  <w:szCs w:val="18"/>
                </w:rPr>
                <w:delText>Research and Innovation</w:delText>
              </w:r>
            </w:del>
          </w:p>
          <w:p w14:paraId="510B6A7F"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Operations Integrated Planning</w:t>
            </w:r>
            <w:commentRangeEnd w:id="1804"/>
            <w:r w:rsidR="00247EED" w:rsidRPr="00D2471B">
              <w:rPr>
                <w:rStyle w:val="CommentReference"/>
                <w:sz w:val="18"/>
                <w:szCs w:val="18"/>
              </w:rPr>
              <w:commentReference w:id="1804"/>
            </w:r>
            <w:commentRangeEnd w:id="1805"/>
            <w:r w:rsidR="00160269" w:rsidRPr="00D2471B">
              <w:rPr>
                <w:rStyle w:val="CommentReference"/>
                <w:sz w:val="18"/>
                <w:szCs w:val="18"/>
              </w:rPr>
              <w:commentReference w:id="1805"/>
            </w:r>
          </w:p>
        </w:tc>
        <w:tc>
          <w:tcPr>
            <w:tcW w:w="1531" w:type="dxa"/>
            <w:tcBorders>
              <w:top w:val="single" w:sz="4" w:space="0" w:color="auto"/>
              <w:bottom w:val="single" w:sz="4" w:space="0" w:color="auto"/>
            </w:tcBorders>
            <w:shd w:val="clear" w:color="auto" w:fill="FFFFFF" w:themeFill="background1"/>
            <w:vAlign w:val="center"/>
            <w:tcPrChange w:id="1807" w:author="SCHECK Oliver" w:date="2026-09-09T14:31:00Z" w16du:dateUtc="2026-09-09T12:31:00Z">
              <w:tcPr>
                <w:tcW w:w="1531" w:type="dxa"/>
                <w:gridSpan w:val="2"/>
                <w:tcBorders>
                  <w:top w:val="single" w:sz="4" w:space="0" w:color="auto"/>
                  <w:bottom w:val="single" w:sz="4" w:space="0" w:color="auto"/>
                </w:tcBorders>
                <w:shd w:val="clear" w:color="auto" w:fill="FFFFFF" w:themeFill="background1"/>
                <w:vAlign w:val="center"/>
              </w:tcPr>
            </w:tcPrChange>
          </w:tcPr>
          <w:p w14:paraId="3E01584A" w14:textId="77777777" w:rsidR="00A57E80" w:rsidRPr="00D2471B" w:rsidRDefault="00A57E80" w:rsidP="00E1377F">
            <w:pPr>
              <w:spacing w:after="0" w:line="240" w:lineRule="auto"/>
              <w:ind w:left="39"/>
              <w:jc w:val="center"/>
              <w:rPr>
                <w:sz w:val="18"/>
                <w:szCs w:val="18"/>
              </w:rPr>
            </w:pPr>
            <w:r w:rsidRPr="00D2471B">
              <w:rPr>
                <w:sz w:val="18"/>
                <w:szCs w:val="18"/>
              </w:rPr>
              <w:t>-</w:t>
            </w:r>
          </w:p>
        </w:tc>
      </w:tr>
      <w:tr w:rsidR="005C117C" w:rsidRPr="00D2471B" w14:paraId="5F75FB95"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808" w:author="SCHECK Oliver" w:date="2026-09-09T14:31:00Z" w16du:dateUtc="2026-09-09T12:31: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809" w:author="SCHECK Oliver" w:date="2026-09-09T14:31:00Z" w16du:dateUtc="2026-09-09T12:31:00Z">
            <w:trPr>
              <w:gridAfter w:val="2"/>
              <w:wAfter w:w="10" w:type="dxa"/>
              <w:trHeight w:val="425"/>
            </w:trPr>
          </w:trPrChange>
        </w:trPr>
        <w:tc>
          <w:tcPr>
            <w:tcW w:w="567" w:type="dxa"/>
            <w:vMerge/>
            <w:tcBorders>
              <w:top w:val="single" w:sz="4" w:space="0" w:color="auto"/>
            </w:tcBorders>
            <w:vAlign w:val="center"/>
            <w:tcPrChange w:id="1810" w:author="SCHECK Oliver" w:date="2026-09-09T14:31:00Z" w16du:dateUtc="2026-09-09T12:31:00Z">
              <w:tcPr>
                <w:tcW w:w="567" w:type="dxa"/>
                <w:gridSpan w:val="2"/>
                <w:vMerge/>
                <w:vAlign w:val="center"/>
              </w:tcPr>
            </w:tcPrChange>
          </w:tcPr>
          <w:p w14:paraId="52591738" w14:textId="77777777" w:rsidR="00A57E80" w:rsidRPr="00D2471B" w:rsidRDefault="00A57E80" w:rsidP="008A72F2">
            <w:pPr>
              <w:spacing w:line="240" w:lineRule="auto"/>
              <w:rPr>
                <w:sz w:val="18"/>
                <w:szCs w:val="18"/>
              </w:rPr>
            </w:pPr>
          </w:p>
        </w:tc>
        <w:tc>
          <w:tcPr>
            <w:tcW w:w="2127" w:type="dxa"/>
            <w:vMerge/>
            <w:tcBorders>
              <w:top w:val="single" w:sz="4" w:space="0" w:color="auto"/>
            </w:tcBorders>
            <w:vAlign w:val="center"/>
            <w:tcPrChange w:id="1811" w:author="SCHECK Oliver" w:date="2026-09-09T14:31:00Z" w16du:dateUtc="2026-09-09T12:31:00Z">
              <w:tcPr>
                <w:tcW w:w="2127" w:type="dxa"/>
                <w:gridSpan w:val="2"/>
                <w:vMerge/>
                <w:vAlign w:val="center"/>
              </w:tcPr>
            </w:tcPrChange>
          </w:tcPr>
          <w:p w14:paraId="3EDC9FDA"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812" w:author="SCHECK Oliver" w:date="2026-09-09T14:31:00Z" w16du:dateUtc="2026-09-09T12:31:00Z">
              <w:tcPr>
                <w:tcW w:w="3969" w:type="dxa"/>
                <w:gridSpan w:val="2"/>
                <w:tcBorders>
                  <w:top w:val="single" w:sz="4" w:space="0" w:color="auto"/>
                  <w:bottom w:val="single" w:sz="4" w:space="0" w:color="auto"/>
                  <w:right w:val="double" w:sz="4" w:space="0" w:color="auto"/>
                </w:tcBorders>
                <w:vAlign w:val="center"/>
              </w:tcPr>
            </w:tcPrChange>
          </w:tcPr>
          <w:p w14:paraId="30ED463D" w14:textId="3DB57599"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Interface Management Plan (IMP)</w:t>
            </w:r>
          </w:p>
        </w:tc>
        <w:tc>
          <w:tcPr>
            <w:tcW w:w="1123" w:type="dxa"/>
            <w:tcBorders>
              <w:top w:val="single" w:sz="4" w:space="0" w:color="auto"/>
              <w:left w:val="double" w:sz="4" w:space="0" w:color="auto"/>
            </w:tcBorders>
            <w:shd w:val="clear" w:color="auto" w:fill="FFFFFF" w:themeFill="background1"/>
            <w:vAlign w:val="center"/>
            <w:tcPrChange w:id="1813" w:author="SCHECK Oliver" w:date="2026-09-09T14:31:00Z" w16du:dateUtc="2026-09-09T12:31:00Z">
              <w:tcPr>
                <w:tcW w:w="1123" w:type="dxa"/>
                <w:gridSpan w:val="2"/>
                <w:tcBorders>
                  <w:top w:val="single" w:sz="4" w:space="0" w:color="auto"/>
                  <w:left w:val="double" w:sz="4" w:space="0" w:color="auto"/>
                </w:tcBorders>
                <w:shd w:val="clear" w:color="auto" w:fill="FFFFFF" w:themeFill="background1"/>
                <w:vAlign w:val="center"/>
              </w:tcPr>
            </w:tcPrChange>
          </w:tcPr>
          <w:p w14:paraId="19AC560C"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tcBorders>
            <w:shd w:val="clear" w:color="auto" w:fill="FFFFFF" w:themeFill="background1"/>
            <w:vAlign w:val="center"/>
            <w:tcPrChange w:id="1814" w:author="SCHECK Oliver" w:date="2026-09-09T14:31:00Z" w16du:dateUtc="2026-09-09T12:31:00Z">
              <w:tcPr>
                <w:tcW w:w="1837" w:type="dxa"/>
                <w:gridSpan w:val="2"/>
                <w:tcBorders>
                  <w:top w:val="single" w:sz="4" w:space="0" w:color="auto"/>
                </w:tcBorders>
                <w:shd w:val="clear" w:color="auto" w:fill="FFFFFF" w:themeFill="background1"/>
                <w:vAlign w:val="center"/>
              </w:tcPr>
            </w:tcPrChange>
          </w:tcPr>
          <w:p w14:paraId="036DD391"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tcBorders>
            <w:shd w:val="clear" w:color="auto" w:fill="FFFFFF" w:themeFill="background1"/>
            <w:vAlign w:val="center"/>
            <w:tcPrChange w:id="1815" w:author="SCHECK Oliver" w:date="2026-09-09T14:31:00Z" w16du:dateUtc="2026-09-09T12:31:00Z">
              <w:tcPr>
                <w:tcW w:w="2840" w:type="dxa"/>
                <w:tcBorders>
                  <w:top w:val="single" w:sz="4" w:space="0" w:color="auto"/>
                </w:tcBorders>
                <w:shd w:val="clear" w:color="auto" w:fill="FFFFFF" w:themeFill="background1"/>
                <w:vAlign w:val="center"/>
              </w:tcPr>
            </w:tcPrChange>
          </w:tcPr>
          <w:p w14:paraId="275A26E9"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tcBorders>
            <w:shd w:val="clear" w:color="auto" w:fill="FFFFFF" w:themeFill="background1"/>
            <w:vAlign w:val="center"/>
            <w:tcPrChange w:id="1816" w:author="SCHECK Oliver" w:date="2026-09-09T14:31:00Z" w16du:dateUtc="2026-09-09T12:31:00Z">
              <w:tcPr>
                <w:tcW w:w="1531" w:type="dxa"/>
                <w:gridSpan w:val="2"/>
                <w:tcBorders>
                  <w:top w:val="single" w:sz="4" w:space="0" w:color="auto"/>
                </w:tcBorders>
                <w:shd w:val="clear" w:color="auto" w:fill="FFFFFF" w:themeFill="background1"/>
                <w:vAlign w:val="center"/>
              </w:tcPr>
            </w:tcPrChange>
          </w:tcPr>
          <w:p w14:paraId="48938C30" w14:textId="77777777" w:rsidR="00A57E80" w:rsidRPr="00D2471B" w:rsidRDefault="00A57E80" w:rsidP="00730FF6">
            <w:pPr>
              <w:spacing w:after="0" w:line="240" w:lineRule="auto"/>
              <w:ind w:left="39"/>
              <w:jc w:val="center"/>
              <w:rPr>
                <w:sz w:val="18"/>
                <w:szCs w:val="18"/>
                <w:rPrChange w:id="1817" w:author="SCHECK Oliver" w:date="2026-09-15T08:53:00Z" w16du:dateUtc="2026-09-15T06:53:00Z">
                  <w:rPr>
                    <w:sz w:val="18"/>
                    <w:szCs w:val="18"/>
                    <w:lang w:val="fr-FR"/>
                  </w:rPr>
                </w:rPrChange>
              </w:rPr>
            </w:pPr>
            <w:r w:rsidRPr="00D2471B">
              <w:rPr>
                <w:sz w:val="18"/>
                <w:szCs w:val="18"/>
              </w:rPr>
              <w:t>-</w:t>
            </w:r>
          </w:p>
        </w:tc>
      </w:tr>
      <w:tr w:rsidR="005C117C" w:rsidRPr="00D2471B" w14:paraId="68DF2576" w14:textId="77777777" w:rsidTr="00C931E1">
        <w:trPr>
          <w:gridAfter w:val="1"/>
          <w:wAfter w:w="10" w:type="dxa"/>
          <w:trHeight w:val="425"/>
        </w:trPr>
        <w:tc>
          <w:tcPr>
            <w:tcW w:w="567" w:type="dxa"/>
            <w:vMerge/>
            <w:vAlign w:val="center"/>
          </w:tcPr>
          <w:p w14:paraId="4C415D6B" w14:textId="77777777" w:rsidR="00A57E80" w:rsidRPr="00D2471B" w:rsidRDefault="00A57E80" w:rsidP="008A72F2">
            <w:pPr>
              <w:spacing w:line="240" w:lineRule="auto"/>
              <w:rPr>
                <w:sz w:val="18"/>
                <w:szCs w:val="18"/>
              </w:rPr>
            </w:pPr>
          </w:p>
        </w:tc>
        <w:tc>
          <w:tcPr>
            <w:tcW w:w="2127" w:type="dxa"/>
            <w:vMerge/>
            <w:vAlign w:val="center"/>
          </w:tcPr>
          <w:p w14:paraId="02A9A6FE"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1781EF0" w14:textId="7B5C2ECF"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Maintenance Plans</w:t>
            </w:r>
          </w:p>
        </w:tc>
        <w:tc>
          <w:tcPr>
            <w:tcW w:w="1123" w:type="dxa"/>
            <w:tcBorders>
              <w:left w:val="double" w:sz="4" w:space="0" w:color="auto"/>
            </w:tcBorders>
            <w:shd w:val="clear" w:color="auto" w:fill="FFFFFF" w:themeFill="background1"/>
            <w:vAlign w:val="center"/>
          </w:tcPr>
          <w:p w14:paraId="3847ADAA"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30DE2063"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48D3055"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478419D3"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shd w:val="clear" w:color="auto" w:fill="FFFFFF" w:themeFill="background1"/>
            <w:vAlign w:val="center"/>
          </w:tcPr>
          <w:p w14:paraId="31DF918A" w14:textId="77777777" w:rsidR="00A57E80" w:rsidRPr="00D2471B" w:rsidRDefault="00A57E80" w:rsidP="00730FF6">
            <w:pPr>
              <w:spacing w:after="0" w:line="240" w:lineRule="auto"/>
              <w:ind w:left="39"/>
              <w:jc w:val="center"/>
              <w:rPr>
                <w:sz w:val="18"/>
                <w:szCs w:val="18"/>
              </w:rPr>
            </w:pPr>
            <w:r w:rsidRPr="00D2471B">
              <w:rPr>
                <w:sz w:val="18"/>
                <w:szCs w:val="18"/>
              </w:rPr>
              <w:t>-</w:t>
            </w:r>
          </w:p>
        </w:tc>
      </w:tr>
      <w:tr w:rsidR="005C117C" w:rsidRPr="00D2471B" w14:paraId="3B0F21C7" w14:textId="77777777" w:rsidTr="00C931E1">
        <w:trPr>
          <w:gridAfter w:val="1"/>
          <w:wAfter w:w="10" w:type="dxa"/>
          <w:trHeight w:val="425"/>
        </w:trPr>
        <w:tc>
          <w:tcPr>
            <w:tcW w:w="567" w:type="dxa"/>
            <w:vMerge/>
            <w:vAlign w:val="center"/>
          </w:tcPr>
          <w:p w14:paraId="53AD00E6" w14:textId="77777777" w:rsidR="00A57E80" w:rsidRPr="00D2471B" w:rsidRDefault="00A57E80" w:rsidP="008A72F2">
            <w:pPr>
              <w:spacing w:line="240" w:lineRule="auto"/>
              <w:rPr>
                <w:sz w:val="18"/>
                <w:szCs w:val="18"/>
              </w:rPr>
            </w:pPr>
          </w:p>
        </w:tc>
        <w:tc>
          <w:tcPr>
            <w:tcW w:w="2127" w:type="dxa"/>
            <w:vMerge/>
            <w:vAlign w:val="center"/>
          </w:tcPr>
          <w:p w14:paraId="2F085A03"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E71F27D" w14:textId="0CB63BA1"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Requirements Management Plan (RMP)</w:t>
            </w:r>
          </w:p>
        </w:tc>
        <w:tc>
          <w:tcPr>
            <w:tcW w:w="1123" w:type="dxa"/>
            <w:tcBorders>
              <w:left w:val="double" w:sz="4" w:space="0" w:color="auto"/>
            </w:tcBorders>
            <w:shd w:val="clear" w:color="auto" w:fill="FFFFFF" w:themeFill="background1"/>
            <w:vAlign w:val="center"/>
          </w:tcPr>
          <w:p w14:paraId="2470979A"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0E74C1E5"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303F2497"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016B89C1"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Project Validation</w:t>
            </w:r>
          </w:p>
          <w:p w14:paraId="15905CE0"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RAMS</w:t>
            </w:r>
          </w:p>
          <w:p w14:paraId="5E47B3D9"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shd w:val="clear" w:color="auto" w:fill="FFFFFF" w:themeFill="background1"/>
            <w:vAlign w:val="center"/>
          </w:tcPr>
          <w:p w14:paraId="7FCB7331" w14:textId="77777777" w:rsidR="00A57E80" w:rsidRPr="00D2471B" w:rsidRDefault="00A57E80" w:rsidP="008A72F2">
            <w:pPr>
              <w:pStyle w:val="ListParagraph"/>
              <w:numPr>
                <w:ilvl w:val="0"/>
                <w:numId w:val="23"/>
              </w:numPr>
              <w:spacing w:after="0" w:line="240" w:lineRule="auto"/>
              <w:ind w:left="110" w:hanging="55"/>
              <w:jc w:val="left"/>
              <w:rPr>
                <w:sz w:val="18"/>
                <w:szCs w:val="18"/>
                <w:rPrChange w:id="1818" w:author="SCHECK Oliver" w:date="2026-09-15T08:53:00Z" w16du:dateUtc="2026-09-15T06:53:00Z">
                  <w:rPr>
                    <w:sz w:val="18"/>
                    <w:szCs w:val="18"/>
                    <w:lang w:val="fr-FR"/>
                  </w:rPr>
                </w:rPrChange>
              </w:rPr>
            </w:pPr>
            <w:r w:rsidRPr="00D2471B">
              <w:rPr>
                <w:sz w:val="18"/>
                <w:szCs w:val="18"/>
              </w:rPr>
              <w:t>Project Quality Assurance</w:t>
            </w:r>
          </w:p>
        </w:tc>
      </w:tr>
      <w:tr w:rsidR="005C117C" w:rsidRPr="00D2471B" w14:paraId="472009D0" w14:textId="77777777" w:rsidTr="00C931E1">
        <w:trPr>
          <w:gridAfter w:val="1"/>
          <w:wAfter w:w="10" w:type="dxa"/>
          <w:trHeight w:val="425"/>
        </w:trPr>
        <w:tc>
          <w:tcPr>
            <w:tcW w:w="567" w:type="dxa"/>
            <w:vMerge/>
            <w:vAlign w:val="center"/>
          </w:tcPr>
          <w:p w14:paraId="4E8F9640" w14:textId="77777777" w:rsidR="00A57E80" w:rsidRPr="00D2471B" w:rsidRDefault="00A57E80" w:rsidP="008A72F2">
            <w:pPr>
              <w:spacing w:line="240" w:lineRule="auto"/>
              <w:rPr>
                <w:sz w:val="18"/>
                <w:szCs w:val="18"/>
              </w:rPr>
            </w:pPr>
          </w:p>
        </w:tc>
        <w:tc>
          <w:tcPr>
            <w:tcW w:w="2127" w:type="dxa"/>
            <w:vMerge/>
            <w:vAlign w:val="center"/>
          </w:tcPr>
          <w:p w14:paraId="7583EF9C"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18C361F" w14:textId="12C364CE"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Test Plan</w:t>
            </w:r>
          </w:p>
        </w:tc>
        <w:tc>
          <w:tcPr>
            <w:tcW w:w="1123" w:type="dxa"/>
            <w:tcBorders>
              <w:left w:val="double" w:sz="4" w:space="0" w:color="auto"/>
            </w:tcBorders>
            <w:shd w:val="clear" w:color="auto" w:fill="FFFFFF" w:themeFill="background1"/>
            <w:vAlign w:val="center"/>
          </w:tcPr>
          <w:p w14:paraId="5B05263E"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6F98F056"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9490EF3"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shd w:val="clear" w:color="auto" w:fill="FFFFFF" w:themeFill="background1"/>
            <w:vAlign w:val="center"/>
          </w:tcPr>
          <w:p w14:paraId="62CF55EB" w14:textId="77777777" w:rsidR="00A57E80" w:rsidRPr="00D2471B" w:rsidRDefault="00A57E80" w:rsidP="008A72F2">
            <w:pPr>
              <w:spacing w:after="0" w:line="240" w:lineRule="auto"/>
              <w:ind w:left="39"/>
              <w:jc w:val="center"/>
              <w:rPr>
                <w:sz w:val="18"/>
                <w:szCs w:val="18"/>
              </w:rPr>
            </w:pPr>
            <w:r w:rsidRPr="00D2471B">
              <w:rPr>
                <w:sz w:val="18"/>
                <w:szCs w:val="18"/>
              </w:rPr>
              <w:t>-</w:t>
            </w:r>
          </w:p>
        </w:tc>
      </w:tr>
      <w:tr w:rsidR="005C117C" w:rsidRPr="00D2471B" w14:paraId="56946AB3" w14:textId="77777777" w:rsidTr="00C931E1">
        <w:trPr>
          <w:gridAfter w:val="1"/>
          <w:wAfter w:w="10" w:type="dxa"/>
          <w:trHeight w:val="425"/>
        </w:trPr>
        <w:tc>
          <w:tcPr>
            <w:tcW w:w="567" w:type="dxa"/>
            <w:vMerge/>
            <w:vAlign w:val="center"/>
          </w:tcPr>
          <w:p w14:paraId="33254A8D" w14:textId="77777777" w:rsidR="00A57E80" w:rsidRPr="00D2471B" w:rsidRDefault="00A57E80" w:rsidP="008A72F2">
            <w:pPr>
              <w:spacing w:line="240" w:lineRule="auto"/>
              <w:rPr>
                <w:sz w:val="18"/>
                <w:szCs w:val="18"/>
              </w:rPr>
            </w:pPr>
          </w:p>
        </w:tc>
        <w:tc>
          <w:tcPr>
            <w:tcW w:w="2127" w:type="dxa"/>
            <w:vMerge/>
            <w:vAlign w:val="center"/>
          </w:tcPr>
          <w:p w14:paraId="38A9E2D5"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86FD686" w14:textId="4CD8A7D8"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Time and Cost forecast for new/updated platform</w:t>
            </w:r>
          </w:p>
        </w:tc>
        <w:tc>
          <w:tcPr>
            <w:tcW w:w="1123" w:type="dxa"/>
            <w:tcBorders>
              <w:left w:val="double" w:sz="4" w:space="0" w:color="auto"/>
            </w:tcBorders>
            <w:shd w:val="clear" w:color="auto" w:fill="FFFFFF" w:themeFill="background1"/>
            <w:vAlign w:val="center"/>
          </w:tcPr>
          <w:p w14:paraId="2585C805"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18572C87"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6354002C"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tc>
        <w:tc>
          <w:tcPr>
            <w:tcW w:w="1531" w:type="dxa"/>
            <w:shd w:val="clear" w:color="auto" w:fill="FFFFFF" w:themeFill="background1"/>
            <w:vAlign w:val="center"/>
          </w:tcPr>
          <w:p w14:paraId="28977C9D" w14:textId="77777777" w:rsidR="00A57E80" w:rsidRPr="00D2471B" w:rsidRDefault="00A57E80" w:rsidP="008A72F2">
            <w:pPr>
              <w:spacing w:after="0" w:line="240" w:lineRule="auto"/>
              <w:ind w:left="39"/>
              <w:jc w:val="center"/>
              <w:rPr>
                <w:sz w:val="18"/>
                <w:szCs w:val="18"/>
              </w:rPr>
            </w:pPr>
            <w:r w:rsidRPr="00D2471B">
              <w:rPr>
                <w:sz w:val="18"/>
                <w:szCs w:val="18"/>
              </w:rPr>
              <w:t>-</w:t>
            </w:r>
          </w:p>
        </w:tc>
      </w:tr>
      <w:tr w:rsidR="005C117C" w:rsidRPr="00D2471B" w14:paraId="69ADB9CF" w14:textId="77777777" w:rsidTr="00C931E1">
        <w:trPr>
          <w:gridAfter w:val="1"/>
          <w:wAfter w:w="10" w:type="dxa"/>
          <w:trHeight w:val="425"/>
        </w:trPr>
        <w:tc>
          <w:tcPr>
            <w:tcW w:w="567" w:type="dxa"/>
            <w:vMerge/>
            <w:vAlign w:val="center"/>
          </w:tcPr>
          <w:p w14:paraId="16CE42CD" w14:textId="77777777" w:rsidR="00A57E80" w:rsidRPr="00D2471B" w:rsidRDefault="00A57E80" w:rsidP="008A72F2">
            <w:pPr>
              <w:spacing w:line="240" w:lineRule="auto"/>
              <w:rPr>
                <w:sz w:val="18"/>
                <w:szCs w:val="18"/>
              </w:rPr>
            </w:pPr>
          </w:p>
        </w:tc>
        <w:tc>
          <w:tcPr>
            <w:tcW w:w="2127" w:type="dxa"/>
            <w:vMerge/>
            <w:vAlign w:val="center"/>
          </w:tcPr>
          <w:p w14:paraId="01E569EC"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91D4618" w14:textId="52EED068"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Type Test Plan</w:t>
            </w:r>
          </w:p>
        </w:tc>
        <w:tc>
          <w:tcPr>
            <w:tcW w:w="1123" w:type="dxa"/>
            <w:tcBorders>
              <w:left w:val="double" w:sz="4" w:space="0" w:color="auto"/>
            </w:tcBorders>
            <w:shd w:val="clear" w:color="auto" w:fill="FFFFFF" w:themeFill="background1"/>
            <w:vAlign w:val="center"/>
          </w:tcPr>
          <w:p w14:paraId="5316EBE0"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3163C319"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B405DF0"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4F60A172"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shd w:val="clear" w:color="auto" w:fill="FFFFFF" w:themeFill="background1"/>
            <w:vAlign w:val="center"/>
          </w:tcPr>
          <w:p w14:paraId="2DD89A8C" w14:textId="2E9881A5" w:rsidR="00A57E80" w:rsidRPr="00D2471B" w:rsidRDefault="00A57E80" w:rsidP="001A27D8">
            <w:pPr>
              <w:spacing w:after="0" w:line="240" w:lineRule="auto"/>
              <w:ind w:left="39"/>
              <w:jc w:val="center"/>
              <w:rPr>
                <w:sz w:val="18"/>
                <w:szCs w:val="18"/>
              </w:rPr>
            </w:pPr>
            <w:r w:rsidRPr="00D2471B">
              <w:rPr>
                <w:sz w:val="18"/>
                <w:szCs w:val="18"/>
              </w:rPr>
              <w:t>-</w:t>
            </w:r>
          </w:p>
        </w:tc>
      </w:tr>
      <w:tr w:rsidR="005C117C" w:rsidRPr="00D2471B" w14:paraId="66CC5DC5" w14:textId="77777777" w:rsidTr="008E5B3D">
        <w:trPr>
          <w:gridAfter w:val="1"/>
          <w:wAfter w:w="10" w:type="dxa"/>
          <w:trHeight w:val="425"/>
        </w:trPr>
        <w:tc>
          <w:tcPr>
            <w:tcW w:w="567" w:type="dxa"/>
            <w:vMerge/>
            <w:tcBorders>
              <w:bottom w:val="single" w:sz="4" w:space="0" w:color="auto"/>
            </w:tcBorders>
            <w:vAlign w:val="center"/>
          </w:tcPr>
          <w:p w14:paraId="48BE28F1" w14:textId="77777777" w:rsidR="00A57E80" w:rsidRPr="00D2471B" w:rsidRDefault="00A57E80" w:rsidP="008A72F2">
            <w:pPr>
              <w:spacing w:line="240" w:lineRule="auto"/>
              <w:rPr>
                <w:sz w:val="18"/>
                <w:szCs w:val="18"/>
              </w:rPr>
            </w:pPr>
          </w:p>
        </w:tc>
        <w:tc>
          <w:tcPr>
            <w:tcW w:w="2127" w:type="dxa"/>
            <w:vMerge/>
            <w:tcBorders>
              <w:bottom w:val="single" w:sz="4" w:space="0" w:color="auto"/>
            </w:tcBorders>
            <w:vAlign w:val="center"/>
          </w:tcPr>
          <w:p w14:paraId="42359139"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1C111239" w14:textId="5E886616"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Verification and Validation (V&amp;V) Plan</w:t>
            </w:r>
          </w:p>
        </w:tc>
        <w:tc>
          <w:tcPr>
            <w:tcW w:w="1123" w:type="dxa"/>
            <w:tcBorders>
              <w:left w:val="double" w:sz="4" w:space="0" w:color="auto"/>
              <w:bottom w:val="single" w:sz="4" w:space="0" w:color="auto"/>
            </w:tcBorders>
            <w:shd w:val="clear" w:color="auto" w:fill="FFFFFF" w:themeFill="background1"/>
            <w:vAlign w:val="center"/>
          </w:tcPr>
          <w:p w14:paraId="55F4D85E"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bottom w:val="single" w:sz="4" w:space="0" w:color="auto"/>
            </w:tcBorders>
            <w:shd w:val="clear" w:color="auto" w:fill="FFFFFF" w:themeFill="background1"/>
            <w:vAlign w:val="center"/>
          </w:tcPr>
          <w:p w14:paraId="2D1D68D0"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bottom w:val="single" w:sz="4" w:space="0" w:color="auto"/>
            </w:tcBorders>
            <w:shd w:val="clear" w:color="auto" w:fill="FFFFFF" w:themeFill="background1"/>
            <w:vAlign w:val="center"/>
          </w:tcPr>
          <w:p w14:paraId="5C4AC528"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531" w:type="dxa"/>
            <w:tcBorders>
              <w:bottom w:val="single" w:sz="4" w:space="0" w:color="auto"/>
            </w:tcBorders>
            <w:shd w:val="clear" w:color="auto" w:fill="FFFFFF" w:themeFill="background1"/>
            <w:vAlign w:val="center"/>
          </w:tcPr>
          <w:p w14:paraId="3B7A8851"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5C117C" w:rsidRPr="00D2471B" w14:paraId="54BD1DF3" w14:textId="77777777" w:rsidTr="008E5B3D">
        <w:trPr>
          <w:gridAfter w:val="1"/>
          <w:wAfter w:w="10" w:type="dxa"/>
          <w:trHeight w:val="425"/>
        </w:trPr>
        <w:tc>
          <w:tcPr>
            <w:tcW w:w="567" w:type="dxa"/>
            <w:vMerge w:val="restart"/>
            <w:tcBorders>
              <w:top w:val="single" w:sz="4" w:space="0" w:color="auto"/>
              <w:bottom w:val="single" w:sz="4" w:space="0" w:color="auto"/>
            </w:tcBorders>
            <w:vAlign w:val="center"/>
          </w:tcPr>
          <w:p w14:paraId="7C0E04B8" w14:textId="527D3216" w:rsidR="00A54E3F" w:rsidRPr="00D2471B" w:rsidRDefault="00A54E3F" w:rsidP="00A54E3F">
            <w:pPr>
              <w:spacing w:after="0" w:line="240" w:lineRule="auto"/>
              <w:jc w:val="center"/>
              <w:rPr>
                <w:sz w:val="18"/>
                <w:szCs w:val="18"/>
              </w:rPr>
            </w:pPr>
            <w:r w:rsidRPr="00D2471B">
              <w:rPr>
                <w:sz w:val="18"/>
                <w:szCs w:val="18"/>
              </w:rPr>
              <w:t>O4</w:t>
            </w:r>
          </w:p>
        </w:tc>
        <w:tc>
          <w:tcPr>
            <w:tcW w:w="2127" w:type="dxa"/>
            <w:vMerge w:val="restart"/>
            <w:tcBorders>
              <w:top w:val="single" w:sz="4" w:space="0" w:color="auto"/>
              <w:bottom w:val="single" w:sz="4" w:space="0" w:color="auto"/>
            </w:tcBorders>
            <w:vAlign w:val="center"/>
          </w:tcPr>
          <w:p w14:paraId="40D7F763" w14:textId="25A4CA69" w:rsidR="00A54E3F" w:rsidRPr="00D2471B" w:rsidRDefault="00A54E3F" w:rsidP="00A54E3F">
            <w:pPr>
              <w:spacing w:after="0" w:line="240" w:lineRule="auto"/>
              <w:jc w:val="center"/>
              <w:rPr>
                <w:sz w:val="18"/>
                <w:szCs w:val="18"/>
                <w:rPrChange w:id="1819" w:author="SCHECK Oliver" w:date="2026-09-15T08:53:00Z" w16du:dateUtc="2026-09-15T06:53:00Z">
                  <w:rPr>
                    <w:sz w:val="18"/>
                    <w:szCs w:val="18"/>
                    <w:lang w:val="it-IT"/>
                  </w:rPr>
                </w:rPrChange>
              </w:rPr>
            </w:pPr>
            <w:r w:rsidRPr="00D2471B">
              <w:rPr>
                <w:sz w:val="18"/>
                <w:szCs w:val="18"/>
                <w:rPrChange w:id="1820" w:author="SCHECK Oliver" w:date="2026-09-15T08:53:00Z" w16du:dateUtc="2026-09-15T06:53:00Z">
                  <w:rPr>
                    <w:sz w:val="18"/>
                    <w:szCs w:val="18"/>
                    <w:lang w:val="it-IT"/>
                  </w:rPr>
                </w:rPrChange>
              </w:rPr>
              <w:t xml:space="preserve">Technical </w:t>
            </w:r>
            <w:r w:rsidRPr="00D2471B">
              <w:rPr>
                <w:sz w:val="18"/>
                <w:szCs w:val="18"/>
              </w:rPr>
              <w:t>Documentation</w:t>
            </w:r>
          </w:p>
        </w:tc>
        <w:tc>
          <w:tcPr>
            <w:tcW w:w="3969" w:type="dxa"/>
            <w:tcBorders>
              <w:top w:val="single" w:sz="4" w:space="0" w:color="auto"/>
              <w:bottom w:val="single" w:sz="4" w:space="0" w:color="auto"/>
              <w:right w:val="double" w:sz="4" w:space="0" w:color="auto"/>
            </w:tcBorders>
            <w:vAlign w:val="center"/>
          </w:tcPr>
          <w:p w14:paraId="383A6436" w14:textId="4C50AD44" w:rsidR="00A54E3F" w:rsidRPr="00D2471B" w:rsidRDefault="00A54E3F" w:rsidP="00A54E3F">
            <w:pPr>
              <w:pStyle w:val="ListParagraph"/>
              <w:numPr>
                <w:ilvl w:val="0"/>
                <w:numId w:val="23"/>
              </w:numPr>
              <w:spacing w:after="0" w:line="240" w:lineRule="auto"/>
              <w:ind w:left="110" w:hanging="55"/>
              <w:jc w:val="left"/>
              <w:rPr>
                <w:sz w:val="18"/>
                <w:szCs w:val="18"/>
              </w:rPr>
            </w:pPr>
            <w:r w:rsidRPr="00D2471B">
              <w:rPr>
                <w:sz w:val="18"/>
                <w:szCs w:val="18"/>
              </w:rPr>
              <w:t>Bill of Material (BOM)</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3233DE4" w14:textId="2AE828B6" w:rsidR="00A54E3F" w:rsidRPr="00D2471B" w:rsidRDefault="00A54E3F" w:rsidP="00A54E3F">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A0A183C" w14:textId="56FE03EA" w:rsidR="00A54E3F" w:rsidRPr="00D2471B" w:rsidRDefault="00A54E3F" w:rsidP="00A54E3F">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2ABE2B9" w14:textId="77777777" w:rsidR="00A54E3F" w:rsidRPr="00D2471B" w:rsidRDefault="00A54E3F" w:rsidP="00A54E3F">
            <w:pPr>
              <w:pStyle w:val="ListParagraph"/>
              <w:numPr>
                <w:ilvl w:val="0"/>
                <w:numId w:val="23"/>
              </w:numPr>
              <w:spacing w:after="0" w:line="240" w:lineRule="auto"/>
              <w:ind w:left="110" w:hanging="55"/>
              <w:jc w:val="left"/>
              <w:rPr>
                <w:sz w:val="18"/>
                <w:szCs w:val="18"/>
              </w:rPr>
            </w:pPr>
            <w:r w:rsidRPr="00D2471B">
              <w:rPr>
                <w:sz w:val="18"/>
                <w:szCs w:val="18"/>
              </w:rPr>
              <w:t>SRS Manufacturing</w:t>
            </w:r>
          </w:p>
          <w:p w14:paraId="2050AFC8" w14:textId="17258590" w:rsidR="00A54E3F" w:rsidRPr="00D2471B" w:rsidRDefault="00A54E3F" w:rsidP="00A54E3F">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tcBorders>
              <w:top w:val="single" w:sz="4" w:space="0" w:color="auto"/>
              <w:bottom w:val="single" w:sz="4" w:space="0" w:color="auto"/>
            </w:tcBorders>
            <w:shd w:val="clear" w:color="auto" w:fill="FFFFFF" w:themeFill="background1"/>
            <w:vAlign w:val="center"/>
          </w:tcPr>
          <w:p w14:paraId="52745A68" w14:textId="282B61EC" w:rsidR="00A54E3F" w:rsidRPr="00D2471B" w:rsidRDefault="00A54E3F" w:rsidP="00A54E3F">
            <w:pPr>
              <w:spacing w:after="0" w:line="240" w:lineRule="auto"/>
              <w:ind w:left="39"/>
              <w:jc w:val="center"/>
              <w:rPr>
                <w:sz w:val="18"/>
                <w:szCs w:val="18"/>
              </w:rPr>
            </w:pPr>
            <w:r w:rsidRPr="00D2471B">
              <w:rPr>
                <w:sz w:val="18"/>
                <w:szCs w:val="18"/>
              </w:rPr>
              <w:t>-</w:t>
            </w:r>
          </w:p>
        </w:tc>
      </w:tr>
      <w:tr w:rsidR="005C117C" w:rsidRPr="00D2471B" w14:paraId="7A89E77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B6D26B0" w14:textId="2C7B6AFA" w:rsidR="008F2033" w:rsidRPr="00D2471B" w:rsidRDefault="008F2033" w:rsidP="001F6331">
            <w:pPr>
              <w:spacing w:line="240" w:lineRule="auto"/>
              <w:rPr>
                <w:sz w:val="18"/>
                <w:szCs w:val="18"/>
              </w:rPr>
            </w:pPr>
          </w:p>
        </w:tc>
        <w:tc>
          <w:tcPr>
            <w:tcW w:w="2127" w:type="dxa"/>
            <w:vMerge/>
            <w:tcBorders>
              <w:top w:val="single" w:sz="4" w:space="0" w:color="auto"/>
              <w:bottom w:val="single" w:sz="4" w:space="0" w:color="auto"/>
            </w:tcBorders>
            <w:vAlign w:val="center"/>
          </w:tcPr>
          <w:p w14:paraId="35721771" w14:textId="02974B3D" w:rsidR="008F2033" w:rsidRPr="00D2471B" w:rsidRDefault="008F2033" w:rsidP="001F6331">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4FA0AF0" w14:textId="52500CFF" w:rsidR="008F2033" w:rsidRPr="00D2471B" w:rsidRDefault="008F2033" w:rsidP="008A72F2">
            <w:pPr>
              <w:pStyle w:val="ListParagraph"/>
              <w:numPr>
                <w:ilvl w:val="0"/>
                <w:numId w:val="23"/>
              </w:numPr>
              <w:spacing w:after="0" w:line="240" w:lineRule="auto"/>
              <w:ind w:left="110" w:hanging="55"/>
              <w:jc w:val="left"/>
              <w:rPr>
                <w:sz w:val="18"/>
                <w:szCs w:val="18"/>
              </w:rPr>
            </w:pPr>
            <w:r w:rsidRPr="00D2471B">
              <w:rPr>
                <w:sz w:val="18"/>
                <w:szCs w:val="18"/>
              </w:rPr>
              <w:t>Bill of Quantity (BOQ)</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7827E91" w14:textId="77777777" w:rsidR="008F2033" w:rsidRPr="00D2471B" w:rsidRDefault="008F2033"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43E5160" w14:textId="77777777" w:rsidR="008F2033" w:rsidRPr="00D2471B" w:rsidRDefault="008F2033"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5C49B68" w14:textId="77777777" w:rsidR="008F2033" w:rsidRPr="00D2471B" w:rsidRDefault="008F2033" w:rsidP="008A72F2">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1" w:type="dxa"/>
            <w:tcBorders>
              <w:top w:val="single" w:sz="4" w:space="0" w:color="auto"/>
              <w:bottom w:val="single" w:sz="4" w:space="0" w:color="auto"/>
            </w:tcBorders>
            <w:shd w:val="clear" w:color="auto" w:fill="FFFFFF" w:themeFill="background1"/>
            <w:vAlign w:val="center"/>
          </w:tcPr>
          <w:p w14:paraId="628A9BDA" w14:textId="77777777" w:rsidR="008F2033" w:rsidRPr="00D2471B" w:rsidRDefault="008F2033" w:rsidP="008A72F2">
            <w:pPr>
              <w:spacing w:after="0" w:line="240" w:lineRule="auto"/>
              <w:ind w:left="39"/>
              <w:jc w:val="center"/>
              <w:rPr>
                <w:sz w:val="18"/>
                <w:szCs w:val="18"/>
              </w:rPr>
            </w:pPr>
            <w:r w:rsidRPr="00D2471B">
              <w:rPr>
                <w:sz w:val="18"/>
                <w:szCs w:val="18"/>
              </w:rPr>
              <w:t>-</w:t>
            </w:r>
          </w:p>
        </w:tc>
      </w:tr>
      <w:tr w:rsidR="00840380" w:rsidRPr="00D2471B" w14:paraId="12A64B5C"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0675D7CD"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1E49914"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9D18AA6" w14:textId="57DEDBC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BIM Digital Models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6C10236" w14:textId="1BA37FCC"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57E876A" w14:textId="6A6A88A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4095CD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721DD761" w14:textId="52BD857A"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1" w:type="dxa"/>
            <w:tcBorders>
              <w:top w:val="single" w:sz="4" w:space="0" w:color="auto"/>
              <w:bottom w:val="single" w:sz="4" w:space="0" w:color="auto"/>
            </w:tcBorders>
            <w:shd w:val="clear" w:color="auto" w:fill="FFFFFF" w:themeFill="background1"/>
            <w:vAlign w:val="center"/>
          </w:tcPr>
          <w:p w14:paraId="7DDC9753" w14:textId="242CA756" w:rsidR="00840380" w:rsidRPr="004479EF" w:rsidRDefault="008B1156" w:rsidP="00C931E1">
            <w:pPr>
              <w:pStyle w:val="ListParagraph"/>
              <w:numPr>
                <w:ilvl w:val="0"/>
                <w:numId w:val="23"/>
              </w:numPr>
              <w:spacing w:after="0" w:line="240" w:lineRule="auto"/>
              <w:ind w:left="110" w:hanging="55"/>
              <w:jc w:val="left"/>
              <w:rPr>
                <w:sz w:val="18"/>
                <w:szCs w:val="18"/>
              </w:rPr>
            </w:pPr>
            <w:r w:rsidRPr="004479EF">
              <w:rPr>
                <w:sz w:val="18"/>
                <w:szCs w:val="18"/>
              </w:rPr>
              <w:t>Project Management</w:t>
            </w:r>
          </w:p>
        </w:tc>
      </w:tr>
      <w:tr w:rsidR="005C117C" w:rsidRPr="00D2471B" w14:paraId="3C1F4415"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780AD73" w14:textId="6AAD1995"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E8ACEB3" w14:textId="5DD6B4F1"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E286C29" w14:textId="3E5F9A64"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Design for Construction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FCA578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08BDE6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0DF2C5F"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1" w:type="dxa"/>
            <w:tcBorders>
              <w:top w:val="single" w:sz="4" w:space="0" w:color="auto"/>
              <w:bottom w:val="single" w:sz="4" w:space="0" w:color="auto"/>
            </w:tcBorders>
            <w:shd w:val="clear" w:color="auto" w:fill="FFFFFF" w:themeFill="background1"/>
            <w:vAlign w:val="center"/>
          </w:tcPr>
          <w:p w14:paraId="0CB5F907" w14:textId="77777777" w:rsidR="00840380" w:rsidRPr="004479EF" w:rsidRDefault="00840380" w:rsidP="00840380">
            <w:pPr>
              <w:spacing w:after="0" w:line="240" w:lineRule="auto"/>
              <w:ind w:left="39"/>
              <w:jc w:val="center"/>
              <w:rPr>
                <w:sz w:val="18"/>
                <w:szCs w:val="18"/>
              </w:rPr>
            </w:pPr>
            <w:r w:rsidRPr="004479EF">
              <w:rPr>
                <w:sz w:val="18"/>
                <w:szCs w:val="18"/>
              </w:rPr>
              <w:t>-</w:t>
            </w:r>
          </w:p>
        </w:tc>
      </w:tr>
      <w:tr w:rsidR="005C117C" w:rsidRPr="00D2471B" w14:paraId="3C8551C8"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683A400" w14:textId="1803EE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3373F02" w14:textId="31ED328C"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0979139C" w14:textId="07A50318"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Documents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4F20006"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2F78A1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D78AE99"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19CF3086" w14:textId="77777777" w:rsidR="00840380" w:rsidRPr="004479EF" w:rsidRDefault="00840380" w:rsidP="00840380">
            <w:pPr>
              <w:spacing w:after="0" w:line="240" w:lineRule="auto"/>
              <w:ind w:left="39"/>
              <w:jc w:val="center"/>
              <w:rPr>
                <w:sz w:val="18"/>
                <w:szCs w:val="18"/>
              </w:rPr>
            </w:pPr>
            <w:r w:rsidRPr="004479EF">
              <w:rPr>
                <w:sz w:val="18"/>
                <w:szCs w:val="18"/>
              </w:rPr>
              <w:t>-</w:t>
            </w:r>
          </w:p>
        </w:tc>
      </w:tr>
      <w:tr w:rsidR="005C117C" w:rsidRPr="00D2471B" w14:paraId="4F37D47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619F3BF9" w14:textId="5ACBE9B1"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4CCA2E3" w14:textId="11B0159D"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991B9BB" w14:textId="6AA9D6D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Drawings and Test Specification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68EF78D"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45BBB40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CF6B8F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Manufacturing</w:t>
            </w:r>
          </w:p>
        </w:tc>
        <w:tc>
          <w:tcPr>
            <w:tcW w:w="1531" w:type="dxa"/>
            <w:tcBorders>
              <w:top w:val="single" w:sz="4" w:space="0" w:color="auto"/>
              <w:bottom w:val="single" w:sz="4" w:space="0" w:color="auto"/>
            </w:tcBorders>
            <w:shd w:val="clear" w:color="auto" w:fill="FFFFFF" w:themeFill="background1"/>
            <w:vAlign w:val="center"/>
          </w:tcPr>
          <w:p w14:paraId="30232464" w14:textId="77777777" w:rsidR="00840380" w:rsidRPr="004479EF" w:rsidRDefault="00840380" w:rsidP="00840380">
            <w:pPr>
              <w:spacing w:after="0" w:line="240" w:lineRule="auto"/>
              <w:ind w:left="39"/>
              <w:jc w:val="center"/>
              <w:rPr>
                <w:sz w:val="18"/>
                <w:szCs w:val="18"/>
              </w:rPr>
            </w:pPr>
            <w:r w:rsidRPr="004479EF">
              <w:rPr>
                <w:sz w:val="18"/>
                <w:szCs w:val="18"/>
              </w:rPr>
              <w:t>-</w:t>
            </w:r>
          </w:p>
        </w:tc>
      </w:tr>
      <w:tr w:rsidR="005C117C" w:rsidRPr="00D2471B" w14:paraId="3FE87AF5"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2BDDAACD" w14:textId="0CB9E55E"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1EE3357" w14:textId="5B8B0794"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A348BA3" w14:textId="2731626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EBOM, Detailed and updated Technical Documentation for System &amp; Subsystems including as-designed configuration: Descriptions, Specifications, Drawings, Electrical schematics, Calculations, Software documentation, etc.</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CDDCFF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47F47B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0" w:type="dxa"/>
            <w:tcBorders>
              <w:top w:val="single" w:sz="4" w:space="0" w:color="auto"/>
              <w:bottom w:val="single" w:sz="4" w:space="0" w:color="auto"/>
            </w:tcBorders>
            <w:shd w:val="clear" w:color="auto" w:fill="FFFFFF" w:themeFill="background1"/>
            <w:vAlign w:val="center"/>
          </w:tcPr>
          <w:p w14:paraId="31EDFD6F"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122064A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7FC1AED5"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Industrialisation</w:t>
            </w:r>
          </w:p>
          <w:p w14:paraId="445D179E"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Project Validation</w:t>
            </w:r>
            <w:del w:id="1821" w:author="SCHECK Oliver" w:date="2026-09-14T11:50:00Z" w16du:dateUtc="2026-09-14T09:50:00Z">
              <w:r w:rsidRPr="00D2471B" w:rsidDel="00FA718B">
                <w:rPr>
                  <w:sz w:val="18"/>
                  <w:szCs w:val="18"/>
                </w:rPr>
                <w:delText xml:space="preserve"> </w:delText>
              </w:r>
            </w:del>
          </w:p>
          <w:p w14:paraId="425FD427"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Quality Control</w:t>
            </w:r>
          </w:p>
          <w:p w14:paraId="715AA82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RAMS</w:t>
            </w:r>
          </w:p>
          <w:p w14:paraId="3DF17453"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Routine Test and Acceptance</w:t>
            </w:r>
          </w:p>
          <w:p w14:paraId="730868BE"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tc>
        <w:tc>
          <w:tcPr>
            <w:tcW w:w="1531" w:type="dxa"/>
            <w:tcBorders>
              <w:top w:val="single" w:sz="4" w:space="0" w:color="auto"/>
              <w:bottom w:val="single" w:sz="4" w:space="0" w:color="auto"/>
            </w:tcBorders>
            <w:shd w:val="clear" w:color="auto" w:fill="FFFFFF" w:themeFill="background1"/>
            <w:vAlign w:val="center"/>
          </w:tcPr>
          <w:p w14:paraId="24A74400" w14:textId="400A1F97" w:rsidR="00840380" w:rsidRPr="004479EF" w:rsidRDefault="004479EF">
            <w:pPr>
              <w:pStyle w:val="ListParagraph"/>
              <w:numPr>
                <w:ilvl w:val="0"/>
                <w:numId w:val="23"/>
              </w:numPr>
              <w:spacing w:after="0" w:line="240" w:lineRule="auto"/>
              <w:ind w:left="110" w:hanging="55"/>
              <w:jc w:val="left"/>
              <w:rPr>
                <w:sz w:val="18"/>
                <w:szCs w:val="18"/>
                <w:rPrChange w:id="1822" w:author="SCHECK Oliver" w:date="2026-09-15T12:48:00Z" w16du:dateUtc="2026-09-15T10:48:00Z">
                  <w:rPr>
                    <w:sz w:val="18"/>
                    <w:szCs w:val="18"/>
                    <w:highlight w:val="yellow"/>
                  </w:rPr>
                </w:rPrChange>
              </w:rPr>
              <w:pPrChange w:id="1823" w:author="SCHECK Oliver" w:date="2026-09-15T12:48:00Z" w16du:dateUtc="2026-09-15T10:48:00Z">
                <w:pPr>
                  <w:spacing w:after="0" w:line="240" w:lineRule="auto"/>
                  <w:ind w:left="39"/>
                  <w:jc w:val="center"/>
                </w:pPr>
              </w:pPrChange>
            </w:pPr>
            <w:ins w:id="1824" w:author="SCHECK Oliver" w:date="2026-09-15T12:48:00Z" w16du:dateUtc="2026-09-15T10:48:00Z">
              <w:r w:rsidRPr="004479EF">
                <w:rPr>
                  <w:sz w:val="18"/>
                  <w:szCs w:val="18"/>
                  <w:highlight w:val="cyan"/>
                  <w:rPrChange w:id="1825" w:author="SCHECK Oliver" w:date="2026-09-15T12:48:00Z" w16du:dateUtc="2026-09-15T10:48:00Z">
                    <w:rPr>
                      <w:sz w:val="18"/>
                      <w:szCs w:val="18"/>
                    </w:rPr>
                  </w:rPrChange>
                </w:rPr>
                <w:t>**Project Quality Assurance</w:t>
              </w:r>
            </w:ins>
            <w:del w:id="1826" w:author="SCHECK Oliver" w:date="2026-09-15T12:48:00Z" w16du:dateUtc="2026-09-15T10:48:00Z">
              <w:r w:rsidR="00840380" w:rsidRPr="004479EF" w:rsidDel="004479EF">
                <w:rPr>
                  <w:sz w:val="18"/>
                  <w:szCs w:val="18"/>
                </w:rPr>
                <w:delText>-</w:delText>
              </w:r>
            </w:del>
          </w:p>
        </w:tc>
      </w:tr>
      <w:tr w:rsidR="005C117C" w:rsidRPr="00D2471B" w14:paraId="3D439E0B"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54C1E35E" w14:textId="557A1599"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D3C693D" w14:textId="17B88453"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019E05B5"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Hardware Architecture Specification (HWAS)</w:t>
            </w:r>
          </w:p>
          <w:p w14:paraId="264D9B3D" w14:textId="2E6819E5"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Software Architecture Specification (SWAS)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A494CA1"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90D76D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54942C9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537EA9C4"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49C0514A"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6612DDAA" w14:textId="55F203C1"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CCEC282" w14:textId="7651D703"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308E9D1" w14:textId="1BD14B05"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Interface Control and Definition Documents (ICDDs)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7FEC2AE"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37F592F"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78D675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06C18963"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172982D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71FB51CE" w14:textId="1DCC229C"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17E4871" w14:textId="394636D8"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4ADF396" w14:textId="4337C572"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Maintenance Manuals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066A7D8"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D41E81B"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472171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17ECD1E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top w:val="single" w:sz="4" w:space="0" w:color="auto"/>
              <w:bottom w:val="single" w:sz="4" w:space="0" w:color="auto"/>
            </w:tcBorders>
            <w:shd w:val="clear" w:color="auto" w:fill="FFFFFF" w:themeFill="background1"/>
            <w:vAlign w:val="center"/>
          </w:tcPr>
          <w:p w14:paraId="733D711E"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47A13B9E"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2E8C233B" w14:textId="016725CA"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13054B7" w14:textId="2FA09A65" w:rsidR="00840380" w:rsidRPr="00D2471B" w:rsidRDefault="00840380" w:rsidP="00840380">
            <w:pPr>
              <w:spacing w:after="0" w:line="240" w:lineRule="auto"/>
              <w:jc w:val="center"/>
              <w:rPr>
                <w:sz w:val="18"/>
                <w:szCs w:val="18"/>
                <w:u w:val="double"/>
                <w:rPrChange w:id="1827" w:author="SCHECK Oliver" w:date="2026-09-15T08:53:00Z" w16du:dateUtc="2026-09-15T06:53:00Z">
                  <w:rPr>
                    <w:sz w:val="18"/>
                    <w:szCs w:val="18"/>
                    <w:u w:val="double"/>
                    <w:lang w:val="it-IT"/>
                  </w:rPr>
                </w:rPrChange>
              </w:rPr>
            </w:pPr>
          </w:p>
        </w:tc>
        <w:tc>
          <w:tcPr>
            <w:tcW w:w="3969" w:type="dxa"/>
            <w:tcBorders>
              <w:top w:val="single" w:sz="4" w:space="0" w:color="auto"/>
              <w:bottom w:val="single" w:sz="4" w:space="0" w:color="auto"/>
              <w:right w:val="double" w:sz="4" w:space="0" w:color="auto"/>
            </w:tcBorders>
            <w:vAlign w:val="center"/>
          </w:tcPr>
          <w:p w14:paraId="462ED8DB" w14:textId="7277DFC9"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Product Data Sheet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E422460"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A7A300C"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0" w:type="dxa"/>
            <w:tcBorders>
              <w:top w:val="single" w:sz="4" w:space="0" w:color="auto"/>
              <w:bottom w:val="single" w:sz="4" w:space="0" w:color="auto"/>
            </w:tcBorders>
            <w:shd w:val="clear" w:color="auto" w:fill="FFFFFF" w:themeFill="background1"/>
            <w:vAlign w:val="center"/>
          </w:tcPr>
          <w:p w14:paraId="5C920689"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6911AF3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Procurement</w:t>
            </w:r>
          </w:p>
          <w:p w14:paraId="667C2EC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451B083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Industrialisation</w:t>
            </w:r>
          </w:p>
          <w:p w14:paraId="39171F37"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Manufacturing</w:t>
            </w:r>
          </w:p>
          <w:p w14:paraId="471556C6"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Operations Integrated Planning</w:t>
            </w:r>
          </w:p>
          <w:p w14:paraId="18AEC2F2"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p w14:paraId="03798FA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Project Validation</w:t>
            </w:r>
          </w:p>
          <w:p w14:paraId="698926C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Quality Control</w:t>
            </w:r>
          </w:p>
          <w:p w14:paraId="4DA0843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RAMS</w:t>
            </w:r>
          </w:p>
          <w:p w14:paraId="21FD2479"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Routine Test and Acceptance</w:t>
            </w:r>
          </w:p>
          <w:p w14:paraId="076CFE6B"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tc>
        <w:tc>
          <w:tcPr>
            <w:tcW w:w="1531" w:type="dxa"/>
            <w:tcBorders>
              <w:top w:val="single" w:sz="4" w:space="0" w:color="auto"/>
              <w:bottom w:val="single" w:sz="4" w:space="0" w:color="auto"/>
            </w:tcBorders>
            <w:shd w:val="clear" w:color="auto" w:fill="FFFFFF" w:themeFill="background1"/>
            <w:vAlign w:val="center"/>
          </w:tcPr>
          <w:p w14:paraId="7B68F4C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Project Management</w:t>
            </w:r>
          </w:p>
          <w:p w14:paraId="0483996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5C117C" w:rsidRPr="00D2471B" w14:paraId="23CB0302"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0F78FA83"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F2F2C76"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FC97F89" w14:textId="0C4A0BA8"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Product Technical Documentation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02E8E5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517D58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E679D2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68046D0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0CD6B42E"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4977F81B"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3E3F2357"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173BA29D"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5DA2AFD" w14:textId="19EF0768"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Project Requirements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DB01076"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67475ED"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232BCC9" w14:textId="10D7957A" w:rsidR="00F84D52" w:rsidRPr="00D2471B" w:rsidRDefault="00F84D52" w:rsidP="00840380">
            <w:pPr>
              <w:pStyle w:val="ListParagraph"/>
              <w:numPr>
                <w:ilvl w:val="0"/>
                <w:numId w:val="23"/>
              </w:numPr>
              <w:spacing w:after="0" w:line="240" w:lineRule="auto"/>
              <w:ind w:left="110" w:hanging="55"/>
              <w:jc w:val="left"/>
              <w:rPr>
                <w:ins w:id="1828" w:author="SCHECK Oliver" w:date="2026-09-10T19:55:00Z" w16du:dateUtc="2026-09-10T17:55:00Z"/>
                <w:sz w:val="18"/>
                <w:szCs w:val="18"/>
              </w:rPr>
            </w:pPr>
            <w:ins w:id="1829" w:author="SCHECK Oliver" w:date="2026-09-10T19:55:00Z" w16du:dateUtc="2026-09-10T17:55:00Z">
              <w:r w:rsidRPr="00D2471B">
                <w:rPr>
                  <w:sz w:val="18"/>
                  <w:szCs w:val="18"/>
                </w:rPr>
                <w:t>Configuration Management</w:t>
              </w:r>
            </w:ins>
          </w:p>
          <w:p w14:paraId="1CDCF711" w14:textId="104A01C6"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Project Validation</w:t>
            </w:r>
          </w:p>
        </w:tc>
        <w:tc>
          <w:tcPr>
            <w:tcW w:w="1531" w:type="dxa"/>
            <w:tcBorders>
              <w:top w:val="single" w:sz="4" w:space="0" w:color="auto"/>
              <w:bottom w:val="single" w:sz="4" w:space="0" w:color="auto"/>
            </w:tcBorders>
            <w:shd w:val="clear" w:color="auto" w:fill="FFFFFF" w:themeFill="background1"/>
            <w:vAlign w:val="center"/>
          </w:tcPr>
          <w:p w14:paraId="63FF0537"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686C0C38"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A75F795"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AA7C574"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14EC111" w14:textId="1AF41AEB"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Requirements Traceability Matrix (RTM)</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5517F6B"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2920855"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756844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3D1CE0F2"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RAMS</w:t>
            </w:r>
          </w:p>
          <w:p w14:paraId="17EE7F4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3394A433" w14:textId="2CA0E539" w:rsidR="00840380" w:rsidRPr="00D2471B" w:rsidRDefault="008A5151">
            <w:pPr>
              <w:pStyle w:val="ListParagraph"/>
              <w:numPr>
                <w:ilvl w:val="0"/>
                <w:numId w:val="23"/>
              </w:numPr>
              <w:spacing w:after="0" w:line="240" w:lineRule="auto"/>
              <w:ind w:left="110" w:hanging="55"/>
              <w:jc w:val="left"/>
              <w:rPr>
                <w:sz w:val="18"/>
                <w:szCs w:val="18"/>
              </w:rPr>
              <w:pPrChange w:id="1830" w:author="SCHECK Oliver" w:date="2026-09-15T11:03:00Z" w16du:dateUtc="2026-09-15T09:03:00Z">
                <w:pPr>
                  <w:spacing w:after="0" w:line="240" w:lineRule="auto"/>
                  <w:ind w:left="39"/>
                  <w:jc w:val="center"/>
                </w:pPr>
              </w:pPrChange>
            </w:pPr>
            <w:ins w:id="1831" w:author="SCHECK Oliver" w:date="2026-09-15T11:03:00Z" w16du:dateUtc="2026-09-15T09:03:00Z">
              <w:r w:rsidRPr="008A5151">
                <w:rPr>
                  <w:sz w:val="18"/>
                  <w:szCs w:val="18"/>
                  <w:highlight w:val="cyan"/>
                  <w:rPrChange w:id="1832" w:author="SCHECK Oliver" w:date="2026-09-15T11:03:00Z" w16du:dateUtc="2026-09-15T09:03:00Z">
                    <w:rPr>
                      <w:sz w:val="18"/>
                      <w:szCs w:val="18"/>
                    </w:rPr>
                  </w:rPrChange>
                </w:rPr>
                <w:t>**Project Quality Assurance</w:t>
              </w:r>
            </w:ins>
            <w:del w:id="1833" w:author="SCHECK Oliver" w:date="2026-09-15T11:03:00Z" w16du:dateUtc="2026-09-15T09:03:00Z">
              <w:r w:rsidR="00840380" w:rsidRPr="00E014BE" w:rsidDel="008A5151">
                <w:rPr>
                  <w:sz w:val="18"/>
                  <w:szCs w:val="18"/>
                </w:rPr>
                <w:delText>-</w:delText>
              </w:r>
            </w:del>
          </w:p>
        </w:tc>
      </w:tr>
      <w:tr w:rsidR="005C117C" w:rsidRPr="00D2471B" w14:paraId="406E061F"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41DBC6E"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3D273A5"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BAB56CF" w14:textId="77867B5C"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Safety &amp; Security Log</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72E2330"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0088FB4"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37DA6C3"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76734D6B"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0127F7B4"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57ED9DAA"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1C66AC2"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3FA72D0" w14:textId="135D629E"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Security OS&amp;M Guidelines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A136356"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4D6C8E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EE6776C"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7A804FD5"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top w:val="single" w:sz="4" w:space="0" w:color="auto"/>
              <w:bottom w:val="single" w:sz="4" w:space="0" w:color="auto"/>
            </w:tcBorders>
            <w:shd w:val="clear" w:color="auto" w:fill="FFFFFF" w:themeFill="background1"/>
            <w:vAlign w:val="center"/>
          </w:tcPr>
          <w:p w14:paraId="2783AA46"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5B82DE4B"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755677AC"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113A0609"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A0652B8" w14:textId="1BEDB831"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Special Processes Specification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FA059AC"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59D0D01"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50899F6"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Manufacturing</w:t>
            </w:r>
          </w:p>
        </w:tc>
        <w:tc>
          <w:tcPr>
            <w:tcW w:w="1531" w:type="dxa"/>
            <w:tcBorders>
              <w:top w:val="single" w:sz="4" w:space="0" w:color="auto"/>
              <w:bottom w:val="single" w:sz="4" w:space="0" w:color="auto"/>
            </w:tcBorders>
            <w:shd w:val="clear" w:color="auto" w:fill="FFFFFF" w:themeFill="background1"/>
            <w:vAlign w:val="center"/>
          </w:tcPr>
          <w:p w14:paraId="0607277F"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7B88EB5D"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696D510"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3789D48"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5369E28" w14:textId="325CE2FC"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System/Subsystem Architecture Definition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B5E5DE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E45BDBC"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48CCC83"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288E70C5"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3255B71D"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EBA38A9"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91C7832"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43BF6F9" w14:textId="3B68854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System/Subsystem Architecture Definition and Requirements Specifications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B7E7C01"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E68327E"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E65D6A1" w14:textId="0C2DC23B"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63E7A392"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487B0403"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2A580A64"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D5EAD14"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4228E10"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CB0E5B0" w14:textId="33A0C3AD"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Technical Documentation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9685DA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3DE1C9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0" w:type="dxa"/>
            <w:tcBorders>
              <w:top w:val="single" w:sz="4" w:space="0" w:color="auto"/>
              <w:bottom w:val="single" w:sz="4" w:space="0" w:color="auto"/>
            </w:tcBorders>
            <w:shd w:val="clear" w:color="auto" w:fill="FFFFFF" w:themeFill="background1"/>
            <w:vAlign w:val="center"/>
          </w:tcPr>
          <w:p w14:paraId="2AFBEB4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1D7CF62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5DFC1254"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36E9F843"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0E936B0F"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487ED1ED"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44842C5" w14:textId="25CB9446"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Technical Documents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33658F5"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6FF7D3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2740C3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7904597D"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67084CB6"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8E5F2E3"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8A3D26C"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FCC388C" w14:textId="25252CF9"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Test Procedures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8A23F5B"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365607F"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333CB31" w14:textId="77777777" w:rsidR="00840380" w:rsidRPr="00D2471B" w:rsidRDefault="00840380" w:rsidP="00840380">
            <w:pPr>
              <w:pStyle w:val="ListParagraph"/>
              <w:numPr>
                <w:ilvl w:val="0"/>
                <w:numId w:val="23"/>
              </w:numPr>
              <w:spacing w:after="0" w:line="240" w:lineRule="auto"/>
              <w:ind w:left="110" w:hanging="55"/>
              <w:jc w:val="left"/>
              <w:rPr>
                <w:sz w:val="18"/>
                <w:szCs w:val="18"/>
              </w:rPr>
            </w:pPr>
            <w:commentRangeStart w:id="1834"/>
            <w:commentRangeStart w:id="1835"/>
            <w:r w:rsidRPr="00D2471B">
              <w:rPr>
                <w:sz w:val="18"/>
                <w:szCs w:val="18"/>
              </w:rPr>
              <w:t>SRS Commissioning</w:t>
            </w:r>
            <w:commentRangeEnd w:id="1834"/>
            <w:r w:rsidR="00C60191" w:rsidRPr="00D2471B">
              <w:rPr>
                <w:rStyle w:val="CommentReference"/>
                <w:sz w:val="18"/>
                <w:szCs w:val="18"/>
              </w:rPr>
              <w:commentReference w:id="1834"/>
            </w:r>
            <w:commentRangeEnd w:id="1835"/>
            <w:r w:rsidR="00867928" w:rsidRPr="00D2471B">
              <w:rPr>
                <w:rStyle w:val="CommentReference"/>
                <w:sz w:val="18"/>
                <w:szCs w:val="18"/>
              </w:rPr>
              <w:commentReference w:id="1835"/>
            </w:r>
          </w:p>
        </w:tc>
        <w:tc>
          <w:tcPr>
            <w:tcW w:w="1531" w:type="dxa"/>
            <w:tcBorders>
              <w:top w:val="single" w:sz="4" w:space="0" w:color="auto"/>
              <w:bottom w:val="single" w:sz="4" w:space="0" w:color="auto"/>
            </w:tcBorders>
            <w:shd w:val="clear" w:color="auto" w:fill="FFFFFF" w:themeFill="background1"/>
            <w:vAlign w:val="center"/>
          </w:tcPr>
          <w:p w14:paraId="3506F596"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346335E5"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473DE6C"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C28BC30"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1C846F1" w14:textId="7FD240A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Test Specifications (for System &amp; Subsystems, Type Tests)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B566CA8"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D935274"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7CF1BDC" w14:textId="77777777" w:rsidR="00840380" w:rsidRPr="00D2471B" w:rsidRDefault="00840380" w:rsidP="00840380">
            <w:pPr>
              <w:pStyle w:val="ListParagraph"/>
              <w:numPr>
                <w:ilvl w:val="0"/>
                <w:numId w:val="23"/>
              </w:numPr>
              <w:spacing w:after="0" w:line="240" w:lineRule="auto"/>
              <w:ind w:left="110" w:hanging="55"/>
              <w:jc w:val="left"/>
              <w:rPr>
                <w:sz w:val="18"/>
                <w:szCs w:val="18"/>
              </w:rPr>
            </w:pPr>
            <w:commentRangeStart w:id="1836"/>
            <w:commentRangeStart w:id="1837"/>
            <w:r w:rsidRPr="00D2471B">
              <w:rPr>
                <w:sz w:val="18"/>
                <w:szCs w:val="18"/>
              </w:rPr>
              <w:t>RS Project Validation</w:t>
            </w:r>
            <w:commentRangeEnd w:id="1836"/>
            <w:r w:rsidR="00C60191" w:rsidRPr="00D2471B">
              <w:rPr>
                <w:rStyle w:val="CommentReference"/>
                <w:sz w:val="18"/>
                <w:szCs w:val="18"/>
              </w:rPr>
              <w:commentReference w:id="1836"/>
            </w:r>
            <w:commentRangeEnd w:id="1837"/>
            <w:r w:rsidR="00867928" w:rsidRPr="00D2471B">
              <w:rPr>
                <w:rStyle w:val="CommentReference"/>
                <w:sz w:val="18"/>
                <w:szCs w:val="18"/>
              </w:rPr>
              <w:commentReference w:id="1837"/>
            </w:r>
          </w:p>
        </w:tc>
        <w:tc>
          <w:tcPr>
            <w:tcW w:w="1531" w:type="dxa"/>
            <w:tcBorders>
              <w:top w:val="single" w:sz="4" w:space="0" w:color="auto"/>
              <w:bottom w:val="single" w:sz="4" w:space="0" w:color="auto"/>
            </w:tcBorders>
            <w:shd w:val="clear" w:color="auto" w:fill="FFFFFF" w:themeFill="background1"/>
            <w:vAlign w:val="center"/>
          </w:tcPr>
          <w:p w14:paraId="6F6C9A2A" w14:textId="5EA75694" w:rsidR="00840380" w:rsidRPr="002B5688" w:rsidRDefault="002B5688">
            <w:pPr>
              <w:pStyle w:val="ListParagraph"/>
              <w:numPr>
                <w:ilvl w:val="0"/>
                <w:numId w:val="23"/>
              </w:numPr>
              <w:spacing w:after="0" w:line="240" w:lineRule="auto"/>
              <w:ind w:left="110" w:hanging="55"/>
              <w:jc w:val="left"/>
              <w:rPr>
                <w:sz w:val="18"/>
                <w:szCs w:val="18"/>
                <w:highlight w:val="cyan"/>
                <w:rPrChange w:id="1838" w:author="SCHECK Oliver" w:date="2026-09-15T12:50:00Z" w16du:dateUtc="2026-09-15T10:50:00Z">
                  <w:rPr>
                    <w:sz w:val="18"/>
                    <w:szCs w:val="18"/>
                  </w:rPr>
                </w:rPrChange>
              </w:rPr>
              <w:pPrChange w:id="1839" w:author="SCHECK Oliver" w:date="2026-09-15T12:50:00Z" w16du:dateUtc="2026-09-15T10:50:00Z">
                <w:pPr>
                  <w:spacing w:after="0" w:line="240" w:lineRule="auto"/>
                  <w:ind w:left="39"/>
                  <w:jc w:val="center"/>
                </w:pPr>
              </w:pPrChange>
            </w:pPr>
            <w:ins w:id="1840" w:author="SCHECK Oliver" w:date="2026-09-15T12:50:00Z" w16du:dateUtc="2026-09-15T10:50:00Z">
              <w:r w:rsidRPr="00343C98">
                <w:rPr>
                  <w:sz w:val="18"/>
                  <w:szCs w:val="18"/>
                  <w:highlight w:val="cyan"/>
                </w:rPr>
                <w:t>**Project Quality Assurance</w:t>
              </w:r>
            </w:ins>
            <w:del w:id="1841" w:author="SCHECK Oliver" w:date="2026-09-15T12:50:00Z" w16du:dateUtc="2026-09-15T10:50:00Z">
              <w:r w:rsidR="00840380" w:rsidRPr="00E014BE" w:rsidDel="002B5688">
                <w:rPr>
                  <w:sz w:val="18"/>
                  <w:szCs w:val="18"/>
                </w:rPr>
                <w:delText>-</w:delText>
              </w:r>
            </w:del>
          </w:p>
        </w:tc>
      </w:tr>
      <w:tr w:rsidR="005C117C" w:rsidRPr="00D2471B" w14:paraId="19325AA8"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5D1756C0"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6367E54E"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3D4CE35" w14:textId="13361FBC"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Type Test Procedures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5F79E2C" w14:textId="106C3B34"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77BCC6E" w14:textId="2328056C"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635E9EFB"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4005E95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tcBorders>
              <w:top w:val="single" w:sz="4" w:space="0" w:color="auto"/>
              <w:bottom w:val="single" w:sz="4" w:space="0" w:color="auto"/>
            </w:tcBorders>
            <w:shd w:val="clear" w:color="auto" w:fill="FFFFFF" w:themeFill="background1"/>
            <w:vAlign w:val="center"/>
          </w:tcPr>
          <w:p w14:paraId="3DD46BA4" w14:textId="6690DF86"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524F892D"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3BCC9DF9"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3D5231D"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12B0D838" w14:textId="2ADC2A12"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Updated Modularity Matrix</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563972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8AAF04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9CC05E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p w14:paraId="50D10C0A" w14:textId="5AE9C60D" w:rsidR="00840380" w:rsidRPr="00D2471B" w:rsidRDefault="00840380" w:rsidP="00840380">
            <w:pPr>
              <w:pStyle w:val="ListParagraph"/>
              <w:numPr>
                <w:ilvl w:val="0"/>
                <w:numId w:val="23"/>
              </w:numPr>
              <w:spacing w:after="0" w:line="240" w:lineRule="auto"/>
              <w:ind w:left="110" w:hanging="55"/>
              <w:jc w:val="left"/>
              <w:rPr>
                <w:sz w:val="18"/>
                <w:szCs w:val="18"/>
              </w:rPr>
            </w:pPr>
            <w:del w:id="1842" w:author="SCHECK Oliver" w:date="2026-07-17T16:04:00Z">
              <w:r w:rsidRPr="00D2471B">
                <w:rPr>
                  <w:sz w:val="18"/>
                  <w:szCs w:val="18"/>
                  <w:rPrChange w:id="1843" w:author="SCHECK Oliver" w:date="2026-09-15T08:53:00Z" w16du:dateUtc="2026-09-15T06:53:00Z">
                    <w:rPr>
                      <w:sz w:val="18"/>
                      <w:szCs w:val="18"/>
                      <w:highlight w:val="cyan"/>
                    </w:rPr>
                  </w:rPrChange>
                </w:rPr>
                <w:delText>**SRS Solution Policy and Product Portfolio Management</w:delText>
              </w:r>
            </w:del>
          </w:p>
        </w:tc>
        <w:tc>
          <w:tcPr>
            <w:tcW w:w="1531" w:type="dxa"/>
            <w:tcBorders>
              <w:top w:val="single" w:sz="4" w:space="0" w:color="auto"/>
              <w:bottom w:val="single" w:sz="4" w:space="0" w:color="auto"/>
            </w:tcBorders>
            <w:shd w:val="clear" w:color="auto" w:fill="FFFFFF" w:themeFill="background1"/>
            <w:vAlign w:val="center"/>
          </w:tcPr>
          <w:p w14:paraId="7EC7CEA5"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74612D" w:rsidRPr="00D2471B" w14:paraId="30AB7A01" w14:textId="77777777" w:rsidTr="00937DED">
        <w:trPr>
          <w:trHeight w:val="425"/>
          <w:ins w:id="1844" w:author="SCHECK Oliver" w:date="2026-07-17T16:04:00Z"/>
        </w:trPr>
        <w:tc>
          <w:tcPr>
            <w:tcW w:w="567" w:type="dxa"/>
            <w:vMerge/>
            <w:tcBorders>
              <w:top w:val="single" w:sz="4" w:space="0" w:color="auto"/>
              <w:bottom w:val="single" w:sz="4" w:space="0" w:color="auto"/>
            </w:tcBorders>
            <w:vAlign w:val="center"/>
          </w:tcPr>
          <w:p w14:paraId="69C41E33" w14:textId="77777777" w:rsidR="0074612D" w:rsidRPr="00D2471B" w:rsidRDefault="0074612D" w:rsidP="00840380">
            <w:pPr>
              <w:spacing w:line="240" w:lineRule="auto"/>
              <w:rPr>
                <w:ins w:id="1845" w:author="SCHECK Oliver" w:date="2026-07-17T16:04:00Z"/>
                <w:sz w:val="18"/>
                <w:szCs w:val="18"/>
              </w:rPr>
            </w:pPr>
          </w:p>
        </w:tc>
        <w:tc>
          <w:tcPr>
            <w:tcW w:w="2127" w:type="dxa"/>
            <w:vMerge/>
            <w:tcBorders>
              <w:top w:val="single" w:sz="4" w:space="0" w:color="auto"/>
              <w:bottom w:val="single" w:sz="4" w:space="0" w:color="auto"/>
            </w:tcBorders>
            <w:vAlign w:val="center"/>
          </w:tcPr>
          <w:p w14:paraId="23C785A3" w14:textId="77777777" w:rsidR="0074612D" w:rsidRPr="00D2471B" w:rsidRDefault="0074612D" w:rsidP="00840380">
            <w:pPr>
              <w:spacing w:after="0" w:line="240" w:lineRule="auto"/>
              <w:jc w:val="center"/>
              <w:rPr>
                <w:ins w:id="1846" w:author="SCHECK Oliver" w:date="2026-07-17T16:04:00Z"/>
                <w:sz w:val="18"/>
                <w:szCs w:val="18"/>
              </w:rPr>
            </w:pPr>
          </w:p>
        </w:tc>
        <w:tc>
          <w:tcPr>
            <w:tcW w:w="3969" w:type="dxa"/>
            <w:tcBorders>
              <w:top w:val="single" w:sz="4" w:space="0" w:color="auto"/>
              <w:bottom w:val="single" w:sz="4" w:space="0" w:color="auto"/>
              <w:right w:val="double" w:sz="4" w:space="0" w:color="auto"/>
            </w:tcBorders>
            <w:vAlign w:val="center"/>
          </w:tcPr>
          <w:p w14:paraId="385E8266" w14:textId="3D89B7FC" w:rsidR="0074612D" w:rsidRPr="00D2471B" w:rsidRDefault="00F027EE" w:rsidP="00840380">
            <w:pPr>
              <w:pStyle w:val="ListParagraph"/>
              <w:numPr>
                <w:ilvl w:val="0"/>
                <w:numId w:val="23"/>
              </w:numPr>
              <w:spacing w:after="0" w:line="240" w:lineRule="auto"/>
              <w:ind w:left="110" w:hanging="55"/>
              <w:jc w:val="left"/>
              <w:rPr>
                <w:ins w:id="1847" w:author="SCHECK Oliver" w:date="2026-07-17T16:04:00Z"/>
                <w:sz w:val="18"/>
                <w:szCs w:val="18"/>
              </w:rPr>
            </w:pPr>
            <w:ins w:id="1848" w:author="SCHECK Oliver" w:date="2026-07-17T16:04:00Z">
              <w:r w:rsidRPr="00D2471B">
                <w:rPr>
                  <w:sz w:val="18"/>
                  <w:szCs w:val="18"/>
                </w:rPr>
                <w:t>Products-Projects Matrix</w:t>
              </w:r>
            </w:ins>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CBD6823" w14:textId="4E2BE9CF" w:rsidR="0074612D" w:rsidRPr="00D2471B" w:rsidRDefault="00F027EE" w:rsidP="00840380">
            <w:pPr>
              <w:spacing w:after="0" w:line="240" w:lineRule="auto"/>
              <w:ind w:left="39"/>
              <w:jc w:val="center"/>
              <w:rPr>
                <w:ins w:id="1849" w:author="SCHECK Oliver" w:date="2026-07-17T16:04:00Z"/>
                <w:sz w:val="18"/>
                <w:szCs w:val="18"/>
              </w:rPr>
            </w:pPr>
            <w:ins w:id="1850" w:author="SCHECK Oliver" w:date="2026-07-17T16:04:00Z">
              <w:r w:rsidRPr="00D2471B">
                <w:rPr>
                  <w:sz w:val="18"/>
                  <w:szCs w:val="18"/>
                </w:rPr>
                <w:t>-</w:t>
              </w:r>
            </w:ins>
          </w:p>
        </w:tc>
        <w:tc>
          <w:tcPr>
            <w:tcW w:w="1837" w:type="dxa"/>
            <w:tcBorders>
              <w:top w:val="single" w:sz="4" w:space="0" w:color="auto"/>
              <w:bottom w:val="single" w:sz="4" w:space="0" w:color="auto"/>
            </w:tcBorders>
            <w:shd w:val="clear" w:color="auto" w:fill="FFFFFF" w:themeFill="background1"/>
            <w:vAlign w:val="center"/>
          </w:tcPr>
          <w:p w14:paraId="2950BB77" w14:textId="5665F0A3" w:rsidR="0074612D" w:rsidRPr="00D2471B" w:rsidRDefault="00F027EE" w:rsidP="00840380">
            <w:pPr>
              <w:spacing w:after="0" w:line="240" w:lineRule="auto"/>
              <w:ind w:left="39"/>
              <w:jc w:val="center"/>
              <w:rPr>
                <w:ins w:id="1851" w:author="SCHECK Oliver" w:date="2026-07-17T16:04:00Z"/>
                <w:sz w:val="18"/>
                <w:szCs w:val="18"/>
              </w:rPr>
            </w:pPr>
            <w:ins w:id="1852" w:author="SCHECK Oliver" w:date="2026-07-17T16:04:00Z">
              <w:r w:rsidRPr="00D2471B">
                <w:rPr>
                  <w:sz w:val="18"/>
                  <w:szCs w:val="18"/>
                </w:rPr>
                <w:t>-</w:t>
              </w:r>
            </w:ins>
          </w:p>
        </w:tc>
        <w:tc>
          <w:tcPr>
            <w:tcW w:w="2840" w:type="dxa"/>
            <w:tcBorders>
              <w:top w:val="single" w:sz="4" w:space="0" w:color="auto"/>
              <w:bottom w:val="single" w:sz="4" w:space="0" w:color="auto"/>
            </w:tcBorders>
            <w:shd w:val="clear" w:color="auto" w:fill="FFFFFF" w:themeFill="background1"/>
            <w:vAlign w:val="center"/>
          </w:tcPr>
          <w:p w14:paraId="19349947" w14:textId="48A13823" w:rsidR="0074612D" w:rsidRPr="00D2471B" w:rsidRDefault="00F027EE" w:rsidP="00840380">
            <w:pPr>
              <w:pStyle w:val="ListParagraph"/>
              <w:numPr>
                <w:ilvl w:val="0"/>
                <w:numId w:val="23"/>
              </w:numPr>
              <w:spacing w:after="0" w:line="240" w:lineRule="auto"/>
              <w:ind w:left="110" w:hanging="55"/>
              <w:jc w:val="left"/>
              <w:rPr>
                <w:ins w:id="1853" w:author="SCHECK Oliver" w:date="2026-07-17T16:04:00Z"/>
                <w:sz w:val="18"/>
                <w:szCs w:val="18"/>
              </w:rPr>
            </w:pPr>
            <w:ins w:id="1854" w:author="SCHECK Oliver" w:date="2026-07-17T16:04:00Z">
              <w:r w:rsidRPr="00D2471B">
                <w:rPr>
                  <w:sz w:val="18"/>
                  <w:szCs w:val="18"/>
                </w:rPr>
                <w:t>SRS Solution Policy and Product Portfolio Management</w:t>
              </w:r>
            </w:ins>
          </w:p>
        </w:tc>
        <w:tc>
          <w:tcPr>
            <w:tcW w:w="1541" w:type="dxa"/>
            <w:gridSpan w:val="2"/>
            <w:tcBorders>
              <w:top w:val="single" w:sz="4" w:space="0" w:color="auto"/>
              <w:bottom w:val="single" w:sz="4" w:space="0" w:color="auto"/>
            </w:tcBorders>
            <w:shd w:val="clear" w:color="auto" w:fill="FFFFFF" w:themeFill="background1"/>
            <w:vAlign w:val="center"/>
          </w:tcPr>
          <w:p w14:paraId="11E8F27E" w14:textId="783C6F4F" w:rsidR="0074612D" w:rsidRPr="00D2471B" w:rsidRDefault="00F027EE" w:rsidP="00840380">
            <w:pPr>
              <w:spacing w:after="0" w:line="240" w:lineRule="auto"/>
              <w:ind w:left="39"/>
              <w:jc w:val="center"/>
              <w:rPr>
                <w:ins w:id="1855" w:author="SCHECK Oliver" w:date="2026-07-17T16:04:00Z"/>
                <w:sz w:val="18"/>
                <w:szCs w:val="18"/>
              </w:rPr>
            </w:pPr>
            <w:ins w:id="1856" w:author="SCHECK Oliver" w:date="2026-07-17T16:04:00Z">
              <w:r w:rsidRPr="00D2471B">
                <w:rPr>
                  <w:sz w:val="18"/>
                  <w:szCs w:val="18"/>
                </w:rPr>
                <w:t>-</w:t>
              </w:r>
            </w:ins>
          </w:p>
        </w:tc>
      </w:tr>
      <w:tr w:rsidR="00937DED" w:rsidRPr="00D2471B" w14:paraId="3A8E94D8" w14:textId="77777777" w:rsidTr="008E5B3D">
        <w:trPr>
          <w:gridAfter w:val="1"/>
          <w:wAfter w:w="10" w:type="dxa"/>
          <w:trHeight w:val="425"/>
        </w:trPr>
        <w:tc>
          <w:tcPr>
            <w:tcW w:w="567" w:type="dxa"/>
            <w:vMerge w:val="restart"/>
            <w:tcBorders>
              <w:top w:val="single" w:sz="4" w:space="0" w:color="auto"/>
            </w:tcBorders>
            <w:vAlign w:val="center"/>
          </w:tcPr>
          <w:p w14:paraId="6741100E" w14:textId="597B9361" w:rsidR="00937DED" w:rsidRPr="00D2471B" w:rsidRDefault="00937DED" w:rsidP="00937DED">
            <w:pPr>
              <w:spacing w:after="0" w:line="240" w:lineRule="auto"/>
              <w:jc w:val="center"/>
              <w:rPr>
                <w:sz w:val="18"/>
                <w:szCs w:val="18"/>
              </w:rPr>
            </w:pPr>
            <w:r w:rsidRPr="00D2471B">
              <w:rPr>
                <w:sz w:val="18"/>
                <w:szCs w:val="18"/>
              </w:rPr>
              <w:t>O5</w:t>
            </w:r>
          </w:p>
        </w:tc>
        <w:tc>
          <w:tcPr>
            <w:tcW w:w="2127" w:type="dxa"/>
            <w:vMerge w:val="restart"/>
            <w:tcBorders>
              <w:top w:val="single" w:sz="4" w:space="0" w:color="auto"/>
            </w:tcBorders>
            <w:vAlign w:val="center"/>
          </w:tcPr>
          <w:p w14:paraId="4611DF9F" w14:textId="77777777" w:rsidR="00937DED" w:rsidRPr="00D2471B" w:rsidRDefault="00937DED" w:rsidP="00937DED">
            <w:pPr>
              <w:spacing w:after="0" w:line="240" w:lineRule="auto"/>
              <w:jc w:val="center"/>
              <w:rPr>
                <w:sz w:val="18"/>
                <w:szCs w:val="18"/>
              </w:rPr>
            </w:pPr>
            <w:r w:rsidRPr="00D2471B">
              <w:rPr>
                <w:sz w:val="18"/>
                <w:szCs w:val="18"/>
              </w:rPr>
              <w:t>Configuration Change Needs</w:t>
            </w:r>
          </w:p>
        </w:tc>
        <w:tc>
          <w:tcPr>
            <w:tcW w:w="3969" w:type="dxa"/>
            <w:tcBorders>
              <w:top w:val="single" w:sz="4" w:space="0" w:color="auto"/>
              <w:bottom w:val="single" w:sz="4" w:space="0" w:color="auto"/>
              <w:right w:val="double" w:sz="4" w:space="0" w:color="auto"/>
            </w:tcBorders>
            <w:vAlign w:val="center"/>
          </w:tcPr>
          <w:p w14:paraId="36BCBE3D" w14:textId="391BD968" w:rsidR="00937DED" w:rsidRPr="00D2471B" w:rsidRDefault="00937DED" w:rsidP="00937DED">
            <w:pPr>
              <w:pStyle w:val="ListParagraph"/>
              <w:numPr>
                <w:ilvl w:val="0"/>
                <w:numId w:val="23"/>
              </w:numPr>
              <w:spacing w:after="0" w:line="240" w:lineRule="auto"/>
              <w:ind w:left="110" w:hanging="55"/>
              <w:jc w:val="left"/>
            </w:pPr>
            <w:del w:id="1857" w:author="SCHECK Oliver" w:date="2026-09-10T15:23:00Z" w16du:dateUtc="2026-09-10T13:23:00Z">
              <w:r w:rsidRPr="00D2471B" w:rsidDel="00E52A44">
                <w:rPr>
                  <w:sz w:val="18"/>
                  <w:szCs w:val="18"/>
                  <w:rPrChange w:id="1858" w:author="SCHECK Oliver" w:date="2026-09-15T08:53:00Z" w16du:dateUtc="2026-09-15T06:53:00Z">
                    <w:rPr/>
                  </w:rPrChange>
                </w:rPr>
                <w:delText>Change Requests/Problem Report</w:delText>
              </w:r>
            </w:del>
            <w:ins w:id="1859" w:author="SCHECK Oliver" w:date="2026-09-10T15:23:00Z">
              <w:r w:rsidRPr="00D2471B">
                <w:rPr>
                  <w:sz w:val="18"/>
                  <w:szCs w:val="18"/>
                </w:rPr>
                <w:t>Technical Event</w:t>
              </w:r>
            </w:ins>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1DAFE1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49522FE3"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1040383"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4207A696" w14:textId="6A469BDF" w:rsidR="00937DED" w:rsidRPr="00D2471B" w:rsidRDefault="00937DED">
            <w:pPr>
              <w:pStyle w:val="ListParagraph"/>
              <w:numPr>
                <w:ilvl w:val="0"/>
                <w:numId w:val="23"/>
              </w:numPr>
              <w:spacing w:after="0" w:line="240" w:lineRule="auto"/>
              <w:ind w:left="110" w:hanging="55"/>
              <w:jc w:val="left"/>
              <w:rPr>
                <w:sz w:val="18"/>
                <w:szCs w:val="18"/>
              </w:rPr>
              <w:pPrChange w:id="1860" w:author="SCHECK Oliver" w:date="2026-09-15T12:51:00Z" w16du:dateUtc="2026-09-15T10:51:00Z">
                <w:pPr>
                  <w:spacing w:after="0" w:line="240" w:lineRule="auto"/>
                  <w:ind w:left="39"/>
                  <w:jc w:val="center"/>
                </w:pPr>
              </w:pPrChange>
            </w:pPr>
            <w:ins w:id="1861" w:author="SCHECK Oliver" w:date="2026-09-15T12:51:00Z" w16du:dateUtc="2026-09-15T10:51:00Z">
              <w:r w:rsidRPr="00343C98">
                <w:rPr>
                  <w:sz w:val="18"/>
                  <w:szCs w:val="18"/>
                  <w:highlight w:val="cyan"/>
                </w:rPr>
                <w:t>**Project Quality Assurance</w:t>
              </w:r>
            </w:ins>
            <w:del w:id="1862" w:author="SCHECK Oliver" w:date="2026-09-15T12:51:00Z" w16du:dateUtc="2026-09-15T10:51:00Z">
              <w:r w:rsidRPr="00D2471B" w:rsidDel="00C23BD9">
                <w:rPr>
                  <w:sz w:val="18"/>
                  <w:szCs w:val="18"/>
                </w:rPr>
                <w:delText>-</w:delText>
              </w:r>
            </w:del>
          </w:p>
        </w:tc>
      </w:tr>
      <w:tr w:rsidR="00937DED" w:rsidRPr="00D2471B" w14:paraId="33F20046" w14:textId="77777777" w:rsidTr="007F6941">
        <w:trPr>
          <w:gridAfter w:val="1"/>
          <w:wAfter w:w="10" w:type="dxa"/>
          <w:trHeight w:val="425"/>
        </w:trPr>
        <w:tc>
          <w:tcPr>
            <w:tcW w:w="567" w:type="dxa"/>
            <w:vMerge/>
            <w:vAlign w:val="center"/>
          </w:tcPr>
          <w:p w14:paraId="0AF0FFD5" w14:textId="77777777" w:rsidR="00937DED" w:rsidRPr="00D2471B" w:rsidRDefault="00937DED" w:rsidP="00937DED">
            <w:pPr>
              <w:spacing w:line="240" w:lineRule="auto"/>
              <w:rPr>
                <w:sz w:val="18"/>
                <w:szCs w:val="18"/>
              </w:rPr>
            </w:pPr>
          </w:p>
        </w:tc>
        <w:tc>
          <w:tcPr>
            <w:tcW w:w="2127" w:type="dxa"/>
            <w:vMerge/>
            <w:vAlign w:val="center"/>
          </w:tcPr>
          <w:p w14:paraId="5A934E4B"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02F6AC3" w14:textId="0B18AA42" w:rsidR="00937DED" w:rsidRPr="00D2471B" w:rsidRDefault="00937DED">
            <w:pPr>
              <w:spacing w:after="0" w:line="240" w:lineRule="auto"/>
              <w:jc w:val="left"/>
              <w:rPr>
                <w:sz w:val="18"/>
                <w:szCs w:val="18"/>
                <w:rPrChange w:id="1863" w:author="SCHECK Oliver" w:date="2026-09-15T08:53:00Z" w16du:dateUtc="2026-09-15T06:53:00Z">
                  <w:rPr/>
                </w:rPrChange>
              </w:rPr>
              <w:pPrChange w:id="1864" w:author="SCHECK Oliver" w:date="2026-09-10T15:21:00Z" w16du:dateUtc="2026-09-10T13:21:00Z">
                <w:pPr>
                  <w:pStyle w:val="ListParagraph"/>
                  <w:numPr>
                    <w:numId w:val="23"/>
                  </w:numPr>
                  <w:spacing w:after="0" w:line="240" w:lineRule="auto"/>
                  <w:ind w:left="110" w:hanging="55"/>
                  <w:jc w:val="left"/>
                </w:pPr>
              </w:pPrChange>
            </w:pPr>
            <w:del w:id="1865" w:author="SCHECK Oliver" w:date="2026-09-10T15:21:00Z" w16du:dateUtc="2026-09-10T13:21:00Z">
              <w:r w:rsidRPr="00D2471B" w:rsidDel="00592210">
                <w:rPr>
                  <w:sz w:val="18"/>
                  <w:szCs w:val="18"/>
                  <w:rPrChange w:id="1866" w:author="SCHECK Oliver" w:date="2026-09-15T08:53:00Z" w16du:dateUtc="2026-09-15T06:53:00Z">
                    <w:rPr/>
                  </w:rPrChange>
                </w:rPr>
                <w:delText>Proposed Technical Change Request</w:delText>
              </w:r>
            </w:del>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61F9AAD"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57D9E89"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F37D6BE"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2C362339"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4217910" w14:textId="77777777" w:rsidTr="007F6941">
        <w:trPr>
          <w:gridAfter w:val="1"/>
          <w:wAfter w:w="10" w:type="dxa"/>
          <w:trHeight w:val="425"/>
        </w:trPr>
        <w:tc>
          <w:tcPr>
            <w:tcW w:w="567" w:type="dxa"/>
            <w:vMerge/>
            <w:vAlign w:val="center"/>
          </w:tcPr>
          <w:p w14:paraId="66014A9B" w14:textId="77777777" w:rsidR="00937DED" w:rsidRPr="00D2471B" w:rsidRDefault="00937DED" w:rsidP="00937DED">
            <w:pPr>
              <w:spacing w:line="240" w:lineRule="auto"/>
              <w:rPr>
                <w:sz w:val="18"/>
                <w:szCs w:val="18"/>
              </w:rPr>
            </w:pPr>
          </w:p>
        </w:tc>
        <w:tc>
          <w:tcPr>
            <w:tcW w:w="2127" w:type="dxa"/>
            <w:vMerge/>
            <w:vAlign w:val="center"/>
          </w:tcPr>
          <w:p w14:paraId="5A97F998"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134F1B88" w14:textId="210C0553"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Proposed WPR Problem Report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CDFE5AE"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47B23AC"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531440B2"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4B02C3E1"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7AC61488" w14:textId="77777777" w:rsidTr="00C931E1">
        <w:trPr>
          <w:gridAfter w:val="1"/>
          <w:wAfter w:w="10" w:type="dxa"/>
          <w:trHeight w:val="425"/>
        </w:trPr>
        <w:tc>
          <w:tcPr>
            <w:tcW w:w="567" w:type="dxa"/>
            <w:vMerge/>
            <w:vAlign w:val="center"/>
          </w:tcPr>
          <w:p w14:paraId="532E2AFC" w14:textId="77777777" w:rsidR="00937DED" w:rsidRPr="00D2471B" w:rsidRDefault="00937DED" w:rsidP="00937DED">
            <w:pPr>
              <w:spacing w:line="240" w:lineRule="auto"/>
              <w:rPr>
                <w:sz w:val="18"/>
                <w:szCs w:val="18"/>
              </w:rPr>
            </w:pPr>
          </w:p>
        </w:tc>
        <w:tc>
          <w:tcPr>
            <w:tcW w:w="2127" w:type="dxa"/>
            <w:vMerge/>
            <w:vAlign w:val="center"/>
          </w:tcPr>
          <w:p w14:paraId="2D33ED06"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C18D31A" w14:textId="5629298D" w:rsidR="00937DED" w:rsidRPr="00D2471B" w:rsidRDefault="00937DED" w:rsidP="00937DED">
            <w:pPr>
              <w:pStyle w:val="ListParagraph"/>
              <w:numPr>
                <w:ilvl w:val="0"/>
                <w:numId w:val="23"/>
              </w:numPr>
              <w:spacing w:after="0" w:line="240" w:lineRule="auto"/>
              <w:ind w:left="110" w:hanging="55"/>
              <w:jc w:val="left"/>
              <w:rPr>
                <w:sz w:val="18"/>
                <w:szCs w:val="18"/>
              </w:rPr>
            </w:pPr>
            <w:commentRangeStart w:id="1867"/>
            <w:commentRangeStart w:id="1868"/>
            <w:r w:rsidRPr="00D2471B">
              <w:rPr>
                <w:sz w:val="18"/>
                <w:szCs w:val="18"/>
              </w:rPr>
              <w:t>Site Modification Instruction (SMI)</w:t>
            </w:r>
            <w:commentRangeEnd w:id="1867"/>
            <w:r w:rsidRPr="00D2471B">
              <w:rPr>
                <w:rStyle w:val="CommentReference"/>
                <w:sz w:val="18"/>
                <w:szCs w:val="18"/>
              </w:rPr>
              <w:commentReference w:id="1867"/>
            </w:r>
            <w:commentRangeEnd w:id="1868"/>
            <w:r w:rsidR="00417CF1" w:rsidRPr="00D2471B">
              <w:rPr>
                <w:rStyle w:val="CommentReference"/>
                <w:sz w:val="18"/>
                <w:szCs w:val="18"/>
              </w:rPr>
              <w:commentReference w:id="1868"/>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F6750B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98FF570"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2C7A0AF" w14:textId="7D3772C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Construction</w:t>
            </w:r>
          </w:p>
          <w:p w14:paraId="3F6C08A1"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tcBorders>
              <w:top w:val="single" w:sz="4" w:space="0" w:color="auto"/>
              <w:bottom w:val="single" w:sz="4" w:space="0" w:color="auto"/>
            </w:tcBorders>
            <w:shd w:val="clear" w:color="auto" w:fill="FFFFFF" w:themeFill="background1"/>
            <w:vAlign w:val="center"/>
          </w:tcPr>
          <w:p w14:paraId="2E93E507"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36E3BB7A" w14:textId="77777777" w:rsidTr="00C931E1">
        <w:trPr>
          <w:gridAfter w:val="1"/>
          <w:wAfter w:w="10" w:type="dxa"/>
          <w:trHeight w:val="425"/>
        </w:trPr>
        <w:tc>
          <w:tcPr>
            <w:tcW w:w="567" w:type="dxa"/>
            <w:vMerge/>
            <w:vAlign w:val="center"/>
          </w:tcPr>
          <w:p w14:paraId="1C0EA131" w14:textId="77777777" w:rsidR="00937DED" w:rsidRPr="00D2471B" w:rsidRDefault="00937DED" w:rsidP="00937DED">
            <w:pPr>
              <w:spacing w:line="240" w:lineRule="auto"/>
              <w:rPr>
                <w:sz w:val="18"/>
                <w:szCs w:val="18"/>
              </w:rPr>
            </w:pPr>
          </w:p>
        </w:tc>
        <w:tc>
          <w:tcPr>
            <w:tcW w:w="2127" w:type="dxa"/>
            <w:vMerge/>
            <w:vAlign w:val="center"/>
          </w:tcPr>
          <w:p w14:paraId="784A8AF9"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EC258CF" w14:textId="7C801F00"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Technical Change Request</w:t>
            </w:r>
          </w:p>
        </w:tc>
        <w:tc>
          <w:tcPr>
            <w:tcW w:w="1123" w:type="dxa"/>
            <w:tcBorders>
              <w:top w:val="single" w:sz="4" w:space="0" w:color="auto"/>
              <w:left w:val="double" w:sz="4" w:space="0" w:color="auto"/>
            </w:tcBorders>
            <w:shd w:val="clear" w:color="auto" w:fill="FFFFFF" w:themeFill="background1"/>
            <w:vAlign w:val="center"/>
          </w:tcPr>
          <w:p w14:paraId="60D5DBD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tcBorders>
            <w:shd w:val="clear" w:color="auto" w:fill="FFFFFF" w:themeFill="background1"/>
            <w:vAlign w:val="center"/>
          </w:tcPr>
          <w:p w14:paraId="075F6408"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tcBorders>
            <w:shd w:val="clear" w:color="auto" w:fill="FFFFFF" w:themeFill="background1"/>
            <w:vAlign w:val="center"/>
          </w:tcPr>
          <w:p w14:paraId="718D3EBA"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tcBorders>
            <w:shd w:val="clear" w:color="auto" w:fill="FFFFFF" w:themeFill="background1"/>
            <w:vAlign w:val="center"/>
          </w:tcPr>
          <w:p w14:paraId="52AC4BC6"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17CD6D64" w14:textId="77777777" w:rsidTr="00C931E1">
        <w:trPr>
          <w:gridAfter w:val="1"/>
          <w:wAfter w:w="10" w:type="dxa"/>
          <w:trHeight w:val="425"/>
        </w:trPr>
        <w:tc>
          <w:tcPr>
            <w:tcW w:w="567" w:type="dxa"/>
            <w:vMerge/>
            <w:vAlign w:val="center"/>
          </w:tcPr>
          <w:p w14:paraId="599C1B46" w14:textId="77777777" w:rsidR="00937DED" w:rsidRPr="00D2471B" w:rsidRDefault="00937DED" w:rsidP="00937DED">
            <w:pPr>
              <w:spacing w:line="240" w:lineRule="auto"/>
              <w:rPr>
                <w:sz w:val="18"/>
                <w:szCs w:val="18"/>
              </w:rPr>
            </w:pPr>
          </w:p>
        </w:tc>
        <w:tc>
          <w:tcPr>
            <w:tcW w:w="2127" w:type="dxa"/>
            <w:vMerge/>
            <w:vAlign w:val="center"/>
          </w:tcPr>
          <w:p w14:paraId="54CF321B"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BC2224E" w14:textId="539744D0" w:rsidR="00937DED" w:rsidRPr="00D2471B" w:rsidRDefault="00937DED">
            <w:pPr>
              <w:spacing w:after="0" w:line="240" w:lineRule="auto"/>
              <w:jc w:val="left"/>
              <w:rPr>
                <w:sz w:val="18"/>
                <w:szCs w:val="18"/>
                <w:rPrChange w:id="1869" w:author="SCHECK Oliver" w:date="2026-09-15T08:53:00Z" w16du:dateUtc="2026-09-15T06:53:00Z">
                  <w:rPr/>
                </w:rPrChange>
              </w:rPr>
              <w:pPrChange w:id="1870" w:author="SCHECK Oliver" w:date="2026-09-10T15:21:00Z" w16du:dateUtc="2026-09-10T13:21:00Z">
                <w:pPr>
                  <w:pStyle w:val="ListParagraph"/>
                  <w:numPr>
                    <w:numId w:val="23"/>
                  </w:numPr>
                  <w:spacing w:after="0" w:line="240" w:lineRule="auto"/>
                  <w:ind w:left="110" w:hanging="55"/>
                  <w:jc w:val="left"/>
                </w:pPr>
              </w:pPrChange>
            </w:pPr>
            <w:del w:id="1871" w:author="SCHECK Oliver" w:date="2026-09-10T15:21:00Z" w16du:dateUtc="2026-09-10T13:21:00Z">
              <w:r w:rsidRPr="00D2471B" w:rsidDel="00592210">
                <w:rPr>
                  <w:sz w:val="18"/>
                  <w:szCs w:val="18"/>
                  <w:rPrChange w:id="1872" w:author="SCHECK Oliver" w:date="2026-09-15T08:53:00Z" w16du:dateUtc="2026-09-15T06:53:00Z">
                    <w:rPr/>
                  </w:rPrChange>
                </w:rPr>
                <w:delText>WPR Problem Report</w:delText>
              </w:r>
            </w:del>
          </w:p>
        </w:tc>
        <w:tc>
          <w:tcPr>
            <w:tcW w:w="1123" w:type="dxa"/>
            <w:tcBorders>
              <w:left w:val="double" w:sz="4" w:space="0" w:color="auto"/>
            </w:tcBorders>
            <w:shd w:val="clear" w:color="auto" w:fill="FFFFFF" w:themeFill="background1"/>
            <w:vAlign w:val="center"/>
          </w:tcPr>
          <w:p w14:paraId="51AAE4C6"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241762FD"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303D3C55"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shd w:val="clear" w:color="auto" w:fill="FFFFFF" w:themeFill="background1"/>
            <w:vAlign w:val="center"/>
          </w:tcPr>
          <w:p w14:paraId="38405A1A"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48D808A" w14:textId="77777777" w:rsidTr="00C931E1">
        <w:trPr>
          <w:gridAfter w:val="1"/>
          <w:wAfter w:w="10" w:type="dxa"/>
          <w:trHeight w:val="425"/>
        </w:trPr>
        <w:tc>
          <w:tcPr>
            <w:tcW w:w="567" w:type="dxa"/>
            <w:vMerge w:val="restart"/>
            <w:vAlign w:val="center"/>
          </w:tcPr>
          <w:p w14:paraId="27FA5649" w14:textId="79D5D141" w:rsidR="00937DED" w:rsidRPr="00D2471B" w:rsidRDefault="00937DED" w:rsidP="00937DED">
            <w:pPr>
              <w:spacing w:after="0" w:line="240" w:lineRule="auto"/>
              <w:jc w:val="center"/>
              <w:rPr>
                <w:sz w:val="18"/>
                <w:szCs w:val="18"/>
              </w:rPr>
            </w:pPr>
            <w:r w:rsidRPr="00D2471B">
              <w:rPr>
                <w:sz w:val="18"/>
                <w:szCs w:val="18"/>
              </w:rPr>
              <w:t>O6</w:t>
            </w:r>
          </w:p>
        </w:tc>
        <w:tc>
          <w:tcPr>
            <w:tcW w:w="2127" w:type="dxa"/>
            <w:vMerge w:val="restart"/>
            <w:vAlign w:val="center"/>
          </w:tcPr>
          <w:p w14:paraId="49CD0224" w14:textId="66AC8855" w:rsidR="00937DED" w:rsidRPr="00D2471B" w:rsidRDefault="00937DED" w:rsidP="00937DED">
            <w:pPr>
              <w:spacing w:after="0" w:line="240" w:lineRule="auto"/>
              <w:jc w:val="center"/>
              <w:rPr>
                <w:sz w:val="18"/>
                <w:szCs w:val="18"/>
              </w:rPr>
            </w:pPr>
            <w:r w:rsidRPr="00D2471B">
              <w:rPr>
                <w:sz w:val="18"/>
                <w:szCs w:val="18"/>
              </w:rPr>
              <w:t>BUY Needs and Deliverables</w:t>
            </w:r>
          </w:p>
        </w:tc>
        <w:tc>
          <w:tcPr>
            <w:tcW w:w="3969" w:type="dxa"/>
            <w:tcBorders>
              <w:top w:val="single" w:sz="4" w:space="0" w:color="auto"/>
              <w:bottom w:val="single" w:sz="4" w:space="0" w:color="auto"/>
              <w:right w:val="double" w:sz="4" w:space="0" w:color="auto"/>
            </w:tcBorders>
            <w:vAlign w:val="center"/>
          </w:tcPr>
          <w:p w14:paraId="58D7EDD4" w14:textId="50D3750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Obsolescence Information</w:t>
            </w:r>
          </w:p>
        </w:tc>
        <w:tc>
          <w:tcPr>
            <w:tcW w:w="1123" w:type="dxa"/>
            <w:tcBorders>
              <w:left w:val="double" w:sz="4" w:space="0" w:color="auto"/>
            </w:tcBorders>
            <w:shd w:val="clear" w:color="auto" w:fill="FFFFFF" w:themeFill="background1"/>
            <w:vAlign w:val="center"/>
          </w:tcPr>
          <w:p w14:paraId="6ECBB42E"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17CC4492"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126F5242"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p w14:paraId="1458DB86"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0861C18C" w14:textId="7A3198F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p w14:paraId="53B370D0" w14:textId="2FA2E00A"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Solution Policy and Product Portfolio Management</w:t>
            </w:r>
          </w:p>
        </w:tc>
        <w:tc>
          <w:tcPr>
            <w:tcW w:w="1531" w:type="dxa"/>
            <w:shd w:val="clear" w:color="auto" w:fill="FFFFFF" w:themeFill="background1"/>
            <w:vAlign w:val="center"/>
          </w:tcPr>
          <w:p w14:paraId="25FBB64D"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111E0692"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873" w:author="SCHECK Oliver" w:date="2026-09-09T14:32:00Z" w16du:dateUtc="2026-09-09T12:32: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874" w:author="SCHECK Oliver" w:date="2026-09-09T14:32:00Z" w16du:dateUtc="2026-09-09T12:32:00Z">
            <w:trPr>
              <w:gridAfter w:val="2"/>
              <w:wAfter w:w="10" w:type="dxa"/>
              <w:trHeight w:val="425"/>
            </w:trPr>
          </w:trPrChange>
        </w:trPr>
        <w:tc>
          <w:tcPr>
            <w:tcW w:w="567" w:type="dxa"/>
            <w:vMerge/>
            <w:tcBorders>
              <w:bottom w:val="single" w:sz="4" w:space="0" w:color="auto"/>
            </w:tcBorders>
            <w:vAlign w:val="center"/>
            <w:tcPrChange w:id="1875" w:author="SCHECK Oliver" w:date="2026-09-09T14:32:00Z" w16du:dateUtc="2026-09-09T12:32:00Z">
              <w:tcPr>
                <w:tcW w:w="567" w:type="dxa"/>
                <w:gridSpan w:val="2"/>
                <w:vMerge/>
                <w:vAlign w:val="center"/>
              </w:tcPr>
            </w:tcPrChange>
          </w:tcPr>
          <w:p w14:paraId="0AA1A329" w14:textId="129A9D9A" w:rsidR="00937DED" w:rsidRPr="00D2471B" w:rsidRDefault="00937DED" w:rsidP="00937DED">
            <w:pPr>
              <w:spacing w:line="240" w:lineRule="auto"/>
              <w:rPr>
                <w:sz w:val="18"/>
                <w:szCs w:val="18"/>
              </w:rPr>
            </w:pPr>
          </w:p>
        </w:tc>
        <w:tc>
          <w:tcPr>
            <w:tcW w:w="2127" w:type="dxa"/>
            <w:vMerge/>
            <w:tcBorders>
              <w:bottom w:val="single" w:sz="4" w:space="0" w:color="auto"/>
            </w:tcBorders>
            <w:vAlign w:val="center"/>
            <w:tcPrChange w:id="1876" w:author="SCHECK Oliver" w:date="2026-09-09T14:32:00Z" w16du:dateUtc="2026-09-09T12:32:00Z">
              <w:tcPr>
                <w:tcW w:w="2127" w:type="dxa"/>
                <w:gridSpan w:val="2"/>
                <w:vMerge/>
                <w:vAlign w:val="center"/>
              </w:tcPr>
            </w:tcPrChange>
          </w:tcPr>
          <w:p w14:paraId="085D6006" w14:textId="77777777" w:rsidR="00937DED" w:rsidRPr="00D2471B" w:rsidRDefault="00937DED" w:rsidP="00937DED">
            <w:pPr>
              <w:spacing w:after="0" w:line="240" w:lineRule="auto"/>
              <w:rPr>
                <w:sz w:val="18"/>
                <w:szCs w:val="18"/>
              </w:rPr>
            </w:pPr>
          </w:p>
        </w:tc>
        <w:tc>
          <w:tcPr>
            <w:tcW w:w="3969" w:type="dxa"/>
            <w:tcBorders>
              <w:top w:val="single" w:sz="4" w:space="0" w:color="auto"/>
              <w:bottom w:val="single" w:sz="4" w:space="0" w:color="auto"/>
              <w:right w:val="double" w:sz="4" w:space="0" w:color="auto"/>
            </w:tcBorders>
            <w:vAlign w:val="center"/>
            <w:tcPrChange w:id="1877" w:author="SCHECK Oliver" w:date="2026-09-09T14:32:00Z" w16du:dateUtc="2026-09-09T12:32:00Z">
              <w:tcPr>
                <w:tcW w:w="3969" w:type="dxa"/>
                <w:gridSpan w:val="2"/>
                <w:tcBorders>
                  <w:top w:val="single" w:sz="4" w:space="0" w:color="auto"/>
                  <w:bottom w:val="single" w:sz="4" w:space="0" w:color="auto"/>
                  <w:right w:val="double" w:sz="4" w:space="0" w:color="auto"/>
                </w:tcBorders>
                <w:vAlign w:val="center"/>
              </w:tcPr>
            </w:tcPrChange>
          </w:tcPr>
          <w:p w14:paraId="01397A8F" w14:textId="67766A2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Technical Documentation for EPPPS</w:t>
            </w:r>
          </w:p>
        </w:tc>
        <w:tc>
          <w:tcPr>
            <w:tcW w:w="1123" w:type="dxa"/>
            <w:tcBorders>
              <w:left w:val="double" w:sz="4" w:space="0" w:color="auto"/>
            </w:tcBorders>
            <w:shd w:val="clear" w:color="auto" w:fill="FFFFFF" w:themeFill="background1"/>
            <w:vAlign w:val="center"/>
            <w:tcPrChange w:id="1878" w:author="SCHECK Oliver" w:date="2026-09-09T14:32:00Z" w16du:dateUtc="2026-09-09T12:32:00Z">
              <w:tcPr>
                <w:tcW w:w="1123" w:type="dxa"/>
                <w:gridSpan w:val="2"/>
                <w:tcBorders>
                  <w:left w:val="double" w:sz="4" w:space="0" w:color="auto"/>
                </w:tcBorders>
                <w:shd w:val="clear" w:color="auto" w:fill="FFFFFF" w:themeFill="background1"/>
                <w:vAlign w:val="center"/>
              </w:tcPr>
            </w:tcPrChange>
          </w:tcPr>
          <w:p w14:paraId="151F7227"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Change w:id="1879" w:author="SCHECK Oliver" w:date="2026-09-09T14:32:00Z" w16du:dateUtc="2026-09-09T12:32:00Z">
              <w:tcPr>
                <w:tcW w:w="1837" w:type="dxa"/>
                <w:gridSpan w:val="2"/>
                <w:shd w:val="clear" w:color="auto" w:fill="FFFFFF" w:themeFill="background1"/>
                <w:vAlign w:val="center"/>
              </w:tcPr>
            </w:tcPrChange>
          </w:tcPr>
          <w:p w14:paraId="726B1077"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Change w:id="1880" w:author="SCHECK Oliver" w:date="2026-09-09T14:32:00Z" w16du:dateUtc="2026-09-09T12:32:00Z">
              <w:tcPr>
                <w:tcW w:w="2840" w:type="dxa"/>
                <w:shd w:val="clear" w:color="auto" w:fill="FFFFFF" w:themeFill="background1"/>
                <w:vAlign w:val="center"/>
              </w:tcPr>
            </w:tcPrChange>
          </w:tcPr>
          <w:p w14:paraId="528655DF"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Procurement</w:t>
            </w:r>
          </w:p>
          <w:p w14:paraId="1063A9D2" w14:textId="3C63AFC4"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shd w:val="clear" w:color="auto" w:fill="FFFFFF" w:themeFill="background1"/>
            <w:vAlign w:val="center"/>
            <w:tcPrChange w:id="1881" w:author="SCHECK Oliver" w:date="2026-09-09T14:32:00Z" w16du:dateUtc="2026-09-09T12:32:00Z">
              <w:tcPr>
                <w:tcW w:w="1531" w:type="dxa"/>
                <w:gridSpan w:val="2"/>
                <w:shd w:val="clear" w:color="auto" w:fill="FFFFFF" w:themeFill="background1"/>
                <w:vAlign w:val="center"/>
              </w:tcPr>
            </w:tcPrChange>
          </w:tcPr>
          <w:p w14:paraId="5A768D77"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5A081267"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882" w:author="SCHECK Oliver" w:date="2026-09-09T14:32:00Z" w16du:dateUtc="2026-09-09T12:32: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883" w:author="SCHECK Oliver" w:date="2026-09-09T14:32:00Z" w16du:dateUtc="2026-09-09T12:32:00Z">
            <w:trPr>
              <w:gridAfter w:val="2"/>
              <w:wAfter w:w="10" w:type="dxa"/>
              <w:trHeight w:val="425"/>
            </w:trPr>
          </w:trPrChange>
        </w:trPr>
        <w:tc>
          <w:tcPr>
            <w:tcW w:w="567" w:type="dxa"/>
            <w:vMerge w:val="restart"/>
            <w:tcBorders>
              <w:top w:val="single" w:sz="4" w:space="0" w:color="auto"/>
              <w:bottom w:val="single" w:sz="4" w:space="0" w:color="auto"/>
            </w:tcBorders>
            <w:vAlign w:val="center"/>
            <w:tcPrChange w:id="1884" w:author="SCHECK Oliver" w:date="2026-09-09T14:32:00Z" w16du:dateUtc="2026-09-09T12:32:00Z">
              <w:tcPr>
                <w:tcW w:w="567" w:type="dxa"/>
                <w:gridSpan w:val="2"/>
                <w:vMerge w:val="restart"/>
                <w:vAlign w:val="center"/>
              </w:tcPr>
            </w:tcPrChange>
          </w:tcPr>
          <w:p w14:paraId="5321FB14" w14:textId="77777777" w:rsidR="00937DED" w:rsidRPr="00D2471B" w:rsidRDefault="00937DED" w:rsidP="00937DED">
            <w:pPr>
              <w:spacing w:after="0" w:line="240" w:lineRule="auto"/>
              <w:jc w:val="center"/>
              <w:rPr>
                <w:sz w:val="18"/>
                <w:szCs w:val="18"/>
              </w:rPr>
            </w:pPr>
            <w:r w:rsidRPr="00D2471B">
              <w:rPr>
                <w:sz w:val="18"/>
                <w:szCs w:val="18"/>
              </w:rPr>
              <w:t>O7</w:t>
            </w:r>
          </w:p>
        </w:tc>
        <w:tc>
          <w:tcPr>
            <w:tcW w:w="2127" w:type="dxa"/>
            <w:vMerge w:val="restart"/>
            <w:tcBorders>
              <w:top w:val="single" w:sz="4" w:space="0" w:color="auto"/>
              <w:bottom w:val="single" w:sz="4" w:space="0" w:color="auto"/>
            </w:tcBorders>
            <w:vAlign w:val="center"/>
            <w:tcPrChange w:id="1885" w:author="SCHECK Oliver" w:date="2026-09-09T14:32:00Z" w16du:dateUtc="2026-09-09T12:32:00Z">
              <w:tcPr>
                <w:tcW w:w="2127" w:type="dxa"/>
                <w:gridSpan w:val="2"/>
                <w:vMerge w:val="restart"/>
                <w:vAlign w:val="center"/>
              </w:tcPr>
            </w:tcPrChange>
          </w:tcPr>
          <w:p w14:paraId="6E1F21C9" w14:textId="2B5BD1E6" w:rsidR="00937DED" w:rsidRPr="00D2471B" w:rsidRDefault="00937DED" w:rsidP="00937DED">
            <w:pPr>
              <w:spacing w:after="0" w:line="240" w:lineRule="auto"/>
              <w:jc w:val="center"/>
              <w:rPr>
                <w:sz w:val="18"/>
                <w:szCs w:val="18"/>
              </w:rPr>
            </w:pPr>
            <w:commentRangeStart w:id="1886"/>
            <w:commentRangeStart w:id="1887"/>
            <w:r w:rsidRPr="00D2471B">
              <w:rPr>
                <w:sz w:val="18"/>
                <w:szCs w:val="18"/>
              </w:rPr>
              <w:t>Reports</w:t>
            </w:r>
            <w:commentRangeEnd w:id="1886"/>
            <w:r w:rsidRPr="00D2471B">
              <w:rPr>
                <w:rStyle w:val="CommentReference"/>
                <w:sz w:val="18"/>
                <w:szCs w:val="18"/>
              </w:rPr>
              <w:commentReference w:id="1886"/>
            </w:r>
            <w:commentRangeEnd w:id="1887"/>
            <w:r w:rsidR="00867928" w:rsidRPr="00D2471B">
              <w:rPr>
                <w:rStyle w:val="CommentReference"/>
                <w:sz w:val="18"/>
                <w:szCs w:val="18"/>
              </w:rPr>
              <w:commentReference w:id="1887"/>
            </w:r>
          </w:p>
        </w:tc>
        <w:tc>
          <w:tcPr>
            <w:tcW w:w="3969" w:type="dxa"/>
            <w:tcBorders>
              <w:top w:val="single" w:sz="4" w:space="0" w:color="auto"/>
              <w:bottom w:val="single" w:sz="4" w:space="0" w:color="auto"/>
              <w:right w:val="double" w:sz="4" w:space="0" w:color="auto"/>
            </w:tcBorders>
            <w:vAlign w:val="center"/>
            <w:tcPrChange w:id="1888" w:author="SCHECK Oliver" w:date="2026-09-09T14:32:00Z" w16du:dateUtc="2026-09-09T12:32:00Z">
              <w:tcPr>
                <w:tcW w:w="3969" w:type="dxa"/>
                <w:gridSpan w:val="2"/>
                <w:tcBorders>
                  <w:top w:val="single" w:sz="4" w:space="0" w:color="auto"/>
                  <w:bottom w:val="single" w:sz="4" w:space="0" w:color="auto"/>
                  <w:right w:val="double" w:sz="4" w:space="0" w:color="auto"/>
                </w:tcBorders>
                <w:vAlign w:val="center"/>
              </w:tcPr>
            </w:tcPrChange>
          </w:tcPr>
          <w:p w14:paraId="3B6002E6" w14:textId="538558E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Cybersecurity Case</w:t>
            </w:r>
          </w:p>
        </w:tc>
        <w:tc>
          <w:tcPr>
            <w:tcW w:w="1123" w:type="dxa"/>
            <w:tcBorders>
              <w:left w:val="double" w:sz="4" w:space="0" w:color="auto"/>
              <w:bottom w:val="single" w:sz="4" w:space="0" w:color="auto"/>
            </w:tcBorders>
            <w:shd w:val="clear" w:color="auto" w:fill="FFFFFF" w:themeFill="background1"/>
            <w:vAlign w:val="center"/>
            <w:tcPrChange w:id="1889" w:author="SCHECK Oliver" w:date="2026-09-09T14:32:00Z" w16du:dateUtc="2026-09-09T12:32:00Z">
              <w:tcPr>
                <w:tcW w:w="1123" w:type="dxa"/>
                <w:gridSpan w:val="2"/>
                <w:tcBorders>
                  <w:left w:val="double" w:sz="4" w:space="0" w:color="auto"/>
                  <w:bottom w:val="single" w:sz="4" w:space="0" w:color="auto"/>
                </w:tcBorders>
                <w:shd w:val="clear" w:color="auto" w:fill="FFFFFF" w:themeFill="background1"/>
                <w:vAlign w:val="center"/>
              </w:tcPr>
            </w:tcPrChange>
          </w:tcPr>
          <w:p w14:paraId="6D5BF42A" w14:textId="02561FD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bottom w:val="single" w:sz="4" w:space="0" w:color="auto"/>
            </w:tcBorders>
            <w:shd w:val="clear" w:color="auto" w:fill="FFFFFF" w:themeFill="background1"/>
            <w:vAlign w:val="center"/>
            <w:tcPrChange w:id="1890" w:author="SCHECK Oliver" w:date="2026-09-09T14:32:00Z" w16du:dateUtc="2026-09-09T12:32:00Z">
              <w:tcPr>
                <w:tcW w:w="1837" w:type="dxa"/>
                <w:gridSpan w:val="2"/>
                <w:tcBorders>
                  <w:bottom w:val="single" w:sz="4" w:space="0" w:color="auto"/>
                </w:tcBorders>
                <w:shd w:val="clear" w:color="auto" w:fill="FFFFFF" w:themeFill="background1"/>
                <w:vAlign w:val="center"/>
              </w:tcPr>
            </w:tcPrChange>
          </w:tcPr>
          <w:p w14:paraId="7BB2DB73" w14:textId="1050CA7A"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bottom w:val="single" w:sz="4" w:space="0" w:color="auto"/>
            </w:tcBorders>
            <w:shd w:val="clear" w:color="auto" w:fill="FFFFFF" w:themeFill="background1"/>
            <w:vAlign w:val="center"/>
            <w:tcPrChange w:id="1891" w:author="SCHECK Oliver" w:date="2026-09-09T14:32:00Z" w16du:dateUtc="2026-09-09T12:32:00Z">
              <w:tcPr>
                <w:tcW w:w="2840" w:type="dxa"/>
                <w:tcBorders>
                  <w:bottom w:val="single" w:sz="4" w:space="0" w:color="auto"/>
                </w:tcBorders>
                <w:shd w:val="clear" w:color="auto" w:fill="FFFFFF" w:themeFill="background1"/>
                <w:vAlign w:val="center"/>
              </w:tcPr>
            </w:tcPrChange>
          </w:tcPr>
          <w:p w14:paraId="025E15B4" w14:textId="1EC5EDB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RAMS</w:t>
            </w:r>
          </w:p>
          <w:p w14:paraId="59EEFEC5" w14:textId="3F70DA7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1799D612" w14:textId="6E735774"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0161C5C8"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RAMS</w:t>
            </w:r>
          </w:p>
          <w:p w14:paraId="03B63DCB" w14:textId="71CC277A"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bottom w:val="single" w:sz="4" w:space="0" w:color="auto"/>
            </w:tcBorders>
            <w:shd w:val="clear" w:color="auto" w:fill="FFFFFF" w:themeFill="background1"/>
            <w:vAlign w:val="center"/>
            <w:tcPrChange w:id="1892" w:author="SCHECK Oliver" w:date="2026-09-09T14:32:00Z" w16du:dateUtc="2026-09-09T12:32:00Z">
              <w:tcPr>
                <w:tcW w:w="1531" w:type="dxa"/>
                <w:gridSpan w:val="2"/>
                <w:tcBorders>
                  <w:bottom w:val="single" w:sz="4" w:space="0" w:color="auto"/>
                </w:tcBorders>
                <w:shd w:val="clear" w:color="auto" w:fill="FFFFFF" w:themeFill="background1"/>
                <w:vAlign w:val="center"/>
              </w:tcPr>
            </w:tcPrChange>
          </w:tcPr>
          <w:p w14:paraId="016D52A4" w14:textId="2E66295F"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7F797C0B"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893" w:author="SCHECK Oliver" w:date="2026-09-09T14:32:00Z" w16du:dateUtc="2026-09-09T12:32: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894" w:author="SCHECK Oliver" w:date="2026-09-09T14:32:00Z" w16du:dateUtc="2026-09-09T12:32:00Z">
            <w:trPr>
              <w:gridAfter w:val="2"/>
              <w:wAfter w:w="10" w:type="dxa"/>
              <w:trHeight w:val="425"/>
            </w:trPr>
          </w:trPrChange>
        </w:trPr>
        <w:tc>
          <w:tcPr>
            <w:tcW w:w="567" w:type="dxa"/>
            <w:vMerge/>
            <w:tcBorders>
              <w:top w:val="single" w:sz="4" w:space="0" w:color="auto"/>
              <w:bottom w:val="single" w:sz="4" w:space="0" w:color="auto"/>
            </w:tcBorders>
            <w:vAlign w:val="center"/>
            <w:tcPrChange w:id="1895" w:author="SCHECK Oliver" w:date="2026-09-09T14:32:00Z" w16du:dateUtc="2026-09-09T12:32:00Z">
              <w:tcPr>
                <w:tcW w:w="567" w:type="dxa"/>
                <w:gridSpan w:val="2"/>
                <w:vMerge/>
                <w:vAlign w:val="center"/>
              </w:tcPr>
            </w:tcPrChange>
          </w:tcPr>
          <w:p w14:paraId="02B6D56F"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Change w:id="1896" w:author="SCHECK Oliver" w:date="2026-09-09T14:32:00Z" w16du:dateUtc="2026-09-09T12:32:00Z">
              <w:tcPr>
                <w:tcW w:w="2127" w:type="dxa"/>
                <w:gridSpan w:val="2"/>
                <w:vMerge/>
                <w:vAlign w:val="center"/>
              </w:tcPr>
            </w:tcPrChange>
          </w:tcPr>
          <w:p w14:paraId="3B26C45D"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897" w:author="SCHECK Oliver" w:date="2026-09-09T14:32:00Z" w16du:dateUtc="2026-09-09T12:32:00Z">
              <w:tcPr>
                <w:tcW w:w="3969" w:type="dxa"/>
                <w:gridSpan w:val="2"/>
                <w:tcBorders>
                  <w:top w:val="single" w:sz="4" w:space="0" w:color="auto"/>
                  <w:bottom w:val="single" w:sz="4" w:space="0" w:color="auto"/>
                  <w:right w:val="double" w:sz="4" w:space="0" w:color="auto"/>
                </w:tcBorders>
                <w:vAlign w:val="center"/>
              </w:tcPr>
            </w:tcPrChange>
          </w:tcPr>
          <w:p w14:paraId="5947F0BD" w14:textId="17CF844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Type Test Report</w:t>
            </w:r>
          </w:p>
        </w:tc>
        <w:tc>
          <w:tcPr>
            <w:tcW w:w="1123" w:type="dxa"/>
            <w:tcBorders>
              <w:top w:val="single" w:sz="4" w:space="0" w:color="auto"/>
              <w:left w:val="double" w:sz="4" w:space="0" w:color="auto"/>
              <w:bottom w:val="single" w:sz="4" w:space="0" w:color="auto"/>
            </w:tcBorders>
            <w:shd w:val="clear" w:color="auto" w:fill="FFFFFF" w:themeFill="background1"/>
            <w:vAlign w:val="center"/>
            <w:tcPrChange w:id="1898" w:author="SCHECK Oliver" w:date="2026-09-09T14:32:00Z" w16du:dateUtc="2026-09-09T12:32:00Z">
              <w:tcPr>
                <w:tcW w:w="1123" w:type="dxa"/>
                <w:gridSpan w:val="2"/>
                <w:tcBorders>
                  <w:top w:val="single" w:sz="4" w:space="0" w:color="auto"/>
                  <w:left w:val="double" w:sz="4" w:space="0" w:color="auto"/>
                  <w:bottom w:val="single" w:sz="4" w:space="0" w:color="auto"/>
                </w:tcBorders>
                <w:shd w:val="clear" w:color="auto" w:fill="FFFFFF" w:themeFill="background1"/>
                <w:vAlign w:val="center"/>
              </w:tcPr>
            </w:tcPrChange>
          </w:tcPr>
          <w:p w14:paraId="37EB620B" w14:textId="3D101A5A"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Change w:id="1899" w:author="SCHECK Oliver" w:date="2026-09-09T14:32:00Z" w16du:dateUtc="2026-09-09T12:32:00Z">
              <w:tcPr>
                <w:tcW w:w="1837" w:type="dxa"/>
                <w:gridSpan w:val="2"/>
                <w:tcBorders>
                  <w:top w:val="single" w:sz="4" w:space="0" w:color="auto"/>
                  <w:bottom w:val="single" w:sz="4" w:space="0" w:color="auto"/>
                </w:tcBorders>
                <w:shd w:val="clear" w:color="auto" w:fill="FFFFFF" w:themeFill="background1"/>
                <w:vAlign w:val="center"/>
              </w:tcPr>
            </w:tcPrChange>
          </w:tcPr>
          <w:p w14:paraId="5C1D229A" w14:textId="067472C8"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Change w:id="1900" w:author="SCHECK Oliver" w:date="2026-09-09T14:32:00Z" w16du:dateUtc="2026-09-09T12:32:00Z">
              <w:tcPr>
                <w:tcW w:w="2840" w:type="dxa"/>
                <w:tcBorders>
                  <w:top w:val="single" w:sz="4" w:space="0" w:color="auto"/>
                  <w:bottom w:val="single" w:sz="4" w:space="0" w:color="auto"/>
                </w:tcBorders>
                <w:shd w:val="clear" w:color="auto" w:fill="FFFFFF" w:themeFill="background1"/>
                <w:vAlign w:val="center"/>
              </w:tcPr>
            </w:tcPrChange>
          </w:tcPr>
          <w:p w14:paraId="0765B3BC" w14:textId="20916673"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RAMS</w:t>
            </w:r>
          </w:p>
          <w:p w14:paraId="64C54948" w14:textId="7B1C4A92" w:rsidR="00937DED" w:rsidRPr="00D2471B" w:rsidRDefault="00937DED" w:rsidP="00937DED">
            <w:pPr>
              <w:pStyle w:val="ListParagraph"/>
              <w:numPr>
                <w:ilvl w:val="0"/>
                <w:numId w:val="23"/>
              </w:numPr>
              <w:spacing w:after="0" w:line="240" w:lineRule="auto"/>
              <w:ind w:left="110" w:hanging="55"/>
              <w:jc w:val="left"/>
              <w:rPr>
                <w:sz w:val="18"/>
                <w:szCs w:val="18"/>
              </w:rPr>
            </w:pPr>
            <w:commentRangeStart w:id="1901"/>
            <w:commentRangeStart w:id="1902"/>
            <w:commentRangeStart w:id="1903"/>
            <w:r w:rsidRPr="00D2471B">
              <w:rPr>
                <w:sz w:val="18"/>
                <w:szCs w:val="18"/>
              </w:rPr>
              <w:t>SRS Industrialisation</w:t>
            </w:r>
          </w:p>
          <w:p w14:paraId="7F99391A" w14:textId="1EED284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RAMS</w:t>
            </w:r>
          </w:p>
          <w:p w14:paraId="34309481"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Supply Chain Management</w:t>
            </w:r>
            <w:commentRangeEnd w:id="1901"/>
            <w:r w:rsidRPr="00D2471B">
              <w:rPr>
                <w:rStyle w:val="CommentReference"/>
                <w:sz w:val="18"/>
                <w:szCs w:val="18"/>
              </w:rPr>
              <w:commentReference w:id="1901"/>
            </w:r>
            <w:commentRangeEnd w:id="1902"/>
            <w:r w:rsidR="00840380" w:rsidRPr="00D2471B">
              <w:rPr>
                <w:rStyle w:val="CommentReference"/>
                <w:sz w:val="18"/>
                <w:szCs w:val="18"/>
              </w:rPr>
              <w:commentReference w:id="1902"/>
            </w:r>
            <w:commentRangeEnd w:id="1903"/>
            <w:r w:rsidR="00456755" w:rsidRPr="00D2471B">
              <w:rPr>
                <w:rStyle w:val="CommentReference"/>
                <w:sz w:val="18"/>
                <w:szCs w:val="18"/>
              </w:rPr>
              <w:commentReference w:id="1903"/>
            </w:r>
          </w:p>
        </w:tc>
        <w:tc>
          <w:tcPr>
            <w:tcW w:w="1531" w:type="dxa"/>
            <w:tcBorders>
              <w:top w:val="single" w:sz="4" w:space="0" w:color="auto"/>
              <w:bottom w:val="single" w:sz="4" w:space="0" w:color="auto"/>
            </w:tcBorders>
            <w:shd w:val="clear" w:color="auto" w:fill="FFFFFF" w:themeFill="background1"/>
            <w:vAlign w:val="center"/>
            <w:tcPrChange w:id="1904" w:author="SCHECK Oliver" w:date="2026-09-09T14:32:00Z" w16du:dateUtc="2026-09-09T12:32:00Z">
              <w:tcPr>
                <w:tcW w:w="1531" w:type="dxa"/>
                <w:gridSpan w:val="2"/>
                <w:tcBorders>
                  <w:top w:val="single" w:sz="4" w:space="0" w:color="auto"/>
                  <w:bottom w:val="single" w:sz="4" w:space="0" w:color="auto"/>
                </w:tcBorders>
                <w:shd w:val="clear" w:color="auto" w:fill="FFFFFF" w:themeFill="background1"/>
                <w:vAlign w:val="center"/>
              </w:tcPr>
            </w:tcPrChange>
          </w:tcPr>
          <w:p w14:paraId="46BDEEA8" w14:textId="204DDAFC"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5FEADBEE" w14:textId="77777777" w:rsidTr="00DA0126">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Change w:id="1905" w:author="SCHECK Oliver" w:date="2026-09-09T14:32:00Z" w16du:dateUtc="2026-09-09T12:32:00Z">
            <w:tblPrEx>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PrEx>
          </w:tblPrExChange>
        </w:tblPrEx>
        <w:trPr>
          <w:gridAfter w:val="1"/>
          <w:wAfter w:w="10" w:type="dxa"/>
          <w:trHeight w:val="425"/>
          <w:trPrChange w:id="1906" w:author="SCHECK Oliver" w:date="2026-09-09T14:32:00Z" w16du:dateUtc="2026-09-09T12:32:00Z">
            <w:trPr>
              <w:gridAfter w:val="2"/>
              <w:wAfter w:w="10" w:type="dxa"/>
              <w:trHeight w:val="425"/>
            </w:trPr>
          </w:trPrChange>
        </w:trPr>
        <w:tc>
          <w:tcPr>
            <w:tcW w:w="567" w:type="dxa"/>
            <w:vMerge/>
            <w:tcBorders>
              <w:top w:val="single" w:sz="4" w:space="0" w:color="auto"/>
            </w:tcBorders>
            <w:vAlign w:val="center"/>
            <w:tcPrChange w:id="1907" w:author="SCHECK Oliver" w:date="2026-09-09T14:32:00Z" w16du:dateUtc="2026-09-09T12:32:00Z">
              <w:tcPr>
                <w:tcW w:w="567" w:type="dxa"/>
                <w:gridSpan w:val="2"/>
                <w:vMerge/>
                <w:vAlign w:val="center"/>
              </w:tcPr>
            </w:tcPrChange>
          </w:tcPr>
          <w:p w14:paraId="7298AA1A" w14:textId="77777777" w:rsidR="00937DED" w:rsidRPr="00D2471B" w:rsidRDefault="00937DED" w:rsidP="00937DED">
            <w:pPr>
              <w:spacing w:line="240" w:lineRule="auto"/>
              <w:rPr>
                <w:sz w:val="18"/>
                <w:szCs w:val="18"/>
              </w:rPr>
            </w:pPr>
          </w:p>
        </w:tc>
        <w:tc>
          <w:tcPr>
            <w:tcW w:w="2127" w:type="dxa"/>
            <w:vMerge/>
            <w:tcBorders>
              <w:top w:val="single" w:sz="4" w:space="0" w:color="auto"/>
            </w:tcBorders>
            <w:vAlign w:val="center"/>
            <w:tcPrChange w:id="1908" w:author="SCHECK Oliver" w:date="2026-09-09T14:32:00Z" w16du:dateUtc="2026-09-09T12:32:00Z">
              <w:tcPr>
                <w:tcW w:w="2127" w:type="dxa"/>
                <w:gridSpan w:val="2"/>
                <w:vMerge/>
                <w:vAlign w:val="center"/>
              </w:tcPr>
            </w:tcPrChange>
          </w:tcPr>
          <w:p w14:paraId="65C2AE3D"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Change w:id="1909" w:author="SCHECK Oliver" w:date="2026-09-09T14:32:00Z" w16du:dateUtc="2026-09-09T12:32:00Z">
              <w:tcPr>
                <w:tcW w:w="3969" w:type="dxa"/>
                <w:gridSpan w:val="2"/>
                <w:tcBorders>
                  <w:top w:val="single" w:sz="4" w:space="0" w:color="auto"/>
                  <w:bottom w:val="single" w:sz="4" w:space="0" w:color="auto"/>
                  <w:right w:val="double" w:sz="4" w:space="0" w:color="auto"/>
                </w:tcBorders>
                <w:vAlign w:val="center"/>
              </w:tcPr>
            </w:tcPrChange>
          </w:tcPr>
          <w:p w14:paraId="78A351AB" w14:textId="66EDF010" w:rsidR="00937DED" w:rsidRPr="00D2471B" w:rsidRDefault="00937DED" w:rsidP="00937DED">
            <w:pPr>
              <w:pStyle w:val="ListParagraph"/>
              <w:numPr>
                <w:ilvl w:val="0"/>
                <w:numId w:val="23"/>
              </w:numPr>
              <w:spacing w:after="0" w:line="240" w:lineRule="auto"/>
              <w:ind w:left="110" w:hanging="55"/>
              <w:jc w:val="left"/>
              <w:rPr>
                <w:sz w:val="18"/>
                <w:szCs w:val="18"/>
              </w:rPr>
            </w:pPr>
            <w:commentRangeStart w:id="1910"/>
            <w:commentRangeStart w:id="1911"/>
            <w:r w:rsidRPr="00D2471B">
              <w:rPr>
                <w:sz w:val="18"/>
                <w:szCs w:val="18"/>
              </w:rPr>
              <w:t>Verification Report</w:t>
            </w:r>
          </w:p>
          <w:p w14:paraId="2C810276" w14:textId="3481BD2E" w:rsidR="00937DED" w:rsidRPr="00D2471B" w:rsidRDefault="00937DED" w:rsidP="00937DED">
            <w:pPr>
              <w:pStyle w:val="ListParagraph"/>
              <w:numPr>
                <w:ilvl w:val="0"/>
                <w:numId w:val="23"/>
              </w:numPr>
              <w:spacing w:after="0" w:line="240" w:lineRule="auto"/>
              <w:ind w:left="110" w:hanging="55"/>
              <w:jc w:val="left"/>
              <w:rPr>
                <w:sz w:val="18"/>
                <w:szCs w:val="18"/>
              </w:rPr>
            </w:pPr>
            <w:commentRangeStart w:id="1912"/>
            <w:commentRangeStart w:id="1913"/>
            <w:r w:rsidRPr="00D2471B">
              <w:rPr>
                <w:sz w:val="18"/>
                <w:szCs w:val="18"/>
              </w:rPr>
              <w:t>Validation Report</w:t>
            </w:r>
            <w:commentRangeEnd w:id="1910"/>
            <w:r w:rsidRPr="00D2471B">
              <w:rPr>
                <w:rStyle w:val="CommentReference"/>
                <w:sz w:val="18"/>
                <w:szCs w:val="18"/>
              </w:rPr>
              <w:commentReference w:id="1910"/>
            </w:r>
            <w:commentRangeEnd w:id="1911"/>
            <w:r w:rsidR="00456755" w:rsidRPr="00D2471B">
              <w:rPr>
                <w:rStyle w:val="CommentReference"/>
                <w:sz w:val="18"/>
                <w:szCs w:val="18"/>
              </w:rPr>
              <w:commentReference w:id="1911"/>
            </w:r>
            <w:commentRangeEnd w:id="1912"/>
            <w:r w:rsidRPr="00D2471B">
              <w:rPr>
                <w:rStyle w:val="CommentReference"/>
                <w:sz w:val="18"/>
                <w:szCs w:val="18"/>
              </w:rPr>
              <w:commentReference w:id="1912"/>
            </w:r>
            <w:commentRangeEnd w:id="1913"/>
            <w:r w:rsidR="00867928" w:rsidRPr="00D2471B">
              <w:rPr>
                <w:rStyle w:val="CommentReference"/>
                <w:sz w:val="18"/>
                <w:szCs w:val="18"/>
              </w:rPr>
              <w:commentReference w:id="1913"/>
            </w:r>
          </w:p>
        </w:tc>
        <w:tc>
          <w:tcPr>
            <w:tcW w:w="1123" w:type="dxa"/>
            <w:tcBorders>
              <w:top w:val="single" w:sz="4" w:space="0" w:color="auto"/>
              <w:left w:val="double" w:sz="4" w:space="0" w:color="auto"/>
              <w:bottom w:val="single" w:sz="4" w:space="0" w:color="auto"/>
            </w:tcBorders>
            <w:shd w:val="clear" w:color="auto" w:fill="FFFFFF" w:themeFill="background1"/>
            <w:vAlign w:val="center"/>
            <w:tcPrChange w:id="1914" w:author="SCHECK Oliver" w:date="2026-09-09T14:32:00Z" w16du:dateUtc="2026-09-09T12:32:00Z">
              <w:tcPr>
                <w:tcW w:w="1123" w:type="dxa"/>
                <w:gridSpan w:val="2"/>
                <w:tcBorders>
                  <w:top w:val="single" w:sz="4" w:space="0" w:color="auto"/>
                  <w:left w:val="double" w:sz="4" w:space="0" w:color="auto"/>
                  <w:bottom w:val="single" w:sz="4" w:space="0" w:color="auto"/>
                </w:tcBorders>
                <w:shd w:val="clear" w:color="auto" w:fill="FFFFFF" w:themeFill="background1"/>
                <w:vAlign w:val="center"/>
              </w:tcPr>
            </w:tcPrChange>
          </w:tcPr>
          <w:p w14:paraId="6C482DB9" w14:textId="2DCFBEB9"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Change w:id="1915" w:author="SCHECK Oliver" w:date="2026-09-09T14:32:00Z" w16du:dateUtc="2026-09-09T12:32:00Z">
              <w:tcPr>
                <w:tcW w:w="1837" w:type="dxa"/>
                <w:gridSpan w:val="2"/>
                <w:tcBorders>
                  <w:top w:val="single" w:sz="4" w:space="0" w:color="auto"/>
                  <w:bottom w:val="single" w:sz="4" w:space="0" w:color="auto"/>
                </w:tcBorders>
                <w:shd w:val="clear" w:color="auto" w:fill="FFFFFF" w:themeFill="background1"/>
                <w:vAlign w:val="center"/>
              </w:tcPr>
            </w:tcPrChange>
          </w:tcPr>
          <w:p w14:paraId="280F0FA4" w14:textId="3C640892"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Change w:id="1916" w:author="SCHECK Oliver" w:date="2026-09-09T14:32:00Z" w16du:dateUtc="2026-09-09T12:32:00Z">
              <w:tcPr>
                <w:tcW w:w="2840" w:type="dxa"/>
                <w:tcBorders>
                  <w:top w:val="single" w:sz="4" w:space="0" w:color="auto"/>
                  <w:bottom w:val="single" w:sz="4" w:space="0" w:color="auto"/>
                </w:tcBorders>
                <w:shd w:val="clear" w:color="auto" w:fill="FFFFFF" w:themeFill="background1"/>
                <w:vAlign w:val="center"/>
              </w:tcPr>
            </w:tcPrChange>
          </w:tcPr>
          <w:p w14:paraId="1EAA9650" w14:textId="2DD73910"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RAMS</w:t>
            </w:r>
          </w:p>
          <w:p w14:paraId="6718E3D2" w14:textId="7D7F7B50"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Commissioning</w:t>
            </w:r>
          </w:p>
          <w:p w14:paraId="64D7BCC0" w14:textId="612FAFF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Change w:id="1917" w:author="SCHECK Oliver" w:date="2026-09-09T14:32:00Z" w16du:dateUtc="2026-09-09T12:32:00Z">
              <w:tcPr>
                <w:tcW w:w="1531" w:type="dxa"/>
                <w:gridSpan w:val="2"/>
                <w:tcBorders>
                  <w:top w:val="single" w:sz="4" w:space="0" w:color="auto"/>
                  <w:bottom w:val="single" w:sz="4" w:space="0" w:color="auto"/>
                </w:tcBorders>
                <w:shd w:val="clear" w:color="auto" w:fill="FFFFFF" w:themeFill="background1"/>
                <w:vAlign w:val="center"/>
              </w:tcPr>
            </w:tcPrChange>
          </w:tcPr>
          <w:p w14:paraId="4370F81A" w14:textId="4E1DE63A"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937DED" w:rsidRPr="00D2471B" w14:paraId="2506EE43" w14:textId="77777777" w:rsidTr="003A646E">
        <w:trPr>
          <w:gridAfter w:val="1"/>
          <w:wAfter w:w="10" w:type="dxa"/>
          <w:trHeight w:val="425"/>
        </w:trPr>
        <w:tc>
          <w:tcPr>
            <w:tcW w:w="567" w:type="dxa"/>
            <w:vMerge w:val="restart"/>
            <w:vAlign w:val="center"/>
          </w:tcPr>
          <w:p w14:paraId="3B51C857" w14:textId="26B76390" w:rsidR="00937DED" w:rsidRPr="00D2471B" w:rsidRDefault="00937DED" w:rsidP="00937DED">
            <w:pPr>
              <w:spacing w:after="0" w:line="240" w:lineRule="auto"/>
              <w:jc w:val="center"/>
              <w:rPr>
                <w:sz w:val="18"/>
                <w:szCs w:val="18"/>
              </w:rPr>
            </w:pPr>
            <w:r w:rsidRPr="00D2471B">
              <w:rPr>
                <w:sz w:val="18"/>
                <w:szCs w:val="18"/>
              </w:rPr>
              <w:t>O8</w:t>
            </w:r>
          </w:p>
        </w:tc>
        <w:tc>
          <w:tcPr>
            <w:tcW w:w="2127" w:type="dxa"/>
            <w:vMerge w:val="restart"/>
            <w:vAlign w:val="center"/>
          </w:tcPr>
          <w:p w14:paraId="4B7F8A78" w14:textId="533FCF6B" w:rsidR="00937DED" w:rsidRPr="00D2471B" w:rsidRDefault="00937DED" w:rsidP="00937DED">
            <w:pPr>
              <w:spacing w:after="0" w:line="240" w:lineRule="auto"/>
              <w:jc w:val="center"/>
              <w:rPr>
                <w:sz w:val="18"/>
                <w:szCs w:val="18"/>
              </w:rPr>
            </w:pPr>
            <w:ins w:id="1918" w:author="SCHECK Oliver" w:date="2026-09-10T22:17:00Z" w16du:dateUtc="2026-09-10T20:17:00Z">
              <w:r w:rsidRPr="00D2471B">
                <w:rPr>
                  <w:sz w:val="18"/>
                  <w:szCs w:val="18"/>
                </w:rPr>
                <w:t xml:space="preserve">Commercial </w:t>
              </w:r>
            </w:ins>
            <w:ins w:id="1919" w:author="SCHECK Oliver" w:date="2026-09-10T22:13:00Z" w16du:dateUtc="2026-09-10T20:13:00Z">
              <w:r w:rsidRPr="00D2471B">
                <w:rPr>
                  <w:sz w:val="18"/>
                  <w:szCs w:val="18"/>
                </w:rPr>
                <w:t xml:space="preserve">Component </w:t>
              </w:r>
            </w:ins>
            <w:ins w:id="1920" w:author="SCHECK Oliver" w:date="2026-09-10T22:14:00Z" w16du:dateUtc="2026-09-10T20:14:00Z">
              <w:r w:rsidRPr="00D2471B">
                <w:rPr>
                  <w:sz w:val="18"/>
                  <w:szCs w:val="18"/>
                </w:rPr>
                <w:t>and</w:t>
              </w:r>
            </w:ins>
            <w:ins w:id="1921" w:author="SCHECK Oliver" w:date="2026-09-10T22:13:00Z" w16du:dateUtc="2026-09-10T20:13:00Z">
              <w:r w:rsidRPr="00D2471B">
                <w:rPr>
                  <w:sz w:val="18"/>
                  <w:szCs w:val="18"/>
                </w:rPr>
                <w:t xml:space="preserve"> </w:t>
              </w:r>
            </w:ins>
            <w:r w:rsidRPr="00D2471B">
              <w:rPr>
                <w:sz w:val="18"/>
                <w:szCs w:val="18"/>
              </w:rPr>
              <w:t>Industrialisation Needs</w:t>
            </w:r>
          </w:p>
        </w:tc>
        <w:tc>
          <w:tcPr>
            <w:tcW w:w="3969" w:type="dxa"/>
            <w:tcBorders>
              <w:top w:val="single" w:sz="4" w:space="0" w:color="auto"/>
              <w:bottom w:val="single" w:sz="4" w:space="0" w:color="auto"/>
              <w:right w:val="double" w:sz="4" w:space="0" w:color="auto"/>
            </w:tcBorders>
            <w:vAlign w:val="center"/>
          </w:tcPr>
          <w:p w14:paraId="497FC116" w14:textId="77777777" w:rsidR="00937DED" w:rsidRPr="00D2471B" w:rsidRDefault="00937DED" w:rsidP="00937DED">
            <w:pPr>
              <w:pStyle w:val="ListParagraph"/>
              <w:numPr>
                <w:ilvl w:val="0"/>
                <w:numId w:val="23"/>
              </w:numPr>
              <w:spacing w:after="0" w:line="240" w:lineRule="auto"/>
              <w:ind w:left="110" w:hanging="55"/>
              <w:jc w:val="left"/>
              <w:rPr>
                <w:ins w:id="1922" w:author="SCHECK Oliver" w:date="2026-09-11T14:08:00Z" w16du:dateUtc="2026-09-11T12:08:00Z"/>
                <w:sz w:val="18"/>
                <w:szCs w:val="18"/>
              </w:rPr>
            </w:pPr>
            <w:del w:id="1923" w:author="SCHECK Oliver" w:date="2026-09-10T22:11:00Z" w16du:dateUtc="2026-09-10T20:11:00Z">
              <w:r w:rsidRPr="00D2471B" w:rsidDel="00BD47E3">
                <w:rPr>
                  <w:sz w:val="18"/>
                  <w:szCs w:val="18"/>
                </w:rPr>
                <w:delText>Request for COTS codification</w:delText>
              </w:r>
            </w:del>
            <w:ins w:id="1924" w:author="SCHECK Oliver" w:date="2026-09-10T22:11:00Z" w16du:dateUtc="2026-09-10T20:11:00Z">
              <w:r w:rsidRPr="00D2471B">
                <w:rPr>
                  <w:sz w:val="18"/>
                  <w:szCs w:val="18"/>
                </w:rPr>
                <w:t>Commercial Component Codification / Update Request</w:t>
              </w:r>
            </w:ins>
          </w:p>
          <w:p w14:paraId="76F007C4" w14:textId="46528703" w:rsidR="00937DED" w:rsidRPr="00D2471B" w:rsidRDefault="00937DED" w:rsidP="00937DED">
            <w:pPr>
              <w:pStyle w:val="ListParagraph"/>
              <w:numPr>
                <w:ilvl w:val="0"/>
                <w:numId w:val="23"/>
              </w:numPr>
              <w:spacing w:after="0" w:line="240" w:lineRule="auto"/>
              <w:ind w:left="110" w:hanging="55"/>
              <w:jc w:val="left"/>
              <w:rPr>
                <w:sz w:val="18"/>
                <w:szCs w:val="18"/>
                <w:rPrChange w:id="1925" w:author="SCHECK Oliver" w:date="2026-09-15T08:53:00Z" w16du:dateUtc="2026-09-15T06:53:00Z">
                  <w:rPr>
                    <w:sz w:val="18"/>
                    <w:szCs w:val="18"/>
                    <w:lang w:val="fr-FR"/>
                  </w:rPr>
                </w:rPrChange>
              </w:rPr>
            </w:pPr>
            <w:ins w:id="1926" w:author="SCHECK Oliver" w:date="2026-09-11T14:08:00Z" w16du:dateUtc="2026-09-11T12:08:00Z">
              <w:r w:rsidRPr="00D2471B">
                <w:rPr>
                  <w:sz w:val="18"/>
                  <w:szCs w:val="18"/>
                </w:rPr>
                <w:t>Request for Component Analysis</w:t>
              </w:r>
            </w:ins>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166D2CD" w14:textId="05F4191A"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0B1F232" w14:textId="0073BEC9"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5A5150D" w14:textId="4A4B6B7A" w:rsidR="00937DED" w:rsidRPr="00D2471B" w:rsidRDefault="00937DED" w:rsidP="00937DED">
            <w:pPr>
              <w:pStyle w:val="ListParagraph"/>
              <w:numPr>
                <w:ilvl w:val="0"/>
                <w:numId w:val="23"/>
              </w:numPr>
              <w:spacing w:after="0" w:line="240" w:lineRule="auto"/>
              <w:ind w:left="110" w:hanging="55"/>
              <w:jc w:val="left"/>
              <w:rPr>
                <w:sz w:val="18"/>
                <w:szCs w:val="18"/>
              </w:rPr>
            </w:pPr>
            <w:del w:id="1927" w:author="SCHECK Oliver" w:date="2026-09-10T22:11:00Z" w16du:dateUtc="2026-09-10T20:11:00Z">
              <w:r w:rsidRPr="00D2471B" w:rsidDel="00BD47E3">
                <w:rPr>
                  <w:sz w:val="18"/>
                  <w:szCs w:val="18"/>
                  <w:rPrChange w:id="1928" w:author="SCHECK Oliver" w:date="2026-09-15T08:53:00Z" w16du:dateUtc="2026-09-15T06:53:00Z">
                    <w:rPr>
                      <w:sz w:val="18"/>
                      <w:szCs w:val="18"/>
                      <w:highlight w:val="cyan"/>
                    </w:rPr>
                  </w:rPrChange>
                </w:rPr>
                <w:delText>**</w:delText>
              </w:r>
            </w:del>
            <w:ins w:id="1929" w:author="SCHECK Oliver" w:date="2026-07-17T15:29:00Z">
              <w:r w:rsidRPr="00D2471B">
                <w:rPr>
                  <w:sz w:val="18"/>
                  <w:szCs w:val="18"/>
                  <w:rPrChange w:id="1930" w:author="SCHECK Oliver" w:date="2026-09-15T08:53:00Z" w16du:dateUtc="2026-09-15T06:53:00Z">
                    <w:rPr>
                      <w:sz w:val="18"/>
                      <w:szCs w:val="18"/>
                      <w:highlight w:val="cyan"/>
                    </w:rPr>
                  </w:rPrChange>
                </w:rPr>
                <w:t xml:space="preserve">Commercial </w:t>
              </w:r>
            </w:ins>
            <w:r w:rsidRPr="00D2471B">
              <w:rPr>
                <w:sz w:val="18"/>
                <w:szCs w:val="18"/>
                <w:rPrChange w:id="1931" w:author="SCHECK Oliver" w:date="2026-09-15T08:53:00Z" w16du:dateUtc="2026-09-15T06:53:00Z">
                  <w:rPr>
                    <w:sz w:val="18"/>
                    <w:szCs w:val="18"/>
                    <w:highlight w:val="cyan"/>
                  </w:rPr>
                </w:rPrChange>
              </w:rPr>
              <w:t>Components Management</w:t>
            </w:r>
          </w:p>
        </w:tc>
        <w:tc>
          <w:tcPr>
            <w:tcW w:w="1531" w:type="dxa"/>
            <w:tcBorders>
              <w:top w:val="single" w:sz="4" w:space="0" w:color="auto"/>
              <w:bottom w:val="single" w:sz="4" w:space="0" w:color="auto"/>
            </w:tcBorders>
            <w:shd w:val="clear" w:color="auto" w:fill="FFFFFF" w:themeFill="background1"/>
            <w:vAlign w:val="center"/>
          </w:tcPr>
          <w:p w14:paraId="79253FA1" w14:textId="736ACB4E"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7C4268CC" w14:textId="77777777" w:rsidTr="00C931E1">
        <w:trPr>
          <w:gridAfter w:val="1"/>
          <w:wAfter w:w="10" w:type="dxa"/>
          <w:trHeight w:val="425"/>
        </w:trPr>
        <w:tc>
          <w:tcPr>
            <w:tcW w:w="567" w:type="dxa"/>
            <w:vMerge/>
            <w:vAlign w:val="center"/>
          </w:tcPr>
          <w:p w14:paraId="5004152C" w14:textId="0EB69E59" w:rsidR="00937DED" w:rsidRPr="00D2471B" w:rsidRDefault="00937DED" w:rsidP="00937DED">
            <w:pPr>
              <w:spacing w:after="0" w:line="240" w:lineRule="auto"/>
              <w:jc w:val="center"/>
              <w:rPr>
                <w:sz w:val="18"/>
                <w:szCs w:val="18"/>
              </w:rPr>
            </w:pPr>
          </w:p>
        </w:tc>
        <w:tc>
          <w:tcPr>
            <w:tcW w:w="2127" w:type="dxa"/>
            <w:vMerge/>
            <w:vAlign w:val="center"/>
          </w:tcPr>
          <w:p w14:paraId="47AD1F69" w14:textId="7BEE61A4"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1E6C849"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Request for Obsolescence Analysis and Advice</w:t>
            </w:r>
          </w:p>
          <w:p w14:paraId="579AE499" w14:textId="32C0DBB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 xml:space="preserve">Request for product compliance analysis </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C40992C" w14:textId="15D48964"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54113CA" w14:textId="64A99F6E"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CA0E7F4"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33EF3EA1" w14:textId="533B2DF5"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6F02EC4" w14:textId="77777777" w:rsidTr="00C931E1">
        <w:trPr>
          <w:gridAfter w:val="1"/>
          <w:wAfter w:w="10" w:type="dxa"/>
          <w:trHeight w:val="425"/>
        </w:trPr>
        <w:tc>
          <w:tcPr>
            <w:tcW w:w="567" w:type="dxa"/>
            <w:vMerge/>
            <w:tcBorders>
              <w:bottom w:val="single" w:sz="4" w:space="0" w:color="auto"/>
            </w:tcBorders>
            <w:vAlign w:val="center"/>
          </w:tcPr>
          <w:p w14:paraId="136FF42A" w14:textId="77777777" w:rsidR="00937DED" w:rsidRPr="00D2471B" w:rsidRDefault="00937DED" w:rsidP="00937DED">
            <w:pPr>
              <w:spacing w:after="0" w:line="240" w:lineRule="auto"/>
              <w:jc w:val="center"/>
              <w:rPr>
                <w:sz w:val="18"/>
                <w:szCs w:val="18"/>
              </w:rPr>
            </w:pPr>
          </w:p>
        </w:tc>
        <w:tc>
          <w:tcPr>
            <w:tcW w:w="2127" w:type="dxa"/>
            <w:vMerge/>
            <w:tcBorders>
              <w:bottom w:val="single" w:sz="4" w:space="0" w:color="auto"/>
            </w:tcBorders>
            <w:vAlign w:val="center"/>
          </w:tcPr>
          <w:p w14:paraId="48F6A3C8"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11257C8"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Request for product improvement/Test tool</w:t>
            </w:r>
          </w:p>
          <w:p w14:paraId="38F61629" w14:textId="27BE6E79"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Request for prototype</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3BCE8F4" w14:textId="1E20ECEE"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141AC1D" w14:textId="0E34E424"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2164928" w14:textId="67E7E8F3" w:rsidR="00937DED" w:rsidRPr="00D2471B" w:rsidRDefault="00937DED" w:rsidP="00937DED">
            <w:pPr>
              <w:pStyle w:val="ListParagraph"/>
              <w:numPr>
                <w:ilvl w:val="0"/>
                <w:numId w:val="23"/>
              </w:numPr>
              <w:spacing w:after="0" w:line="240" w:lineRule="auto"/>
              <w:ind w:left="110" w:hanging="55"/>
              <w:jc w:val="left"/>
              <w:rPr>
                <w:del w:id="1932" w:author="SCHECK Oliver" w:date="2026-07-17T16:22:00Z"/>
                <w:sz w:val="18"/>
                <w:szCs w:val="18"/>
              </w:rPr>
            </w:pPr>
            <w:del w:id="1933" w:author="SCHECK Oliver" w:date="2026-07-17T16:22:00Z">
              <w:r w:rsidRPr="00D2471B">
                <w:rPr>
                  <w:sz w:val="18"/>
                  <w:szCs w:val="18"/>
                  <w:rPrChange w:id="1934" w:author="SCHECK Oliver" w:date="2026-09-15T08:53:00Z" w16du:dateUtc="2026-09-15T06:53:00Z">
                    <w:rPr>
                      <w:sz w:val="18"/>
                      <w:szCs w:val="18"/>
                      <w:highlight w:val="cyan"/>
                    </w:rPr>
                  </w:rPrChange>
                </w:rPr>
                <w:delText>**RS Industrialisation</w:delText>
              </w:r>
            </w:del>
          </w:p>
          <w:p w14:paraId="1F74955A" w14:textId="52188795"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569255BE" w14:textId="702E349C"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24A8FA36" w14:textId="77777777" w:rsidTr="00C931E1">
        <w:trPr>
          <w:gridAfter w:val="1"/>
          <w:wAfter w:w="10" w:type="dxa"/>
          <w:trHeight w:val="425"/>
        </w:trPr>
        <w:tc>
          <w:tcPr>
            <w:tcW w:w="567" w:type="dxa"/>
            <w:vMerge w:val="restart"/>
            <w:tcBorders>
              <w:top w:val="single" w:sz="4" w:space="0" w:color="auto"/>
              <w:bottom w:val="single" w:sz="4" w:space="0" w:color="auto"/>
            </w:tcBorders>
            <w:vAlign w:val="center"/>
          </w:tcPr>
          <w:p w14:paraId="70F3263F" w14:textId="391AD0F7" w:rsidR="00937DED" w:rsidRPr="00D2471B" w:rsidRDefault="00937DED" w:rsidP="00937DED">
            <w:pPr>
              <w:spacing w:after="0" w:line="240" w:lineRule="auto"/>
              <w:jc w:val="center"/>
              <w:rPr>
                <w:sz w:val="18"/>
                <w:szCs w:val="18"/>
              </w:rPr>
            </w:pPr>
            <w:r w:rsidRPr="00D2471B">
              <w:rPr>
                <w:sz w:val="18"/>
                <w:szCs w:val="18"/>
              </w:rPr>
              <w:t>O9</w:t>
            </w:r>
          </w:p>
        </w:tc>
        <w:tc>
          <w:tcPr>
            <w:tcW w:w="2127" w:type="dxa"/>
            <w:vMerge w:val="restart"/>
            <w:tcBorders>
              <w:top w:val="single" w:sz="4" w:space="0" w:color="auto"/>
              <w:bottom w:val="single" w:sz="4" w:space="0" w:color="auto"/>
            </w:tcBorders>
            <w:vAlign w:val="center"/>
          </w:tcPr>
          <w:p w14:paraId="3B0F3559" w14:textId="3532E834" w:rsidR="00937DED" w:rsidRPr="00D2471B" w:rsidRDefault="00937DED" w:rsidP="00937DED">
            <w:pPr>
              <w:spacing w:after="0" w:line="240" w:lineRule="auto"/>
              <w:jc w:val="center"/>
              <w:rPr>
                <w:sz w:val="18"/>
                <w:szCs w:val="18"/>
              </w:rPr>
            </w:pPr>
            <w:r w:rsidRPr="00D2471B">
              <w:rPr>
                <w:sz w:val="18"/>
                <w:szCs w:val="18"/>
              </w:rPr>
              <w:t>Solution Items, Lifecycle Data and IP Protection Needs</w:t>
            </w:r>
          </w:p>
        </w:tc>
        <w:tc>
          <w:tcPr>
            <w:tcW w:w="3969" w:type="dxa"/>
            <w:tcBorders>
              <w:top w:val="single" w:sz="4" w:space="0" w:color="auto"/>
              <w:bottom w:val="single" w:sz="4" w:space="0" w:color="auto"/>
              <w:right w:val="double" w:sz="4" w:space="0" w:color="auto"/>
            </w:tcBorders>
            <w:vAlign w:val="center"/>
          </w:tcPr>
          <w:p w14:paraId="517E77EA" w14:textId="4CF4DB38"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Hardware</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BCB2B03"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C3E1E9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62803C9"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3825FEB3"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5BC6D35"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4424ABD5" w14:textId="77777777" w:rsidR="00937DED" w:rsidRPr="00D2471B" w:rsidRDefault="00937DED" w:rsidP="00937DED">
            <w:pPr>
              <w:spacing w:after="0" w:line="240" w:lineRule="auto"/>
              <w:jc w:val="center"/>
              <w:rPr>
                <w:sz w:val="18"/>
                <w:szCs w:val="18"/>
              </w:rPr>
            </w:pPr>
          </w:p>
        </w:tc>
        <w:tc>
          <w:tcPr>
            <w:tcW w:w="2127" w:type="dxa"/>
            <w:vMerge/>
            <w:tcBorders>
              <w:top w:val="single" w:sz="4" w:space="0" w:color="auto"/>
              <w:bottom w:val="single" w:sz="4" w:space="0" w:color="auto"/>
            </w:tcBorders>
            <w:vAlign w:val="center"/>
          </w:tcPr>
          <w:p w14:paraId="4DE0F18E"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99FB2FF" w14:textId="34D82E04"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Software</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EA2B562" w14:textId="646A24B8"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31534CA" w14:textId="570F9BCE"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CD91C6F"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002485B3"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Project Validation</w:t>
            </w:r>
          </w:p>
          <w:p w14:paraId="2F96E819" w14:textId="1429E06C"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Routine Test and Acceptance</w:t>
            </w:r>
          </w:p>
        </w:tc>
        <w:tc>
          <w:tcPr>
            <w:tcW w:w="1531" w:type="dxa"/>
            <w:tcBorders>
              <w:top w:val="single" w:sz="4" w:space="0" w:color="auto"/>
              <w:bottom w:val="single" w:sz="4" w:space="0" w:color="auto"/>
            </w:tcBorders>
            <w:shd w:val="clear" w:color="auto" w:fill="FFFFFF" w:themeFill="background1"/>
            <w:vAlign w:val="center"/>
          </w:tcPr>
          <w:p w14:paraId="4B52E232" w14:textId="25935226"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0FA08B7E"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0193B3A7" w14:textId="086FDABD"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63681DCE"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C4C659B" w14:textId="7798836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Installation Kit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9E2AD8D"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8289D37"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6616F820" w14:textId="28862B6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29241A27" w14:textId="3542FDFF"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tcBorders>
              <w:top w:val="single" w:sz="4" w:space="0" w:color="auto"/>
              <w:bottom w:val="single" w:sz="4" w:space="0" w:color="auto"/>
            </w:tcBorders>
            <w:shd w:val="clear" w:color="auto" w:fill="FFFFFF" w:themeFill="background1"/>
            <w:vAlign w:val="center"/>
          </w:tcPr>
          <w:p w14:paraId="690C1578"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823EE17"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1D140DA8"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255CB84E"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1174CBE"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IPR proposals</w:t>
            </w:r>
          </w:p>
          <w:p w14:paraId="25E80F02" w14:textId="7E03CE1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Patentability Proposals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2948E7A"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82AB47D"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95AF4E8" w14:textId="63E85D1D" w:rsidR="00937DED" w:rsidRPr="00D2471B" w:rsidDel="009B5DE4" w:rsidRDefault="00937DED" w:rsidP="00937DED">
            <w:pPr>
              <w:pStyle w:val="ListParagraph"/>
              <w:numPr>
                <w:ilvl w:val="0"/>
                <w:numId w:val="23"/>
              </w:numPr>
              <w:spacing w:after="0" w:line="240" w:lineRule="auto"/>
              <w:ind w:left="110" w:hanging="55"/>
              <w:jc w:val="left"/>
              <w:rPr>
                <w:del w:id="1935" w:author="SCHECK Oliver" w:date="2026-09-10T16:46:00Z" w16du:dateUtc="2026-09-10T14:46:00Z"/>
                <w:sz w:val="18"/>
                <w:szCs w:val="18"/>
              </w:rPr>
            </w:pPr>
            <w:del w:id="1936" w:author="SCHECK Oliver" w:date="2026-09-10T16:46:00Z" w16du:dateUtc="2026-09-10T14:46:00Z">
              <w:r w:rsidRPr="00D2471B" w:rsidDel="009B5DE4">
                <w:rPr>
                  <w:sz w:val="18"/>
                  <w:szCs w:val="18"/>
                </w:rPr>
                <w:delText>Research and Innovation</w:delText>
              </w:r>
            </w:del>
          </w:p>
          <w:p w14:paraId="0172256D" w14:textId="4843A5E3"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Knowledge Management</w:t>
            </w:r>
          </w:p>
        </w:tc>
        <w:tc>
          <w:tcPr>
            <w:tcW w:w="1531" w:type="dxa"/>
            <w:tcBorders>
              <w:top w:val="single" w:sz="4" w:space="0" w:color="auto"/>
              <w:bottom w:val="single" w:sz="4" w:space="0" w:color="auto"/>
            </w:tcBorders>
            <w:shd w:val="clear" w:color="auto" w:fill="FFFFFF" w:themeFill="background1"/>
            <w:vAlign w:val="center"/>
          </w:tcPr>
          <w:p w14:paraId="13128278"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104EC4C6"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2571CC0D"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19ADC8DF"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6D3EC22" w14:textId="77777777" w:rsidR="00937DED" w:rsidRPr="00D2471B" w:rsidRDefault="00937DED" w:rsidP="00937DED">
            <w:pPr>
              <w:pStyle w:val="ListParagraph"/>
              <w:numPr>
                <w:ilvl w:val="0"/>
                <w:numId w:val="23"/>
              </w:numPr>
              <w:spacing w:after="0" w:line="240" w:lineRule="auto"/>
              <w:ind w:left="110" w:hanging="55"/>
              <w:jc w:val="left"/>
              <w:rPr>
                <w:ins w:id="1937" w:author="Vannucchi Alessandro" w:date="2026-07-27T13:03:00Z"/>
                <w:sz w:val="18"/>
                <w:szCs w:val="18"/>
              </w:rPr>
            </w:pPr>
            <w:r w:rsidRPr="00D2471B">
              <w:rPr>
                <w:sz w:val="18"/>
                <w:szCs w:val="18"/>
              </w:rPr>
              <w:t>LCA &amp; S-LCA data</w:t>
            </w:r>
          </w:p>
          <w:p w14:paraId="3AFFC4B1" w14:textId="07F9E09E" w:rsidR="00937DED" w:rsidRPr="00D2471B" w:rsidRDefault="00937DED" w:rsidP="00937DED">
            <w:pPr>
              <w:pStyle w:val="ListParagraph"/>
              <w:numPr>
                <w:ilvl w:val="0"/>
                <w:numId w:val="23"/>
              </w:numPr>
              <w:spacing w:after="0" w:line="240" w:lineRule="auto"/>
              <w:ind w:left="110" w:hanging="55"/>
              <w:jc w:val="left"/>
              <w:rPr>
                <w:sz w:val="18"/>
                <w:szCs w:val="18"/>
              </w:rPr>
            </w:pPr>
            <w:ins w:id="1938" w:author="Vannucchi Alessandro" w:date="2026-07-27T13:03:00Z">
              <w:r w:rsidRPr="00D2471B">
                <w:rPr>
                  <w:sz w:val="18"/>
                  <w:szCs w:val="18"/>
                </w:rPr>
                <w:t>Product circularity data (material composition, recycled, reused and renewable content, potential/actual recovery, design life, Critical Raw Materials</w:t>
              </w:r>
            </w:ins>
            <w:ins w:id="1939" w:author="Vannucchi Alessandro" w:date="2026-07-27T13:04:00Z">
              <w:r w:rsidRPr="00D2471B">
                <w:rPr>
                  <w:sz w:val="18"/>
                  <w:szCs w:val="18"/>
                </w:rPr>
                <w:t>)</w:t>
              </w:r>
            </w:ins>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1297E31" w14:textId="77777777" w:rsidR="00937DED" w:rsidRPr="00D2471B" w:rsidRDefault="00937DED" w:rsidP="00937DED">
            <w:pPr>
              <w:spacing w:after="0" w:line="240" w:lineRule="auto"/>
              <w:ind w:left="39"/>
              <w:jc w:val="center"/>
              <w:rPr>
                <w:sz w:val="18"/>
                <w:szCs w:val="18"/>
                <w:highlight w:val="yellow"/>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FDAC0A5" w14:textId="77777777" w:rsidR="00937DED" w:rsidRPr="00D2471B" w:rsidRDefault="00937DED" w:rsidP="00937DED">
            <w:pPr>
              <w:spacing w:line="240" w:lineRule="auto"/>
              <w:ind w:left="39"/>
              <w:jc w:val="center"/>
              <w:rPr>
                <w:sz w:val="18"/>
                <w:szCs w:val="18"/>
                <w:highlight w:val="yellow"/>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61D3F2C" w14:textId="080CADFD" w:rsidR="00937DED" w:rsidRPr="00D2471B" w:rsidDel="008E5B3D" w:rsidRDefault="00937DED" w:rsidP="00937DED">
            <w:pPr>
              <w:pStyle w:val="ListParagraph"/>
              <w:numPr>
                <w:ilvl w:val="0"/>
                <w:numId w:val="23"/>
              </w:numPr>
              <w:spacing w:after="0" w:line="240" w:lineRule="auto"/>
              <w:ind w:left="110" w:hanging="55"/>
              <w:jc w:val="left"/>
              <w:rPr>
                <w:del w:id="1940" w:author="SCHECK Oliver" w:date="2026-09-10T15:48:00Z" w16du:dateUtc="2026-09-10T13:48:00Z"/>
                <w:sz w:val="18"/>
                <w:szCs w:val="18"/>
              </w:rPr>
            </w:pPr>
            <w:commentRangeStart w:id="1941"/>
            <w:commentRangeStart w:id="1942"/>
            <w:del w:id="1943" w:author="SCHECK Oliver" w:date="2026-09-10T15:48:00Z" w16du:dateUtc="2026-09-10T13:48:00Z">
              <w:r w:rsidRPr="00D2471B" w:rsidDel="008E5B3D">
                <w:rPr>
                  <w:sz w:val="18"/>
                  <w:szCs w:val="18"/>
                </w:rPr>
                <w:delText>Research and Innovation</w:delText>
              </w:r>
            </w:del>
          </w:p>
          <w:p w14:paraId="5B0D8065"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commentRangeEnd w:id="1941"/>
            <w:r w:rsidRPr="00D2471B">
              <w:rPr>
                <w:rStyle w:val="CommentReference"/>
                <w:sz w:val="18"/>
                <w:szCs w:val="18"/>
              </w:rPr>
              <w:commentReference w:id="1941"/>
            </w:r>
            <w:commentRangeEnd w:id="1942"/>
            <w:r w:rsidR="00456755" w:rsidRPr="00D2471B">
              <w:rPr>
                <w:rStyle w:val="CommentReference"/>
                <w:sz w:val="18"/>
                <w:szCs w:val="18"/>
              </w:rPr>
              <w:commentReference w:id="1942"/>
            </w:r>
          </w:p>
        </w:tc>
        <w:tc>
          <w:tcPr>
            <w:tcW w:w="1531" w:type="dxa"/>
            <w:tcBorders>
              <w:top w:val="single" w:sz="4" w:space="0" w:color="auto"/>
              <w:bottom w:val="single" w:sz="4" w:space="0" w:color="auto"/>
            </w:tcBorders>
            <w:shd w:val="clear" w:color="auto" w:fill="FFFFFF" w:themeFill="background1"/>
            <w:vAlign w:val="center"/>
          </w:tcPr>
          <w:p w14:paraId="3003793C" w14:textId="77777777" w:rsidR="00937DED" w:rsidRPr="00D2471B" w:rsidRDefault="00937DED" w:rsidP="00937DED">
            <w:pPr>
              <w:spacing w:after="0" w:line="240" w:lineRule="auto"/>
              <w:ind w:left="39"/>
              <w:jc w:val="center"/>
              <w:rPr>
                <w:sz w:val="18"/>
                <w:szCs w:val="18"/>
                <w:highlight w:val="yellow"/>
              </w:rPr>
            </w:pPr>
            <w:r w:rsidRPr="00D2471B">
              <w:rPr>
                <w:sz w:val="18"/>
                <w:szCs w:val="18"/>
              </w:rPr>
              <w:t>-</w:t>
            </w:r>
          </w:p>
        </w:tc>
      </w:tr>
      <w:tr w:rsidR="00937DED" w:rsidRPr="00D2471B" w14:paraId="16749589"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38DF8877"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72832155"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BA2AD7F" w14:textId="3961188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Product best-practices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AE69F1B"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C728A9B"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Information Technology</w:t>
            </w:r>
          </w:p>
        </w:tc>
        <w:tc>
          <w:tcPr>
            <w:tcW w:w="2840" w:type="dxa"/>
            <w:tcBorders>
              <w:top w:val="single" w:sz="4" w:space="0" w:color="auto"/>
              <w:bottom w:val="single" w:sz="4" w:space="0" w:color="auto"/>
            </w:tcBorders>
            <w:shd w:val="clear" w:color="auto" w:fill="FFFFFF" w:themeFill="background1"/>
            <w:vAlign w:val="center"/>
          </w:tcPr>
          <w:p w14:paraId="713C0DD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531" w:type="dxa"/>
            <w:tcBorders>
              <w:top w:val="single" w:sz="4" w:space="0" w:color="auto"/>
              <w:bottom w:val="single" w:sz="4" w:space="0" w:color="auto"/>
            </w:tcBorders>
            <w:shd w:val="clear" w:color="auto" w:fill="FFFFFF" w:themeFill="background1"/>
            <w:vAlign w:val="center"/>
          </w:tcPr>
          <w:p w14:paraId="27EBA70E" w14:textId="77777777" w:rsidR="00937DED" w:rsidRPr="00D2471B" w:rsidRDefault="00937DED" w:rsidP="00937DED">
            <w:pPr>
              <w:spacing w:after="0" w:line="240" w:lineRule="auto"/>
              <w:ind w:left="39"/>
              <w:jc w:val="center"/>
              <w:rPr>
                <w:sz w:val="18"/>
                <w:szCs w:val="18"/>
              </w:rPr>
            </w:pPr>
            <w:r w:rsidRPr="00D2471B">
              <w:rPr>
                <w:sz w:val="18"/>
                <w:szCs w:val="18"/>
              </w:rPr>
              <w:t>-</w:t>
            </w:r>
          </w:p>
        </w:tc>
      </w:tr>
    </w:tbl>
    <w:p w14:paraId="35BE67C6" w14:textId="77777777" w:rsidR="005F35F7" w:rsidRPr="00D2471B" w:rsidRDefault="005F35F7" w:rsidP="005F35F7">
      <w:pPr>
        <w:pStyle w:val="Guidance"/>
        <w:rPr>
          <w:i w:val="0"/>
          <w:iCs/>
          <w:color w:val="auto"/>
          <w:sz w:val="16"/>
          <w:szCs w:val="16"/>
        </w:rPr>
      </w:pPr>
    </w:p>
    <w:p w14:paraId="06805491" w14:textId="352ED224" w:rsidR="00FD1588" w:rsidRPr="00D2471B" w:rsidRDefault="00AF76A3" w:rsidP="008A72F2">
      <w:pPr>
        <w:pStyle w:val="Guidance"/>
        <w:rPr>
          <w:i w:val="0"/>
          <w:iCs/>
          <w:color w:val="auto"/>
          <w:sz w:val="16"/>
          <w:szCs w:val="16"/>
        </w:rPr>
      </w:pPr>
      <w:r w:rsidRPr="00D2471B">
        <w:rPr>
          <w:i w:val="0"/>
          <w:iCs/>
          <w:color w:val="auto"/>
          <w:sz w:val="16"/>
          <w:szCs w:val="16"/>
        </w:rPr>
        <w:t>** to be confirmed</w:t>
      </w:r>
      <w:del w:id="1944" w:author="SCHECK Oliver" w:date="2026-09-14T11:51:00Z" w16du:dateUtc="2026-09-14T09:51:00Z">
        <w:r w:rsidRPr="00D2471B" w:rsidDel="002D4C56">
          <w:rPr>
            <w:i w:val="0"/>
            <w:iCs/>
            <w:color w:val="auto"/>
            <w:sz w:val="16"/>
            <w:szCs w:val="16"/>
            <w:rPrChange w:id="1945" w:author="SCHECK Oliver" w:date="2026-09-15T08:53:00Z" w16du:dateUtc="2026-09-15T06:53:00Z">
              <w:rPr>
                <w:sz w:val="16"/>
                <w:szCs w:val="16"/>
                <w:highlight w:val="yellow"/>
              </w:rPr>
            </w:rPrChange>
          </w:rPr>
          <w:delText xml:space="preserve"> &lt; Remove if not required &gt;</w:delText>
        </w:r>
      </w:del>
    </w:p>
    <w:sectPr w:rsidR="00FD1588" w:rsidRPr="00D2471B" w:rsidSect="004E105A">
      <w:footerReference w:type="default" r:id="rId26"/>
      <w:pgSz w:w="16840" w:h="11907" w:orient="landscape" w:code="9"/>
      <w:pgMar w:top="1418" w:right="1418" w:bottom="1077" w:left="1418"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uonanno Fernanda" w:date="2026-07-09T14:41:00Z" w:initials="BF">
    <w:p w14:paraId="0719E6F4" w14:textId="77777777" w:rsidR="003C73E8" w:rsidRPr="00D2471B" w:rsidRDefault="003C73E8" w:rsidP="000E1FA9">
      <w:pPr>
        <w:pStyle w:val="CommentText"/>
        <w:jc w:val="left"/>
      </w:pPr>
      <w:r w:rsidRPr="00D2471B">
        <w:rPr>
          <w:rStyle w:val="CommentReference"/>
        </w:rPr>
        <w:annotationRef/>
      </w:r>
      <w:r w:rsidRPr="00D2471B">
        <w:t>How will the PRCs associated with the PRDs that this document is intended to replace, be referenced and maintained consistently?</w:t>
      </w:r>
    </w:p>
  </w:comment>
  <w:comment w:id="3" w:author="SCHECK Oliver" w:date="2026-09-07T17:11:00Z" w:initials="OS">
    <w:p w14:paraId="68B2CA5B" w14:textId="77777777" w:rsidR="00313B7D" w:rsidRPr="00D2471B" w:rsidRDefault="00313B7D" w:rsidP="00313B7D">
      <w:pPr>
        <w:pStyle w:val="CommentText"/>
        <w:jc w:val="left"/>
      </w:pPr>
      <w:r w:rsidRPr="00D2471B">
        <w:rPr>
          <w:rStyle w:val="CommentReference"/>
        </w:rPr>
        <w:annotationRef/>
      </w:r>
      <w:r w:rsidRPr="00D2471B">
        <w:t>They will be referenced in the planned document „G-TRN L03000“ as well as in the new G-PRCs.</w:t>
      </w:r>
    </w:p>
  </w:comment>
  <w:comment w:id="14" w:author="Buonanno Fernanda" w:date="2026-07-09T16:06:00Z" w:initials="BF">
    <w:p w14:paraId="406AF002" w14:textId="77777777" w:rsidR="003C73E8" w:rsidRPr="00D2471B" w:rsidRDefault="003C73E8" w:rsidP="00A00678">
      <w:pPr>
        <w:pStyle w:val="CommentText"/>
        <w:jc w:val="left"/>
      </w:pPr>
      <w:r w:rsidRPr="00D2471B">
        <w:rPr>
          <w:rStyle w:val="CommentReference"/>
        </w:rPr>
        <w:annotationRef/>
      </w:r>
      <w:r w:rsidRPr="00D2471B">
        <w:t>Is knowledge of the L1 document and of the document referred in 2.3 (G‑TRN A08001: RSBU Project Team Organisation Transition Rules) required to perform a consistent review of this document?</w:t>
      </w:r>
    </w:p>
  </w:comment>
  <w:comment w:id="15" w:author="SCHECK Oliver" w:date="2026-09-07T17:10:00Z" w:initials="OS">
    <w:p w14:paraId="373204DF" w14:textId="77777777" w:rsidR="00313B7D" w:rsidRPr="00D2471B" w:rsidRDefault="00313B7D" w:rsidP="00313B7D">
      <w:pPr>
        <w:pStyle w:val="CommentText"/>
        <w:jc w:val="left"/>
      </w:pPr>
      <w:r w:rsidRPr="00D2471B">
        <w:rPr>
          <w:rStyle w:val="CommentReference"/>
        </w:rPr>
        <w:annotationRef/>
      </w:r>
      <w:r w:rsidRPr="00D2471B">
        <w:t>Knowledge of G-TRN L03000 is not necessary (this document does not exist yet). The key project roles from „G‑TRN A08001: RSBU Project Team Organisation Transition Rules“ (e.g PE, WPM, WPL) should be known.</w:t>
      </w:r>
    </w:p>
  </w:comment>
  <w:comment w:id="229" w:author="DI VICO, Michele" w:date="2026-07-10T09:56:00Z" w:initials="MdV">
    <w:p w14:paraId="7F0ADD81" w14:textId="77777777" w:rsidR="003C73E8" w:rsidRPr="00D2471B" w:rsidRDefault="003C73E8" w:rsidP="002A18A4">
      <w:pPr>
        <w:pStyle w:val="CommentText"/>
        <w:jc w:val="left"/>
      </w:pPr>
      <w:r w:rsidRPr="00D2471B">
        <w:rPr>
          <w:rStyle w:val="CommentReference"/>
        </w:rPr>
        <w:annotationRef/>
      </w:r>
      <w:r w:rsidRPr="00D2471B">
        <w:t>Which parties are included under the term 'stakeholder'? For example, does this include internal company stakeholders involved in the development of a new platform or product?</w:t>
      </w:r>
    </w:p>
  </w:comment>
  <w:comment w:id="230" w:author="SCHECK Oliver" w:date="2026-09-07T17:22:00Z" w:initials="OS">
    <w:p w14:paraId="080904C8" w14:textId="77777777" w:rsidR="00756EE8" w:rsidRPr="00D2471B" w:rsidRDefault="00756EE8" w:rsidP="00756EE8">
      <w:pPr>
        <w:pStyle w:val="CommentText"/>
        <w:jc w:val="left"/>
      </w:pPr>
      <w:r w:rsidRPr="00D2471B">
        <w:rPr>
          <w:rStyle w:val="CommentReference"/>
        </w:rPr>
        <w:annotationRef/>
      </w:r>
      <w:r w:rsidRPr="00D2471B">
        <w:t>Internal stakeholders are Solution &amp; Product Policy, HSE, Industrialization, Eco Design, etc - I’m open to precise stakeholders here to make it more clear.</w:t>
      </w:r>
    </w:p>
  </w:comment>
  <w:comment w:id="226" w:author="Luca PANCANI" w:date="2026-07-23T14:54:00Z" w:initials="LP">
    <w:p w14:paraId="2A6C2FE9" w14:textId="0138E0F6" w:rsidR="003C73E8" w:rsidRPr="00D2471B" w:rsidRDefault="003C73E8">
      <w:pPr>
        <w:pStyle w:val="CommentText"/>
      </w:pPr>
      <w:r w:rsidRPr="00D2471B">
        <w:rPr>
          <w:rStyle w:val="CommentReference"/>
        </w:rPr>
        <w:annotationRef/>
      </w:r>
      <w:r w:rsidRPr="00D2471B">
        <w:t>Stakeholder requirements are including also Customer Requirements; anyhow you may maintain in this way if you consider that is more clear.</w:t>
      </w:r>
    </w:p>
  </w:comment>
  <w:comment w:id="227" w:author="SCHECK Oliver" w:date="2026-09-07T17:23:00Z" w:initials="OS">
    <w:p w14:paraId="5655D1F7" w14:textId="7DF11494" w:rsidR="00756EE8" w:rsidRPr="00D2471B" w:rsidRDefault="00756EE8" w:rsidP="00756EE8">
      <w:pPr>
        <w:pStyle w:val="CommentText"/>
        <w:jc w:val="left"/>
      </w:pPr>
      <w:r w:rsidRPr="00D2471B">
        <w:rPr>
          <w:rStyle w:val="CommentReference"/>
        </w:rPr>
        <w:annotationRef/>
      </w:r>
      <w:r w:rsidRPr="00D2471B">
        <w:t>Internal stakeholders are Solution &amp; Product Policy, HSE, Industrialization, Eco Design, etc - I’m open to precise stakeholders here to make it more clear.</w:t>
      </w:r>
    </w:p>
  </w:comment>
  <w:comment w:id="236" w:author="KIEFER Thomas" w:date="2026-09-14T13:37:00Z" w:initials="KT">
    <w:p w14:paraId="1C7C62BD" w14:textId="66CEEE29" w:rsidR="00104FDE" w:rsidRPr="00D2471B" w:rsidRDefault="00104FDE">
      <w:pPr>
        <w:pStyle w:val="CommentText"/>
      </w:pPr>
      <w:r w:rsidRPr="00D2471B">
        <w:rPr>
          <w:rStyle w:val="CommentReference"/>
        </w:rPr>
        <w:annotationRef/>
      </w:r>
      <w:r w:rsidRPr="00D2471B">
        <w:t>The current definitions create ambiguity.</w:t>
      </w:r>
    </w:p>
    <w:p w14:paraId="74635252" w14:textId="039F119A" w:rsidR="00104FDE" w:rsidRPr="00D2471B" w:rsidRDefault="00104FDE">
      <w:pPr>
        <w:pStyle w:val="CommentText"/>
      </w:pPr>
      <w:r w:rsidRPr="00D2471B">
        <w:t>The DDQ process is clearly solution-oriented, while the applicability section suggests it also applies to product/platform development.</w:t>
      </w:r>
    </w:p>
    <w:p w14:paraId="3840287E" w14:textId="0A771B25" w:rsidR="00104FDE" w:rsidRPr="00D2471B" w:rsidRDefault="00104FDE">
      <w:pPr>
        <w:pStyle w:val="CommentText"/>
      </w:pPr>
      <w:r w:rsidRPr="00D2471B">
        <w:t>Please clarify :</w:t>
      </w:r>
    </w:p>
    <w:p w14:paraId="7947AC14" w14:textId="427C0C2D" w:rsidR="00104FDE" w:rsidRPr="00D2471B" w:rsidRDefault="00104FDE">
      <w:pPr>
        <w:pStyle w:val="CommentText"/>
      </w:pPr>
      <w:r w:rsidRPr="00D2471B">
        <w:t>Is Product Development performed through this same DDQ process?</w:t>
      </w:r>
    </w:p>
    <w:p w14:paraId="2868D2D3" w14:textId="10B578CB" w:rsidR="00104FDE" w:rsidRPr="00D2471B" w:rsidRDefault="00104FDE">
      <w:pPr>
        <w:pStyle w:val="CommentText"/>
      </w:pPr>
      <w:r w:rsidRPr="00D2471B">
        <w:t>Is a Product considered as a Solution?</w:t>
      </w:r>
    </w:p>
    <w:p w14:paraId="105E2DFE" w14:textId="3EBD96A0" w:rsidR="00104FDE" w:rsidRPr="00D2471B" w:rsidRDefault="00104FDE">
      <w:pPr>
        <w:pStyle w:val="CommentText"/>
      </w:pPr>
      <w:r w:rsidRPr="00D2471B">
        <w:t>Is a Platform considered as a Solution?</w:t>
      </w:r>
    </w:p>
    <w:p w14:paraId="2E4FF12F" w14:textId="0556CA8A" w:rsidR="00104FDE" w:rsidRPr="00D2471B" w:rsidRDefault="00104FDE">
      <w:pPr>
        <w:pStyle w:val="CommentText"/>
      </w:pPr>
      <w:r w:rsidRPr="00D2471B">
        <w:t>Are Portfolio Projects the mechanism for Product Development?</w:t>
      </w:r>
    </w:p>
  </w:comment>
  <w:comment w:id="237" w:author="SCHECK Oliver" w:date="2026-09-14T13:52:00Z" w:initials="OS">
    <w:p w14:paraId="5045CF95" w14:textId="77777777" w:rsidR="00754118" w:rsidRPr="00D2471B" w:rsidRDefault="00754118" w:rsidP="00754118">
      <w:pPr>
        <w:pStyle w:val="CommentText"/>
        <w:jc w:val="left"/>
      </w:pPr>
      <w:r w:rsidRPr="00D2471B">
        <w:rPr>
          <w:rStyle w:val="CommentReference"/>
        </w:rPr>
        <w:annotationRef/>
      </w:r>
      <w:r w:rsidRPr="00D2471B">
        <w:t>Yes, there is a single DDQ process for both customer projects as well as Product Development or Platform Development. Yes Portfolio Projects are the mechanism for “Product Development”. Please note that also for “Product Development” the development scope could be an entire subsystem, system, or “solution” (e.g. “ETCS L2 System” or complete CBTC systems consisting of several “single” products).</w:t>
      </w:r>
    </w:p>
  </w:comment>
  <w:comment w:id="374" w:author="Vannucchi Alessandro" w:date="2026-07-09T12:07:00Z" w:initials="AV">
    <w:p w14:paraId="0A7AEE46" w14:textId="77777777" w:rsidR="003C73E8" w:rsidRPr="00D2471B" w:rsidRDefault="003C73E8" w:rsidP="00540F30">
      <w:pPr>
        <w:pStyle w:val="CommentText"/>
        <w:jc w:val="left"/>
      </w:pPr>
      <w:r w:rsidRPr="00D2471B">
        <w:rPr>
          <w:rStyle w:val="CommentReference"/>
        </w:rPr>
        <w:annotationRef/>
      </w:r>
      <w:r w:rsidRPr="00D2471B">
        <w:t>As it stands today, for Vehicles LoB, the individual responsible for managing and delivering a specific work package within a project is defined as the Work Package Owner (WPO). They report to a Work Package Leader (WPL).</w:t>
      </w:r>
    </w:p>
  </w:comment>
  <w:comment w:id="375" w:author="SCHECK Oliver" w:date="2026-09-07T17:14:00Z" w:initials="OS">
    <w:p w14:paraId="60F2D3A5" w14:textId="77777777" w:rsidR="00554A87" w:rsidRPr="00D2471B" w:rsidRDefault="00554A87" w:rsidP="00554A87">
      <w:pPr>
        <w:pStyle w:val="CommentText"/>
        <w:jc w:val="left"/>
      </w:pPr>
      <w:r w:rsidRPr="00D2471B">
        <w:rPr>
          <w:rStyle w:val="CommentReference"/>
        </w:rPr>
        <w:annotationRef/>
      </w:r>
      <w:r w:rsidRPr="00D2471B">
        <w:t>G-TRN A08001 „RSBU Project Team Organisation Transition Rules“ is used as common and agreed reference for project roles. As such WPM and WPL are defined, not definition of WPO.</w:t>
      </w:r>
    </w:p>
  </w:comment>
  <w:comment w:id="420" w:author="SCHECK Oliver" w:date="2026-08-28T14:24:00Z" w:initials="OS">
    <w:p w14:paraId="124C32FE" w14:textId="77777777" w:rsidR="00CC4668" w:rsidRPr="00D2471B" w:rsidRDefault="00CC4668" w:rsidP="00CC4668">
      <w:pPr>
        <w:pStyle w:val="CommentText"/>
        <w:jc w:val="left"/>
      </w:pPr>
      <w:r w:rsidRPr="00D2471B">
        <w:rPr>
          <w:rStyle w:val="CommentReference"/>
        </w:rPr>
        <w:annotationRef/>
      </w:r>
      <w:r w:rsidRPr="00D2471B">
        <w:t>Definition taken from Product Portfolio Management.</w:t>
      </w:r>
    </w:p>
  </w:comment>
  <w:comment w:id="456" w:author="SCHECK Oliver" w:date="2026-09-07T18:04:00Z" w:initials="OS">
    <w:p w14:paraId="4F405F7C" w14:textId="77777777" w:rsidR="00477D1C" w:rsidRPr="00D2471B" w:rsidRDefault="00C408B4" w:rsidP="00477D1C">
      <w:pPr>
        <w:pStyle w:val="CommentText"/>
        <w:jc w:val="left"/>
      </w:pPr>
      <w:r w:rsidRPr="00D2471B">
        <w:rPr>
          <w:rStyle w:val="CommentReference"/>
        </w:rPr>
        <w:annotationRef/>
      </w:r>
      <w:r w:rsidR="00477D1C" w:rsidRPr="00D2471B">
        <w:t>„DDQ“ stands for Design, Develop &amp; Qualify“ the solution, but we’ll use here “implementation to avoid misunderstandings.</w:t>
      </w:r>
    </w:p>
  </w:comment>
  <w:comment w:id="463" w:author="Vannucchi Alessandro" w:date="2026-07-10T10:19:00Z" w:initials="AV">
    <w:p w14:paraId="57C1E128" w14:textId="507054AB" w:rsidR="003C73E8" w:rsidRPr="00D2471B" w:rsidRDefault="003C73E8" w:rsidP="00DD6A3D">
      <w:pPr>
        <w:pStyle w:val="CommentText"/>
        <w:jc w:val="left"/>
      </w:pPr>
      <w:r w:rsidRPr="00D2471B">
        <w:rPr>
          <w:rStyle w:val="CommentReference"/>
        </w:rPr>
        <w:annotationRef/>
      </w:r>
      <w:r w:rsidRPr="00D2471B">
        <w:t>“Solution Team” definition to be further clarified to avoid possible misalignments with Vehciles LoB</w:t>
      </w:r>
    </w:p>
  </w:comment>
  <w:comment w:id="464" w:author="SCHECK Oliver" w:date="2026-09-07T17:15:00Z" w:initials="OS">
    <w:p w14:paraId="152A5CAB" w14:textId="77777777" w:rsidR="00756EE8" w:rsidRPr="00D2471B" w:rsidRDefault="00756EE8" w:rsidP="00756EE8">
      <w:pPr>
        <w:pStyle w:val="CommentText"/>
        <w:jc w:val="left"/>
      </w:pPr>
      <w:r w:rsidRPr="00D2471B">
        <w:rPr>
          <w:rStyle w:val="CommentReference"/>
        </w:rPr>
        <w:annotationRef/>
      </w:r>
      <w:r w:rsidRPr="00D2471B">
        <w:t>„Solution Team“ is now renamed to „Solution Development Team” to avoid any misunderstanding with other teams.</w:t>
      </w:r>
    </w:p>
  </w:comment>
  <w:comment w:id="461" w:author="Buonanno Fernanda" w:date="2026-07-10T11:05:00Z" w:initials="BF">
    <w:p w14:paraId="519A4074" w14:textId="77777777" w:rsidR="003C73E8" w:rsidRPr="00D2471B" w:rsidRDefault="003C73E8" w:rsidP="006B2502">
      <w:pPr>
        <w:pStyle w:val="CommentText"/>
        <w:jc w:val="left"/>
      </w:pPr>
      <w:r w:rsidRPr="00D2471B">
        <w:rPr>
          <w:rStyle w:val="CommentReference"/>
        </w:rPr>
        <w:annotationRef/>
      </w:r>
      <w:r w:rsidRPr="00D2471B">
        <w:t>Could it be worth stating here that specific activities require independence between the engineering teams responsible for system development and the internal teams performing assurance, assessment, or compliance activities?</w:t>
      </w:r>
    </w:p>
  </w:comment>
  <w:comment w:id="462" w:author="SCHECK Oliver" w:date="2026-09-07T17:16:00Z" w:initials="OS">
    <w:p w14:paraId="4DDDA459" w14:textId="77777777" w:rsidR="00756EE8" w:rsidRPr="00D2471B" w:rsidRDefault="00756EE8" w:rsidP="00756EE8">
      <w:pPr>
        <w:pStyle w:val="CommentText"/>
        <w:jc w:val="left"/>
      </w:pPr>
      <w:r w:rsidRPr="00D2471B">
        <w:rPr>
          <w:rStyle w:val="CommentReference"/>
        </w:rPr>
        <w:annotationRef/>
      </w:r>
      <w:r w:rsidRPr="00D2471B">
        <w:t>This should be reflected in the RACI and in the specific PRCs.</w:t>
      </w:r>
    </w:p>
  </w:comment>
  <w:comment w:id="473" w:author="Luca PANCANI" w:date="2026-07-23T14:59:00Z" w:initials="LP">
    <w:p w14:paraId="49F84FB0" w14:textId="05DC5970" w:rsidR="003C73E8" w:rsidRPr="00D2471B" w:rsidRDefault="003C73E8">
      <w:pPr>
        <w:pStyle w:val="CommentText"/>
      </w:pPr>
      <w:r w:rsidRPr="00D2471B">
        <w:rPr>
          <w:rStyle w:val="CommentReference"/>
        </w:rPr>
        <w:annotationRef/>
      </w:r>
      <w:r w:rsidRPr="00D2471B">
        <w:t>It is not a good idea to differentiate the role; product development is anyhow classified as a project. Therefore, the term Project Engineer may be applicable in both cases to be more coherent with the definition of project given above</w:t>
      </w:r>
    </w:p>
  </w:comment>
  <w:comment w:id="474" w:author="SCHECK Oliver" w:date="2026-09-07T17:19:00Z" w:initials="OS">
    <w:p w14:paraId="1A6501CA" w14:textId="77777777" w:rsidR="00756EE8" w:rsidRPr="00D2471B" w:rsidRDefault="00756EE8" w:rsidP="00756EE8">
      <w:pPr>
        <w:pStyle w:val="CommentText"/>
        <w:jc w:val="left"/>
      </w:pPr>
      <w:r w:rsidRPr="00D2471B">
        <w:rPr>
          <w:rStyle w:val="CommentReference"/>
        </w:rPr>
        <w:annotationRef/>
      </w:r>
      <w:r w:rsidRPr="00D2471B">
        <w:t>Fully agreed. It is planned to have the PE responsible for both project types (Delivery projects and Portfolio Projects), however the definition still had the old GBMS 1.0 rules.</w:t>
      </w:r>
    </w:p>
  </w:comment>
  <w:comment w:id="480" w:author="SCHECK Oliver" w:date="2026-09-08T18:00:00Z" w:initials="OS">
    <w:p w14:paraId="2EDBC9D3" w14:textId="77777777" w:rsidR="00666A53" w:rsidRPr="00D2471B" w:rsidRDefault="00666A53" w:rsidP="00666A53">
      <w:pPr>
        <w:pStyle w:val="CommentText"/>
        <w:jc w:val="left"/>
      </w:pPr>
      <w:r w:rsidRPr="00D2471B">
        <w:rPr>
          <w:rStyle w:val="CommentReference"/>
        </w:rPr>
        <w:annotationRef/>
      </w:r>
      <w:r w:rsidRPr="00D2471B">
        <w:t xml:space="preserve">PE role was commonly agreed between the LoBS SRS and VHC, and defined in </w:t>
      </w:r>
      <w:r w:rsidRPr="00D2471B">
        <w:rPr>
          <w:b/>
          <w:bCs/>
        </w:rPr>
        <w:t>G-TRN A08001</w:t>
      </w:r>
      <w:r w:rsidRPr="00D2471B">
        <w:t>. No different handling in LoBs expected.</w:t>
      </w:r>
    </w:p>
  </w:comment>
  <w:comment w:id="512" w:author="SCHECK Oliver" w:date="2026-09-07T18:03:00Z" w:initials="OS">
    <w:p w14:paraId="20A0934C" w14:textId="709A23A8" w:rsidR="007C721B" w:rsidRPr="00D2471B" w:rsidRDefault="007C721B" w:rsidP="007C721B">
      <w:pPr>
        <w:pStyle w:val="CommentText"/>
        <w:jc w:val="left"/>
      </w:pPr>
      <w:r w:rsidRPr="00D2471B">
        <w:rPr>
          <w:rStyle w:val="CommentReference"/>
        </w:rPr>
        <w:annotationRef/>
      </w:r>
      <w:r w:rsidRPr="00D2471B">
        <w:t>As defined by G-TRN A08001 „RSBU Project Team Organisation Transition Rules“ only for SRS, similar role in Vehicles (Design Authority?) To be aligned</w:t>
      </w:r>
    </w:p>
  </w:comment>
  <w:comment w:id="568" w:author="Gerhard BRUHNS" w:date="2026-07-31T17:53:00Z" w:initials="BG">
    <w:p w14:paraId="70D1831B" w14:textId="4F8639A7" w:rsidR="003C73E8" w:rsidRPr="00D2471B" w:rsidRDefault="003C73E8">
      <w:pPr>
        <w:pStyle w:val="CommentText"/>
      </w:pPr>
      <w:r w:rsidRPr="00D2471B">
        <w:rPr>
          <w:rStyle w:val="CommentReference"/>
        </w:rPr>
        <w:annotationRef/>
      </w:r>
      <w:r w:rsidRPr="00D2471B">
        <w:t>RAMS Engineering should be added as a Transverse Activity. In the RAMS process itself typically the RAMS Assurance aspects are covered but the RAMS engineering should be an inherent part of development like Cybersecurity.</w:t>
      </w:r>
    </w:p>
  </w:comment>
  <w:comment w:id="569" w:author="SCHECK Oliver" w:date="2026-09-07T17:27:00Z" w:initials="OS">
    <w:p w14:paraId="3365B676" w14:textId="77777777" w:rsidR="008D2B36" w:rsidRPr="00D2471B" w:rsidRDefault="00BC1729" w:rsidP="008D2B36">
      <w:pPr>
        <w:pStyle w:val="CommentText"/>
        <w:jc w:val="left"/>
      </w:pPr>
      <w:r w:rsidRPr="00D2471B">
        <w:rPr>
          <w:rStyle w:val="CommentReference"/>
        </w:rPr>
        <w:annotationRef/>
      </w:r>
      <w:r w:rsidR="008D2B36" w:rsidRPr="00D2471B">
        <w:t>I understand your request as we have many other transversal activities already in parallel.  All other transversal activities could also be within each of the different DDQ phases with relevant interfaces, however we’d like to emphasize that these activities are really done. For RAMS we have a separate process outside and a long history to perform the required activities within DDQ. The other topics like Cybersecurity, Sustainability, Obsolescence Mngt, AI usage are quite new, and we’d like to ensure that they are taken care of.</w:t>
      </w:r>
    </w:p>
  </w:comment>
  <w:comment w:id="603" w:author="Gerhard BRUHNS" w:date="2026-07-02T12:24:00Z" w:initials="BG">
    <w:p w14:paraId="4B0DB8EC" w14:textId="0930BC5A" w:rsidR="003C73E8" w:rsidRPr="00D2471B" w:rsidRDefault="003C73E8" w:rsidP="00EE0278">
      <w:pPr>
        <w:pStyle w:val="CommentText"/>
        <w:numPr>
          <w:ilvl w:val="0"/>
          <w:numId w:val="82"/>
        </w:numPr>
      </w:pPr>
      <w:r w:rsidRPr="00D2471B">
        <w:rPr>
          <w:rStyle w:val="CommentReference"/>
        </w:rPr>
        <w:annotationRef/>
      </w:r>
      <w:r w:rsidRPr="00D2471B">
        <w:t xml:space="preserve"> To support bidding, contract award is too late. </w:t>
      </w:r>
    </w:p>
    <w:p w14:paraId="15246D94" w14:textId="1AC8C8EE" w:rsidR="003C73E8" w:rsidRPr="00D2471B" w:rsidRDefault="003C73E8" w:rsidP="00EE0278">
      <w:pPr>
        <w:pStyle w:val="CommentText"/>
        <w:numPr>
          <w:ilvl w:val="0"/>
          <w:numId w:val="82"/>
        </w:numPr>
      </w:pPr>
      <w:r w:rsidRPr="00D2471B">
        <w:t xml:space="preserve"> Product Portfolio project is not reflected</w:t>
      </w:r>
    </w:p>
  </w:comment>
  <w:comment w:id="604" w:author="SCHECK Oliver" w:date="2026-09-07T17:33:00Z" w:initials="OS">
    <w:p w14:paraId="28DC147C" w14:textId="77777777" w:rsidR="00C30114" w:rsidRPr="00D2471B" w:rsidRDefault="00C30114" w:rsidP="00C30114">
      <w:pPr>
        <w:pStyle w:val="CommentText"/>
        <w:jc w:val="left"/>
      </w:pPr>
      <w:r w:rsidRPr="00D2471B">
        <w:rPr>
          <w:rStyle w:val="CommentReference"/>
        </w:rPr>
        <w:annotationRef/>
      </w:r>
      <w:r w:rsidRPr="00D2471B">
        <w:t>Fully agreed - adjusted accordingly.</w:t>
      </w:r>
    </w:p>
  </w:comment>
  <w:comment w:id="613" w:author="Moncini Marco" w:date="2026-07-09T09:10:00Z" w:initials="MM">
    <w:p w14:paraId="6B9EDDAA" w14:textId="77777777" w:rsidR="003C73E8" w:rsidRPr="00D2471B" w:rsidRDefault="003C73E8" w:rsidP="00B23A69">
      <w:pPr>
        <w:pStyle w:val="CommentText"/>
        <w:jc w:val="left"/>
      </w:pPr>
      <w:r w:rsidRPr="00D2471B">
        <w:rPr>
          <w:rStyle w:val="CommentReference"/>
        </w:rPr>
        <w:annotationRef/>
      </w:r>
      <w:r w:rsidRPr="00D2471B">
        <w:t>Can be possible add also International Standard?</w:t>
      </w:r>
    </w:p>
  </w:comment>
  <w:comment w:id="614" w:author="SCHECK Oliver" w:date="2026-09-07T17:34:00Z" w:initials="OS">
    <w:p w14:paraId="38C68FAC" w14:textId="77777777" w:rsidR="00C30114" w:rsidRPr="00D2471B" w:rsidRDefault="00C30114" w:rsidP="00C30114">
      <w:pPr>
        <w:pStyle w:val="CommentText"/>
        <w:jc w:val="left"/>
      </w:pPr>
      <w:r w:rsidRPr="00D2471B">
        <w:rPr>
          <w:rStyle w:val="CommentReference"/>
        </w:rPr>
        <w:annotationRef/>
      </w:r>
      <w:r w:rsidRPr="00D2471B">
        <w:t>International Standards should be part of the requirements and not a dedicated input.</w:t>
      </w:r>
    </w:p>
  </w:comment>
  <w:comment w:id="629" w:author="FROLOVA Olga" w:date="2026-06-01T10:46:00Z" w:initials="FO">
    <w:p w14:paraId="6132FA95" w14:textId="4CB74252" w:rsidR="003C73E8" w:rsidRPr="00D2471B" w:rsidRDefault="003C73E8">
      <w:pPr>
        <w:pStyle w:val="CommentText1"/>
      </w:pPr>
      <w:r w:rsidRPr="00D2471B">
        <w:rPr>
          <w:rStyle w:val="CommentReference1"/>
        </w:rPr>
        <w:annotationRef/>
      </w:r>
      <w:r w:rsidRPr="00D2471B">
        <w:t>discuss specific tools (PLM, ALM, etc)</w:t>
      </w:r>
    </w:p>
  </w:comment>
  <w:comment w:id="630" w:author="FROLOVA Olga" w:date="2026-06-01T10:48:00Z" w:initials="FO">
    <w:p w14:paraId="662F6B2F" w14:textId="5B36258F" w:rsidR="003C73E8" w:rsidRPr="00D2471B" w:rsidRDefault="003C73E8">
      <w:pPr>
        <w:pStyle w:val="CommentText1"/>
      </w:pPr>
      <w:r w:rsidRPr="00D2471B">
        <w:rPr>
          <w:rStyle w:val="CommentReference1"/>
        </w:rPr>
        <w:annotationRef/>
      </w:r>
      <w:r w:rsidRPr="00D2471B">
        <w:t>tailoring of the tools to consider in Tailoring section. Waiver mechanism to confirm with GBMS and Quality</w:t>
      </w:r>
    </w:p>
  </w:comment>
  <w:comment w:id="631" w:author="SCHECK Oliver" w:date="2026-09-07T17:42:00Z" w:initials="OS">
    <w:p w14:paraId="692E6DD2" w14:textId="77777777" w:rsidR="00A75F85" w:rsidRPr="00D2471B" w:rsidRDefault="00A75F85" w:rsidP="00A75F85">
      <w:pPr>
        <w:pStyle w:val="CommentText"/>
        <w:jc w:val="left"/>
      </w:pPr>
      <w:r w:rsidRPr="00D2471B">
        <w:rPr>
          <w:rStyle w:val="CommentReference"/>
        </w:rPr>
        <w:annotationRef/>
      </w:r>
      <w:r w:rsidRPr="00D2471B">
        <w:t>For the first edition of the G-PRD, we will only mention tool classes high-level as we have several tools in place. Once we have a tool standard adopted, we can detail this section with specific tools.</w:t>
      </w:r>
    </w:p>
  </w:comment>
  <w:comment w:id="660" w:author="DI VICO, Michele" w:date="2026-07-10T09:57:00Z" w:initials="MdV">
    <w:p w14:paraId="0087019F" w14:textId="77777777" w:rsidR="003C73E8" w:rsidRPr="00D2471B" w:rsidRDefault="003C73E8" w:rsidP="002A18A4">
      <w:pPr>
        <w:pStyle w:val="CommentText"/>
        <w:jc w:val="left"/>
      </w:pPr>
      <w:r w:rsidRPr="00D2471B">
        <w:rPr>
          <w:rStyle w:val="CommentReference"/>
        </w:rPr>
        <w:annotationRef/>
      </w:r>
      <w:r w:rsidRPr="00D2471B">
        <w:t>At present, DOORS, Teamcenter, EWM, RQM  are still used within the former Hitachi Rail STS organization. It might be useful to include them as examples. The same applies to the solutions currently used by the former GTS and Hitachi Rail Vehicle organizations.</w:t>
      </w:r>
    </w:p>
    <w:p w14:paraId="7C747F3C" w14:textId="77777777" w:rsidR="003C73E8" w:rsidRPr="00D2471B" w:rsidRDefault="003C73E8" w:rsidP="002A18A4">
      <w:pPr>
        <w:pStyle w:val="CommentText"/>
        <w:jc w:val="left"/>
      </w:pPr>
      <w:r w:rsidRPr="00D2471B">
        <w:t>However, once all organizations have migrated to the new tools (if it is the case), these examples could be removed.</w:t>
      </w:r>
    </w:p>
  </w:comment>
  <w:comment w:id="661" w:author="SCHECK Oliver" w:date="2026-09-07T17:43:00Z" w:initials="OS">
    <w:p w14:paraId="7ADD24D7" w14:textId="1E0624A4" w:rsidR="00A75F85" w:rsidRPr="00D2471B" w:rsidRDefault="00A75F85" w:rsidP="00A75F85">
      <w:pPr>
        <w:pStyle w:val="CommentText"/>
        <w:jc w:val="left"/>
      </w:pPr>
      <w:r w:rsidRPr="00D2471B">
        <w:rPr>
          <w:rStyle w:val="CommentReference"/>
        </w:rPr>
        <w:annotationRef/>
      </w:r>
      <w:r w:rsidRPr="00D2471B">
        <w:t>For the first edition of the G-PRD, we will only mention tool classes high-level as we have several tools in place. Once we have a tool standard adopted, we can detail this section with specific tools.</w:t>
      </w:r>
    </w:p>
  </w:comment>
  <w:comment w:id="663" w:author="DI VICO, Michele" w:date="2026-07-10T09:57:00Z" w:initials="MdV">
    <w:p w14:paraId="7629FE98" w14:textId="77777777" w:rsidR="003C73E8" w:rsidRPr="00D2471B" w:rsidRDefault="003C73E8" w:rsidP="002A18A4">
      <w:pPr>
        <w:pStyle w:val="CommentText"/>
        <w:jc w:val="left"/>
      </w:pPr>
      <w:r w:rsidRPr="00D2471B">
        <w:rPr>
          <w:rStyle w:val="CommentReference"/>
        </w:rPr>
        <w:annotationRef/>
      </w:r>
      <w:r w:rsidRPr="00D2471B">
        <w:t>Not all Engineering Tools may need to be classified and/or qualified in accordance with the applicable standards. If this is the case, I would suggest relaxing the wording of this section; otherwise, it could become very challenging,  expensive and potentially risky to manage the classification or qualification of the entire Engineering Toolset.</w:t>
      </w:r>
    </w:p>
  </w:comment>
  <w:comment w:id="664" w:author="SCHECK Oliver" w:date="2026-09-07T17:46:00Z" w:initials="OS">
    <w:p w14:paraId="65A8CCC5" w14:textId="77777777" w:rsidR="001E6B0B" w:rsidRPr="00D2471B" w:rsidRDefault="001E6B0B" w:rsidP="001E6B0B">
      <w:pPr>
        <w:pStyle w:val="CommentText"/>
        <w:jc w:val="left"/>
      </w:pPr>
      <w:r w:rsidRPr="00D2471B">
        <w:rPr>
          <w:rStyle w:val="CommentReference"/>
        </w:rPr>
        <w:annotationRef/>
      </w:r>
      <w:r w:rsidRPr="00D2471B">
        <w:t>Well, all engineering tools used in safety critical development will have to be classified if they are used! The wording is already relaxed with „in accordance with applicable standards and company procedures.” and the reference to CENELEC.</w:t>
      </w:r>
    </w:p>
  </w:comment>
  <w:comment w:id="665" w:author="DI VICO, Michele" w:date="2026-07-10T09:58:00Z" w:initials="MdV">
    <w:p w14:paraId="576663E5" w14:textId="77777777" w:rsidR="003C73E8" w:rsidRPr="00D2471B" w:rsidRDefault="003C73E8" w:rsidP="002A18A4">
      <w:pPr>
        <w:pStyle w:val="CommentText"/>
        <w:jc w:val="left"/>
      </w:pPr>
      <w:r w:rsidRPr="00D2471B">
        <w:rPr>
          <w:rStyle w:val="CommentReference"/>
        </w:rPr>
        <w:annotationRef/>
      </w:r>
      <w:r w:rsidRPr="00D2471B">
        <w:t>This section appears to be consistent with my previous comment and seems to partially contradict what is stated in the preceding section.</w:t>
      </w:r>
    </w:p>
  </w:comment>
  <w:comment w:id="666" w:author="SCHECK Oliver" w:date="2026-09-07T17:48:00Z" w:initials="OS">
    <w:p w14:paraId="506DD3D2" w14:textId="77777777" w:rsidR="001E6B0B" w:rsidRPr="00D2471B" w:rsidRDefault="001E6B0B" w:rsidP="001E6B0B">
      <w:pPr>
        <w:pStyle w:val="CommentText"/>
        <w:jc w:val="left"/>
      </w:pPr>
      <w:r w:rsidRPr="00D2471B">
        <w:rPr>
          <w:rStyle w:val="CommentReference"/>
        </w:rPr>
        <w:annotationRef/>
      </w:r>
      <w:r w:rsidRPr="00D2471B">
        <w:t>No, there is no contradiction. There is the general requirement due to CENELEC for tool classification and there may be internal applicable standards and company procedures (e.g. use of AI, etc).</w:t>
      </w:r>
    </w:p>
  </w:comment>
  <w:comment w:id="672" w:author="DI VICO, Michele" w:date="2026-07-10T09:58:00Z" w:initials="MdV">
    <w:p w14:paraId="2D49930E" w14:textId="77777777" w:rsidR="003C73E8" w:rsidRPr="00D2471B" w:rsidRDefault="003C73E8" w:rsidP="002A18A4">
      <w:pPr>
        <w:pStyle w:val="CommentText"/>
        <w:jc w:val="left"/>
      </w:pPr>
      <w:r w:rsidRPr="00D2471B">
        <w:rPr>
          <w:rStyle w:val="CommentReference"/>
        </w:rPr>
        <w:annotationRef/>
      </w:r>
      <w:r w:rsidRPr="00D2471B">
        <w:t>Who is responsible for approving this?</w:t>
      </w:r>
    </w:p>
  </w:comment>
  <w:comment w:id="673" w:author="SCHECK Oliver" w:date="2026-09-07T17:49:00Z" w:initials="OS">
    <w:p w14:paraId="5254547A" w14:textId="77777777" w:rsidR="00DF3E2D" w:rsidRPr="00D2471B" w:rsidRDefault="001E6B0B" w:rsidP="00DF3E2D">
      <w:pPr>
        <w:pStyle w:val="CommentText"/>
        <w:jc w:val="left"/>
      </w:pPr>
      <w:r w:rsidRPr="00D2471B">
        <w:rPr>
          <w:rStyle w:val="CommentReference"/>
        </w:rPr>
        <w:annotationRef/>
      </w:r>
      <w:r w:rsidR="00DF3E2D" w:rsidRPr="00D2471B">
        <w:t>PRD just states what has to be done, PRC will give more details with responsible roles for the specific activities.</w:t>
      </w:r>
    </w:p>
  </w:comment>
  <w:comment w:id="679" w:author="Moncini Marco" w:date="2026-07-09T09:08:00Z" w:initials="MM">
    <w:p w14:paraId="017F77E5" w14:textId="3A46A196" w:rsidR="003C73E8" w:rsidRPr="00D2471B" w:rsidRDefault="003C73E8" w:rsidP="004D69BB">
      <w:pPr>
        <w:pStyle w:val="CommentText"/>
        <w:jc w:val="left"/>
      </w:pPr>
      <w:r w:rsidRPr="00D2471B">
        <w:rPr>
          <w:rStyle w:val="CommentReference"/>
        </w:rPr>
        <w:annotationRef/>
      </w:r>
      <w:r w:rsidRPr="00D2471B">
        <w:t>Can we specify who has ownership of the Audit? Who is accountable for its planning, execution, and control?</w:t>
      </w:r>
    </w:p>
  </w:comment>
  <w:comment w:id="680" w:author="SCHECK Oliver" w:date="2026-09-07T18:07:00Z" w:initials="OS">
    <w:p w14:paraId="733E0D39" w14:textId="77777777" w:rsidR="009D7CF7" w:rsidRPr="00D2471B" w:rsidRDefault="00661DE6" w:rsidP="009D7CF7">
      <w:pPr>
        <w:pStyle w:val="CommentText"/>
        <w:jc w:val="left"/>
      </w:pPr>
      <w:r w:rsidRPr="00D2471B">
        <w:rPr>
          <w:rStyle w:val="CommentReference"/>
        </w:rPr>
        <w:annotationRef/>
      </w:r>
      <w:r w:rsidR="009D7CF7" w:rsidRPr="00D2471B">
        <w:t>Agreed - it is Quality.</w:t>
      </w:r>
    </w:p>
  </w:comment>
  <w:comment w:id="677" w:author="DI VICO, Michele" w:date="2026-07-10T09:58:00Z" w:initials="MdV">
    <w:p w14:paraId="2F6DD402" w14:textId="0F5445F3" w:rsidR="003C73E8" w:rsidRPr="00D2471B" w:rsidRDefault="003C73E8" w:rsidP="002A18A4">
      <w:pPr>
        <w:pStyle w:val="CommentText"/>
        <w:jc w:val="left"/>
      </w:pPr>
      <w:r w:rsidRPr="00D2471B">
        <w:rPr>
          <w:rStyle w:val="CommentReference"/>
        </w:rPr>
        <w:annotationRef/>
      </w:r>
      <w:r w:rsidRPr="00D2471B">
        <w:t>Who is responsible for conducting the audits? Are the auditors appropriately qualified and accredited to perform these activities?</w:t>
      </w:r>
    </w:p>
  </w:comment>
  <w:comment w:id="678" w:author="SCHECK Oliver" w:date="2026-09-07T18:07:00Z" w:initials="OS">
    <w:p w14:paraId="494E9E9A" w14:textId="77777777" w:rsidR="00D42441" w:rsidRPr="00D2471B" w:rsidRDefault="00661DE6" w:rsidP="00D42441">
      <w:pPr>
        <w:pStyle w:val="CommentText"/>
        <w:jc w:val="left"/>
      </w:pPr>
      <w:r w:rsidRPr="00D2471B">
        <w:rPr>
          <w:rStyle w:val="CommentReference"/>
        </w:rPr>
        <w:annotationRef/>
      </w:r>
      <w:r w:rsidR="00D42441" w:rsidRPr="00D2471B">
        <w:t>Agreed - it is Quality. More details in the PRC of Quality.</w:t>
      </w:r>
    </w:p>
  </w:comment>
  <w:comment w:id="683" w:author="Vannucchi Alessandro" w:date="2026-07-10T10:15:00Z" w:initials="AV">
    <w:p w14:paraId="05DE0A19" w14:textId="128BC557" w:rsidR="003C73E8" w:rsidRPr="00D2471B" w:rsidRDefault="003C73E8" w:rsidP="00C95FCB">
      <w:pPr>
        <w:pStyle w:val="CommentText"/>
        <w:jc w:val="left"/>
      </w:pPr>
      <w:r w:rsidRPr="00D2471B">
        <w:rPr>
          <w:rStyle w:val="CommentReference"/>
        </w:rPr>
        <w:annotationRef/>
      </w:r>
      <w:r w:rsidRPr="00D2471B">
        <w:t>Please double check the sequence of the activities (e.g. Make or Buy Strategy is typically defined at the beginning of a project)</w:t>
      </w:r>
    </w:p>
  </w:comment>
  <w:comment w:id="684" w:author="SCHECK Oliver" w:date="2026-09-07T18:35:00Z" w:initials="OS">
    <w:p w14:paraId="2808CFE1" w14:textId="77777777" w:rsidR="00874C29" w:rsidRPr="00D2471B" w:rsidRDefault="00874C29" w:rsidP="00874C29">
      <w:pPr>
        <w:pStyle w:val="CommentText"/>
        <w:jc w:val="left"/>
      </w:pPr>
      <w:r w:rsidRPr="00D2471B">
        <w:rPr>
          <w:rStyle w:val="CommentReference"/>
        </w:rPr>
        <w:annotationRef/>
      </w:r>
      <w:r w:rsidRPr="00D2471B">
        <w:t>The Make or Buy Strategy has to be defined already within the bidding phase! It has to be estimated if the needed resources for any development would be available or if any third parties could provide components/products matching the required schedule of the tender!</w:t>
      </w:r>
    </w:p>
  </w:comment>
  <w:comment w:id="692" w:author="DI VICO, Michele" w:date="2026-07-10T10:05:00Z" w:initials="MdV">
    <w:p w14:paraId="32F78EA3" w14:textId="77777777" w:rsidR="003C73E8" w:rsidRPr="00D2471B" w:rsidRDefault="003C73E8" w:rsidP="00E52959">
      <w:pPr>
        <w:pStyle w:val="CommentText"/>
        <w:jc w:val="left"/>
      </w:pPr>
      <w:r w:rsidRPr="00D2471B">
        <w:rPr>
          <w:rStyle w:val="CommentReference"/>
        </w:rPr>
        <w:annotationRef/>
      </w:r>
      <w:r w:rsidRPr="00D2471B">
        <w:t>Will there be a dedicated Company procedure defining the criteria, roles, and responsibilities for the establishment of the Solution Team?</w:t>
      </w:r>
    </w:p>
    <w:p w14:paraId="2A628E38" w14:textId="77777777" w:rsidR="003C73E8" w:rsidRPr="00D2471B" w:rsidRDefault="003C73E8" w:rsidP="00E52959">
      <w:pPr>
        <w:pStyle w:val="CommentText"/>
        <w:jc w:val="left"/>
      </w:pPr>
      <w:r w:rsidRPr="00D2471B">
        <w:t>In the case of a customer project, how will the Project Engineer (PE) identify and select the required roles and competencies to be involved in the Solution Team? Will this be entirely under the PE's responsibility, or will there be a defined governance and approval process to support such decisions?</w:t>
      </w:r>
    </w:p>
  </w:comment>
  <w:comment w:id="693" w:author="SCHECK Oliver" w:date="2026-09-07T18:37:00Z" w:initials="OS">
    <w:p w14:paraId="46DB34D7" w14:textId="77777777" w:rsidR="00470FCD" w:rsidRPr="00D2471B" w:rsidRDefault="00874C29" w:rsidP="00470FCD">
      <w:pPr>
        <w:pStyle w:val="CommentText"/>
        <w:jc w:val="left"/>
      </w:pPr>
      <w:r w:rsidRPr="00D2471B">
        <w:rPr>
          <w:rStyle w:val="CommentReference"/>
        </w:rPr>
        <w:annotationRef/>
      </w:r>
      <w:r w:rsidR="00470FCD" w:rsidRPr="00D2471B">
        <w:t xml:space="preserve">Good question … it has to be discussed if there will be a defined governance and approval process on RSBU level or this should be defined at LoB level. The responsibilities of roles themselves is part of PRD and PRC DDQ, but the criteria, roles, and responsibilities for the </w:t>
      </w:r>
      <w:r w:rsidR="00470FCD" w:rsidRPr="00D2471B">
        <w:rPr>
          <w:b/>
          <w:bCs/>
          <w:u w:val="single"/>
        </w:rPr>
        <w:t xml:space="preserve">establishment </w:t>
      </w:r>
      <w:r w:rsidR="00470FCD" w:rsidRPr="00D2471B">
        <w:t>of any Project Team should be part of HR and PM process.</w:t>
      </w:r>
    </w:p>
  </w:comment>
  <w:comment w:id="704" w:author="DI VICO, Michele" w:date="2026-07-10T10:06:00Z" w:initials="MdV">
    <w:p w14:paraId="7324D787" w14:textId="2D7CF356" w:rsidR="003C73E8" w:rsidRPr="00D2471B" w:rsidRDefault="003C73E8" w:rsidP="00E52959">
      <w:pPr>
        <w:pStyle w:val="CommentText"/>
        <w:jc w:val="left"/>
      </w:pPr>
      <w:r w:rsidRPr="00D2471B">
        <w:rPr>
          <w:rStyle w:val="CommentReference"/>
        </w:rPr>
        <w:annotationRef/>
      </w:r>
      <w:r w:rsidRPr="00D2471B">
        <w:t>Should the Customer Contract also be included among the input documents?</w:t>
      </w:r>
    </w:p>
  </w:comment>
  <w:comment w:id="705" w:author="SCHECK Oliver" w:date="2026-09-07T18:39:00Z" w:initials="OS">
    <w:p w14:paraId="75028B6C" w14:textId="77777777" w:rsidR="00874C29" w:rsidRPr="00D2471B" w:rsidRDefault="00874C29" w:rsidP="00874C29">
      <w:pPr>
        <w:pStyle w:val="CommentText"/>
        <w:jc w:val="left"/>
      </w:pPr>
      <w:r w:rsidRPr="00D2471B">
        <w:rPr>
          <w:rStyle w:val="CommentReference"/>
        </w:rPr>
        <w:annotationRef/>
      </w:r>
      <w:r w:rsidRPr="00D2471B">
        <w:t>Required documents from Bidding (Input I1:  Bid Information and tender documentation including technical documents, scope of work and time schedule) are included.</w:t>
      </w:r>
    </w:p>
  </w:comment>
  <w:comment w:id="707" w:author="DI VICO, Michele" w:date="2026-07-10T10:06:00Z" w:initials="MdV">
    <w:p w14:paraId="3B37D0ED" w14:textId="77777777" w:rsidR="003C73E8" w:rsidRPr="00D2471B" w:rsidRDefault="003C73E8" w:rsidP="00E52959">
      <w:pPr>
        <w:pStyle w:val="CommentText"/>
        <w:jc w:val="left"/>
      </w:pPr>
      <w:r w:rsidRPr="00D2471B">
        <w:rPr>
          <w:rStyle w:val="CommentReference"/>
        </w:rPr>
        <w:annotationRef/>
      </w:r>
      <w:r w:rsidRPr="00D2471B">
        <w:t>… or Customer need, right?</w:t>
      </w:r>
    </w:p>
  </w:comment>
  <w:comment w:id="708" w:author="SCHECK Oliver" w:date="2026-09-07T18:41:00Z" w:initials="OS">
    <w:p w14:paraId="7F613CD1" w14:textId="77777777" w:rsidR="00874C29" w:rsidRPr="00D2471B" w:rsidRDefault="00874C29" w:rsidP="00874C29">
      <w:pPr>
        <w:pStyle w:val="CommentText"/>
        <w:jc w:val="left"/>
      </w:pPr>
      <w:r w:rsidRPr="00D2471B">
        <w:rPr>
          <w:rStyle w:val="CommentReference"/>
        </w:rPr>
        <w:annotationRef/>
      </w:r>
      <w:r w:rsidRPr="00D2471B">
        <w:t>Agreed.</w:t>
      </w:r>
    </w:p>
  </w:comment>
  <w:comment w:id="702" w:author="Gerhard BRUHNS" w:date="2026-07-02T12:40:00Z" w:initials="BG">
    <w:p w14:paraId="246EEE52" w14:textId="77777777" w:rsidR="003C73E8" w:rsidRPr="00D2471B" w:rsidRDefault="003C73E8">
      <w:pPr>
        <w:pStyle w:val="CommentText"/>
      </w:pPr>
      <w:r w:rsidRPr="00D2471B">
        <w:rPr>
          <w:rStyle w:val="CommentReference"/>
        </w:rPr>
        <w:annotationRef/>
      </w:r>
      <w:r w:rsidRPr="00D2471B">
        <w:t>Collaboration with stakeholders and especially end users should be added to early identify acceptable, feasible and cost-efficient solutions. This can be supported by demos, mock-ups, simulations, …</w:t>
      </w:r>
    </w:p>
    <w:p w14:paraId="6CE74754" w14:textId="6F964DF1" w:rsidR="003C73E8" w:rsidRPr="00D2471B" w:rsidRDefault="003C73E8">
      <w:pPr>
        <w:pStyle w:val="CommentText"/>
      </w:pPr>
      <w:r w:rsidRPr="00D2471B">
        <w:t>This comment applies also to chapter “Capture and Manage Requirements”</w:t>
      </w:r>
    </w:p>
  </w:comment>
  <w:comment w:id="703" w:author="SCHECK Oliver" w:date="2026-09-07T18:41:00Z" w:initials="OS">
    <w:p w14:paraId="09B0E623" w14:textId="77777777" w:rsidR="00874C29" w:rsidRPr="00D2471B" w:rsidRDefault="00874C29" w:rsidP="00874C29">
      <w:pPr>
        <w:pStyle w:val="CommentText"/>
        <w:jc w:val="left"/>
      </w:pPr>
      <w:r w:rsidRPr="00D2471B">
        <w:rPr>
          <w:rStyle w:val="CommentReference"/>
        </w:rPr>
        <w:annotationRef/>
      </w:r>
      <w:r w:rsidRPr="00D2471B">
        <w:t>Partly agreed - this is heavily depending on the interface to the customer and the customer itself (e.g. the customer may not always be the end user!)</w:t>
      </w:r>
    </w:p>
  </w:comment>
  <w:comment w:id="722" w:author="PAOLELLA, Raimondo" w:date="2026-06-30T19:14:00Z" w:initials="RP">
    <w:p w14:paraId="2D1C2A76" w14:textId="3D0A0209" w:rsidR="003C73E8" w:rsidRPr="00D2471B" w:rsidRDefault="003C73E8" w:rsidP="006F7B8E">
      <w:pPr>
        <w:pStyle w:val="CommentText"/>
        <w:jc w:val="left"/>
      </w:pPr>
      <w:r w:rsidRPr="00D2471B">
        <w:rPr>
          <w:rStyle w:val="CommentReference"/>
        </w:rPr>
        <w:annotationRef/>
      </w:r>
      <w:r w:rsidRPr="00D2471B">
        <w:t>Proposed amendment.</w:t>
      </w:r>
    </w:p>
    <w:p w14:paraId="1B92D1D0" w14:textId="77777777" w:rsidR="003C73E8" w:rsidRPr="00D2471B" w:rsidRDefault="003C73E8" w:rsidP="006F7B8E">
      <w:pPr>
        <w:pStyle w:val="CommentText"/>
        <w:jc w:val="left"/>
      </w:pPr>
      <w:r w:rsidRPr="00D2471B">
        <w:t>The aim is to ensure that the selected items can be produced and, in general, have adequate lifespan for the application/project.</w:t>
      </w:r>
    </w:p>
  </w:comment>
  <w:comment w:id="723" w:author="SCHECK Oliver" w:date="2026-09-07T18:42:00Z" w:initials="OS">
    <w:p w14:paraId="6B09EFAA" w14:textId="77777777" w:rsidR="00874C29" w:rsidRPr="00D2471B" w:rsidRDefault="00874C29" w:rsidP="00874C29">
      <w:pPr>
        <w:pStyle w:val="CommentText"/>
        <w:jc w:val="left"/>
      </w:pPr>
      <w:r w:rsidRPr="00D2471B">
        <w:rPr>
          <w:rStyle w:val="CommentReference"/>
        </w:rPr>
        <w:annotationRef/>
      </w:r>
      <w:r w:rsidRPr="00D2471B">
        <w:t>Agreed.</w:t>
      </w:r>
    </w:p>
  </w:comment>
  <w:comment w:id="725" w:author="Moncini Marco" w:date="2026-07-09T09:34:00Z" w:initials="MM">
    <w:p w14:paraId="5DF09BF2" w14:textId="77777777" w:rsidR="003C73E8" w:rsidRPr="00D2471B" w:rsidRDefault="003C73E8" w:rsidP="00E877BF">
      <w:pPr>
        <w:pStyle w:val="CommentText"/>
        <w:jc w:val="left"/>
      </w:pPr>
      <w:r w:rsidRPr="00D2471B">
        <w:rPr>
          <w:rStyle w:val="CommentReference"/>
        </w:rPr>
        <w:annotationRef/>
      </w:r>
      <w:r w:rsidRPr="00D2471B">
        <w:t xml:space="preserve">Can we add?: </w:t>
      </w:r>
    </w:p>
    <w:p w14:paraId="5EEDDEAC" w14:textId="77777777" w:rsidR="003C73E8" w:rsidRPr="00D2471B" w:rsidRDefault="003C73E8" w:rsidP="00E877BF">
      <w:pPr>
        <w:pStyle w:val="CommentText"/>
        <w:jc w:val="left"/>
      </w:pPr>
      <w:r w:rsidRPr="00D2471B">
        <w:t>Reuse of existing product/platform baselines shall be assessed and documented. Where no applicable baseline exists, the relevant Solution Item shall be identified as new; where reuse is applied, the reuse level and any required update to the baseline shall be justified and recorded</w:t>
      </w:r>
    </w:p>
  </w:comment>
  <w:comment w:id="726" w:author="SCHECK Oliver" w:date="2026-09-07T18:44:00Z" w:initials="OS">
    <w:p w14:paraId="71276452" w14:textId="77777777" w:rsidR="00E05CF3" w:rsidRPr="00D2471B" w:rsidRDefault="00E05CF3" w:rsidP="00E05CF3">
      <w:pPr>
        <w:pStyle w:val="CommentText"/>
        <w:jc w:val="left"/>
      </w:pPr>
      <w:r w:rsidRPr="00D2471B">
        <w:rPr>
          <w:rStyle w:val="CommentReference"/>
        </w:rPr>
        <w:annotationRef/>
      </w:r>
      <w:r w:rsidRPr="00D2471B">
        <w:t>Agreed. Good point.</w:t>
      </w:r>
    </w:p>
  </w:comment>
  <w:comment w:id="744" w:author="Gerhard BRUHNS" w:date="2026-07-31T17:49:00Z" w:initials="BG">
    <w:p w14:paraId="2A0AE4B1" w14:textId="77777777" w:rsidR="003C73E8" w:rsidRPr="00D2471B" w:rsidRDefault="003C73E8">
      <w:pPr>
        <w:pStyle w:val="CommentText"/>
      </w:pPr>
      <w:r w:rsidRPr="00D2471B">
        <w:rPr>
          <w:rStyle w:val="CommentReference"/>
        </w:rPr>
        <w:annotationRef/>
      </w:r>
      <w:r w:rsidRPr="00D2471B">
        <w:t>How are complex solutions managed?</w:t>
      </w:r>
    </w:p>
    <w:p w14:paraId="0D01F195" w14:textId="491FA554" w:rsidR="003C73E8" w:rsidRPr="00D2471B" w:rsidRDefault="003C73E8">
      <w:pPr>
        <w:pStyle w:val="CommentText"/>
      </w:pPr>
      <w:r w:rsidRPr="00D2471B">
        <w:t>They are typically broken down into one or more levels of solution items with their own teams. This has to be coordinated throughout the complete development cycle.</w:t>
      </w:r>
    </w:p>
  </w:comment>
  <w:comment w:id="745" w:author="SCHECK Oliver" w:date="2026-09-08T11:35:00Z" w:initials="OS">
    <w:p w14:paraId="61D09FD3" w14:textId="77777777" w:rsidR="001A5610" w:rsidRPr="00D2471B" w:rsidRDefault="00324AAC" w:rsidP="001A5610">
      <w:pPr>
        <w:pStyle w:val="CommentText"/>
        <w:jc w:val="left"/>
      </w:pPr>
      <w:r w:rsidRPr="00D2471B">
        <w:rPr>
          <w:rStyle w:val="CommentReference"/>
        </w:rPr>
        <w:annotationRef/>
      </w:r>
      <w:r w:rsidR="001A5610" w:rsidRPr="00D2471B">
        <w:t>Agreed. Added a paragraph accordingly.</w:t>
      </w:r>
    </w:p>
  </w:comment>
  <w:comment w:id="754" w:author="Vannucchi Alessandro" w:date="2026-07-09T11:25:00Z" w:initials="AV">
    <w:p w14:paraId="6E667607" w14:textId="77777777" w:rsidR="003C73E8" w:rsidRPr="00D2471B" w:rsidRDefault="003C73E8" w:rsidP="00923869">
      <w:pPr>
        <w:pStyle w:val="CommentText"/>
        <w:jc w:val="left"/>
      </w:pPr>
      <w:r w:rsidRPr="00D2471B">
        <w:rPr>
          <w:rStyle w:val="CommentReference"/>
        </w:rPr>
        <w:annotationRef/>
      </w:r>
      <w:r w:rsidRPr="00D2471B">
        <w:t>Decision points and naming typically vary depending on the LoB, please remove this text.</w:t>
      </w:r>
    </w:p>
  </w:comment>
  <w:comment w:id="755" w:author="SCHECK Oliver" w:date="2026-09-07T18:49:00Z" w:initials="OS">
    <w:p w14:paraId="2CA4258B" w14:textId="77777777" w:rsidR="00B80879" w:rsidRDefault="00086E37" w:rsidP="00B80879">
      <w:pPr>
        <w:pStyle w:val="CommentText"/>
        <w:jc w:val="left"/>
      </w:pPr>
      <w:r w:rsidRPr="00D2471B">
        <w:rPr>
          <w:rStyle w:val="CommentReference"/>
        </w:rPr>
        <w:annotationRef/>
      </w:r>
      <w:r w:rsidR="00B80879">
        <w:t>We will define common and agreed naming of milestones and phases within the PRC, applicable for both SRS and Vehicles.</w:t>
      </w:r>
      <w:r w:rsidR="00B80879">
        <w:br/>
        <w:t>Delete there - check with Olga.</w:t>
      </w:r>
    </w:p>
  </w:comment>
  <w:comment w:id="776" w:author="DI VICO, Michele" w:date="2026-07-10T10:06:00Z" w:initials="MdV">
    <w:p w14:paraId="78721847" w14:textId="77777777" w:rsidR="003C73E8" w:rsidRPr="00D2471B" w:rsidRDefault="003C73E8" w:rsidP="00E52959">
      <w:pPr>
        <w:pStyle w:val="CommentText"/>
        <w:jc w:val="left"/>
      </w:pPr>
      <w:r w:rsidRPr="00D2471B">
        <w:rPr>
          <w:rStyle w:val="CommentReference"/>
        </w:rPr>
        <w:annotationRef/>
      </w:r>
      <w:r w:rsidRPr="00D2471B">
        <w:t>Most of these activities are typically managed by the Bid Team or the Project Team. Therefore, could you clarify the distinction between the Solution Team and the Bid Team/Project Team, including their respective roles, responsibilities, and decision-making authority?</w:t>
      </w:r>
    </w:p>
  </w:comment>
  <w:comment w:id="777" w:author="SCHECK Oliver" w:date="2026-09-07T18:48:00Z" w:initials="OS">
    <w:p w14:paraId="0732B57B" w14:textId="77777777" w:rsidR="00086E37" w:rsidRPr="00D2471B" w:rsidRDefault="00086E37" w:rsidP="00086E37">
      <w:pPr>
        <w:pStyle w:val="CommentText"/>
        <w:jc w:val="left"/>
      </w:pPr>
      <w:r w:rsidRPr="00D2471B">
        <w:rPr>
          <w:rStyle w:val="CommentReference"/>
        </w:rPr>
        <w:annotationRef/>
      </w:r>
      <w:r w:rsidRPr="00D2471B">
        <w:t>We have now defined „Solution Development Team” which is led by the Project Engineer for the DDQ activities. Therefore it should be clear the “Solution Development Team” is part of the overall Project Team if Solution development is required (e.g. not applicable for pure roll-out projects).</w:t>
      </w:r>
    </w:p>
  </w:comment>
  <w:comment w:id="796" w:author="PAOLELLA, Raimondo" w:date="2026-06-30T17:57:00Z" w:initials="RP">
    <w:p w14:paraId="65959A0A" w14:textId="77777777" w:rsidR="003C73E8" w:rsidRPr="00D2471B" w:rsidRDefault="003C73E8" w:rsidP="00150E02">
      <w:pPr>
        <w:pStyle w:val="CommentText"/>
        <w:jc w:val="left"/>
      </w:pPr>
      <w:r w:rsidRPr="00D2471B">
        <w:rPr>
          <w:rStyle w:val="CommentReference"/>
        </w:rPr>
        <w:annotationRef/>
      </w:r>
      <w:r w:rsidRPr="00D2471B">
        <w:t>Proposed change.</w:t>
      </w:r>
    </w:p>
    <w:p w14:paraId="3743531E" w14:textId="77777777" w:rsidR="003C73E8" w:rsidRPr="00D2471B" w:rsidRDefault="003C73E8" w:rsidP="00150E02">
      <w:pPr>
        <w:pStyle w:val="CommentText"/>
        <w:jc w:val="left"/>
      </w:pPr>
      <w:r w:rsidRPr="00D2471B">
        <w:t>Management of the “maturity level” is a best practice of GTS that should be kept and driven by DDQS process (based on the definition in CM process)</w:t>
      </w:r>
    </w:p>
  </w:comment>
  <w:comment w:id="797" w:author="SCHECK Oliver" w:date="2026-09-07T18:46:00Z" w:initials="OS">
    <w:p w14:paraId="50F07207" w14:textId="77777777" w:rsidR="00086E37" w:rsidRPr="00D2471B" w:rsidRDefault="00086E37" w:rsidP="00086E37">
      <w:pPr>
        <w:pStyle w:val="CommentText"/>
        <w:jc w:val="left"/>
      </w:pPr>
      <w:r w:rsidRPr="00D2471B">
        <w:rPr>
          <w:rStyle w:val="CommentReference"/>
        </w:rPr>
        <w:annotationRef/>
      </w:r>
      <w:r w:rsidRPr="00D2471B">
        <w:t>Agreed.</w:t>
      </w:r>
    </w:p>
  </w:comment>
  <w:comment w:id="804" w:author="Moncini Marco" w:date="2026-07-09T09:24:00Z" w:initials="MM">
    <w:p w14:paraId="43B32145" w14:textId="77777777" w:rsidR="003C73E8" w:rsidRPr="00D2471B" w:rsidRDefault="003C73E8" w:rsidP="00A44C94">
      <w:pPr>
        <w:pStyle w:val="CommentText"/>
        <w:jc w:val="left"/>
      </w:pPr>
      <w:r w:rsidRPr="00D2471B">
        <w:rPr>
          <w:rStyle w:val="CommentReference"/>
        </w:rPr>
        <w:annotationRef/>
      </w:r>
      <w:r w:rsidRPr="00D2471B">
        <w:t>Can we add: Solution development reviews shall verify, in a formal, documented and cross-functional manner, that the planned activities and expected maturity targets for the relevant phase have been adequately completed and achieved</w:t>
      </w:r>
    </w:p>
  </w:comment>
  <w:comment w:id="805" w:author="SCHECK Oliver" w:date="2026-09-08T11:38:00Z" w:initials="OS">
    <w:p w14:paraId="64353109" w14:textId="22231B71" w:rsidR="007404F1" w:rsidRPr="00D2471B" w:rsidRDefault="007404F1" w:rsidP="007404F1">
      <w:pPr>
        <w:pStyle w:val="CommentText"/>
        <w:jc w:val="left"/>
      </w:pPr>
      <w:r w:rsidRPr="00D2471B">
        <w:rPr>
          <w:rStyle w:val="CommentReference"/>
        </w:rPr>
        <w:annotationRef/>
      </w:r>
      <w:r w:rsidRPr="00D2471B">
        <w:t>Agreed. Added accordingly.</w:t>
      </w:r>
    </w:p>
  </w:comment>
  <w:comment w:id="802" w:author="Moncini Marco" w:date="2026-07-09T09:38:00Z" w:initials="MM">
    <w:p w14:paraId="2BABB00D" w14:textId="77777777" w:rsidR="003C73E8" w:rsidRPr="00D2471B" w:rsidRDefault="003C73E8" w:rsidP="009E4BF8">
      <w:pPr>
        <w:pStyle w:val="CommentText"/>
        <w:jc w:val="left"/>
      </w:pPr>
      <w:r w:rsidRPr="00D2471B">
        <w:rPr>
          <w:rStyle w:val="CommentReference"/>
        </w:rPr>
        <w:annotationRef/>
      </w:r>
      <w:r w:rsidRPr="00D2471B">
        <w:t>Can we add a bullet as per: The Solution development scope shall be decomposed into Work Packages, with assigned Work Package Managers/Leaders and associated deliverables, responsibilities, interfaces and maturity targets.</w:t>
      </w:r>
    </w:p>
  </w:comment>
  <w:comment w:id="803" w:author="SCHECK Oliver" w:date="2026-09-08T12:02:00Z" w:initials="OS">
    <w:p w14:paraId="2C555575" w14:textId="77777777" w:rsidR="006531AE" w:rsidRPr="00D2471B" w:rsidRDefault="006531AE" w:rsidP="006531AE">
      <w:pPr>
        <w:pStyle w:val="CommentText"/>
        <w:jc w:val="left"/>
      </w:pPr>
      <w:r w:rsidRPr="00D2471B">
        <w:rPr>
          <w:rStyle w:val="CommentReference"/>
        </w:rPr>
        <w:annotationRef/>
      </w:r>
      <w:r w:rsidRPr="00D2471B">
        <w:t>Agreed. Integrated your intent into the existing description.</w:t>
      </w:r>
    </w:p>
  </w:comment>
  <w:comment w:id="811" w:author="DI VICO, Michele" w:date="2026-07-10T10:07:00Z" w:initials="MdV">
    <w:p w14:paraId="080C87C4" w14:textId="77777777" w:rsidR="003C73E8" w:rsidRPr="00D2471B" w:rsidRDefault="003C73E8" w:rsidP="00E52959">
      <w:pPr>
        <w:pStyle w:val="CommentText"/>
        <w:jc w:val="left"/>
      </w:pPr>
      <w:r w:rsidRPr="00D2471B">
        <w:rPr>
          <w:rStyle w:val="CommentReference"/>
        </w:rPr>
        <w:annotationRef/>
      </w:r>
      <w:r w:rsidRPr="00D2471B">
        <w:t>…and customer needs. This would be correct if, within the document, ‘Stakeholder’ and ‘Customer’ are intended to represent two distinct parties.</w:t>
      </w:r>
    </w:p>
  </w:comment>
  <w:comment w:id="812" w:author="SCHECK Oliver" w:date="2026-09-07T18:50:00Z" w:initials="OS">
    <w:p w14:paraId="36FD5A24" w14:textId="77777777" w:rsidR="00086E37" w:rsidRPr="00D2471B" w:rsidRDefault="00086E37" w:rsidP="00086E37">
      <w:pPr>
        <w:pStyle w:val="CommentText"/>
        <w:jc w:val="left"/>
      </w:pPr>
      <w:r w:rsidRPr="00D2471B">
        <w:rPr>
          <w:rStyle w:val="CommentReference"/>
        </w:rPr>
        <w:annotationRef/>
      </w:r>
      <w:r w:rsidRPr="00D2471B">
        <w:t>Agreed.</w:t>
      </w:r>
    </w:p>
  </w:comment>
  <w:comment w:id="814" w:author="DI VICO, Michele" w:date="2026-07-10T10:07:00Z" w:initials="MdV">
    <w:p w14:paraId="3ECCFFED" w14:textId="77777777" w:rsidR="003C73E8" w:rsidRPr="00D2471B" w:rsidRDefault="003C73E8" w:rsidP="00E52959">
      <w:pPr>
        <w:pStyle w:val="CommentText"/>
        <w:jc w:val="left"/>
      </w:pPr>
      <w:r w:rsidRPr="00D2471B">
        <w:rPr>
          <w:rStyle w:val="CommentReference"/>
        </w:rPr>
        <w:annotationRef/>
      </w:r>
      <w:r w:rsidRPr="00D2471B">
        <w:t>These activities are typically managed by the Requirements Manager. Will the dedicated procedure clearly define the Work Package Leader (WPL) or other project role accountable for this process?</w:t>
      </w:r>
    </w:p>
    <w:p w14:paraId="411B8371" w14:textId="77777777" w:rsidR="003C73E8" w:rsidRPr="00D2471B" w:rsidRDefault="003C73E8" w:rsidP="00E52959">
      <w:pPr>
        <w:pStyle w:val="CommentText"/>
        <w:jc w:val="left"/>
      </w:pPr>
      <w:r w:rsidRPr="00D2471B">
        <w:t>If the responsibilities remain defined only at a high level, there is a risk of creating ambiguity in the assignment of accountability and responsibility, particularly between the Requirements Manager, the Solution Team, and the Project Engineering functions.</w:t>
      </w:r>
    </w:p>
  </w:comment>
  <w:comment w:id="815" w:author="SCHECK Oliver" w:date="2026-09-07T18:52:00Z" w:initials="OS">
    <w:p w14:paraId="75301E1D" w14:textId="77777777" w:rsidR="00086E37" w:rsidRPr="00D2471B" w:rsidRDefault="00086E37" w:rsidP="00086E37">
      <w:pPr>
        <w:pStyle w:val="CommentText"/>
        <w:jc w:val="left"/>
      </w:pPr>
      <w:r w:rsidRPr="00D2471B">
        <w:rPr>
          <w:rStyle w:val="CommentReference"/>
        </w:rPr>
        <w:annotationRef/>
      </w:r>
      <w:r w:rsidRPr="00D2471B">
        <w:t>In the G-PRD there is only a high-level  RACI foreseen (see separate chapter). More specific project role accountability will be in the PRCs.</w:t>
      </w:r>
    </w:p>
  </w:comment>
  <w:comment w:id="816" w:author="DI VICO, Michele" w:date="2026-07-10T10:08:00Z" w:initials="MdV">
    <w:p w14:paraId="1F263FA8" w14:textId="77777777" w:rsidR="003C73E8" w:rsidRPr="00D2471B" w:rsidRDefault="003C73E8" w:rsidP="00E52959">
      <w:pPr>
        <w:pStyle w:val="CommentText"/>
        <w:jc w:val="left"/>
      </w:pPr>
      <w:r w:rsidRPr="00D2471B">
        <w:rPr>
          <w:rStyle w:val="CommentReference"/>
        </w:rPr>
        <w:annotationRef/>
      </w:r>
      <w:r w:rsidRPr="00D2471B">
        <w:t>...ensuring full compliance with the Customer Requirements Specification.</w:t>
      </w:r>
    </w:p>
  </w:comment>
  <w:comment w:id="817" w:author="SCHECK Oliver" w:date="2026-09-08T14:08:00Z" w:initials="OS">
    <w:p w14:paraId="3ED02EC1" w14:textId="77777777" w:rsidR="00C54683" w:rsidRPr="00D2471B" w:rsidRDefault="00C54683" w:rsidP="00C54683">
      <w:pPr>
        <w:pStyle w:val="CommentText"/>
        <w:jc w:val="left"/>
      </w:pPr>
      <w:r w:rsidRPr="00D2471B">
        <w:rPr>
          <w:rStyle w:val="CommentReference"/>
        </w:rPr>
        <w:annotationRef/>
      </w:r>
      <w:r w:rsidRPr="00D2471B">
        <w:t>Agreed.</w:t>
      </w:r>
    </w:p>
  </w:comment>
  <w:comment w:id="822" w:author="Vannucchi Alessandro" w:date="2026-07-09T11:26:00Z" w:initials="AV">
    <w:p w14:paraId="41D97C02" w14:textId="200DAB95" w:rsidR="003C73E8" w:rsidRPr="00D2471B" w:rsidRDefault="003C73E8" w:rsidP="0022161A">
      <w:pPr>
        <w:pStyle w:val="CommentText"/>
        <w:jc w:val="left"/>
      </w:pPr>
      <w:r w:rsidRPr="00D2471B">
        <w:rPr>
          <w:rStyle w:val="CommentReference"/>
        </w:rPr>
        <w:annotationRef/>
      </w:r>
      <w:r w:rsidRPr="00D2471B">
        <w:t>RTM acronym to be added in the relevant section</w:t>
      </w:r>
    </w:p>
  </w:comment>
  <w:comment w:id="823" w:author="SCHECK Oliver" w:date="2026-09-07T18:53:00Z" w:initials="OS">
    <w:p w14:paraId="63E35A45" w14:textId="77777777" w:rsidR="00086E37" w:rsidRPr="00D2471B" w:rsidRDefault="00086E37" w:rsidP="00086E37">
      <w:pPr>
        <w:pStyle w:val="CommentText"/>
        <w:jc w:val="left"/>
      </w:pPr>
      <w:r w:rsidRPr="00D2471B">
        <w:rPr>
          <w:rStyle w:val="CommentReference"/>
        </w:rPr>
        <w:annotationRef/>
      </w:r>
      <w:r w:rsidRPr="00D2471B">
        <w:t>Agreed.</w:t>
      </w:r>
    </w:p>
  </w:comment>
  <w:comment w:id="832" w:author="Gerhard BRUHNS" w:date="2026-07-31T15:38:00Z" w:initials="BG">
    <w:p w14:paraId="42C435F4" w14:textId="77777777" w:rsidR="00532F85" w:rsidRPr="00D2471B" w:rsidRDefault="00532F85">
      <w:pPr>
        <w:pStyle w:val="CommentText"/>
      </w:pPr>
      <w:r w:rsidRPr="00D2471B">
        <w:rPr>
          <w:rStyle w:val="CommentReference"/>
        </w:rPr>
        <w:annotationRef/>
      </w:r>
      <w:r w:rsidRPr="00D2471B">
        <w:t>To improve the structuring of information, this section should be moved to the bullet point below: Identify and formalise functional, non-functional, safety, environmental…</w:t>
      </w:r>
    </w:p>
  </w:comment>
  <w:comment w:id="833" w:author="SCHECK Oliver" w:date="2026-09-08T14:09:00Z" w:initials="OS">
    <w:p w14:paraId="37B91A38" w14:textId="77777777" w:rsidR="00963CFF" w:rsidRPr="00D2471B" w:rsidRDefault="00963CFF" w:rsidP="00963CFF">
      <w:pPr>
        <w:pStyle w:val="CommentText"/>
        <w:jc w:val="left"/>
      </w:pPr>
      <w:r w:rsidRPr="00D2471B">
        <w:rPr>
          <w:rStyle w:val="CommentReference"/>
        </w:rPr>
        <w:annotationRef/>
      </w:r>
      <w:r w:rsidRPr="00D2471B">
        <w:t>Agreed.</w:t>
      </w:r>
    </w:p>
  </w:comment>
  <w:comment w:id="826" w:author="Gerhard BRUHNS" w:date="2026-07-31T15:43:00Z" w:initials="BG">
    <w:p w14:paraId="1FBABCB3" w14:textId="0CD9EFAF" w:rsidR="003C73E8" w:rsidRPr="00D2471B" w:rsidRDefault="003C73E8">
      <w:pPr>
        <w:pStyle w:val="CommentText"/>
      </w:pPr>
      <w:r w:rsidRPr="00D2471B">
        <w:rPr>
          <w:rStyle w:val="CommentReference"/>
        </w:rPr>
        <w:annotationRef/>
      </w:r>
      <w:r w:rsidRPr="00D2471B">
        <w:t>RAM and security requirements should be added</w:t>
      </w:r>
    </w:p>
  </w:comment>
  <w:comment w:id="827" w:author="SCHECK Oliver" w:date="2026-09-08T14:09:00Z" w:initials="OS">
    <w:p w14:paraId="7D51CBE5" w14:textId="77777777" w:rsidR="00BB483E" w:rsidRPr="00D2471B" w:rsidRDefault="00BB483E" w:rsidP="00BB483E">
      <w:pPr>
        <w:pStyle w:val="CommentText"/>
        <w:jc w:val="left"/>
      </w:pPr>
      <w:r w:rsidRPr="00D2471B">
        <w:rPr>
          <w:rStyle w:val="CommentReference"/>
        </w:rPr>
        <w:annotationRef/>
      </w:r>
      <w:r w:rsidRPr="00D2471B">
        <w:t>Agreed.</w:t>
      </w:r>
    </w:p>
  </w:comment>
  <w:comment w:id="837" w:author="Vannucchi Alessandro" w:date="2026-07-10T10:18:00Z" w:initials="AV">
    <w:p w14:paraId="3E80C0A5" w14:textId="77777777" w:rsidR="003C73E8" w:rsidRPr="00D2471B" w:rsidRDefault="003C73E8" w:rsidP="008234F1">
      <w:pPr>
        <w:pStyle w:val="CommentText"/>
        <w:jc w:val="left"/>
      </w:pPr>
      <w:r w:rsidRPr="00D2471B">
        <w:rPr>
          <w:rStyle w:val="CommentReference"/>
        </w:rPr>
        <w:annotationRef/>
      </w:r>
      <w:r w:rsidRPr="00D2471B">
        <w:t>General comment for all 4.x sections: please consider to review the sequence of activities listed here (e.g. requirements allocation is done at the beginning of a project)</w:t>
      </w:r>
    </w:p>
  </w:comment>
  <w:comment w:id="838" w:author="Luca PANCANI" w:date="2026-07-23T15:57:00Z" w:initials="LP">
    <w:p w14:paraId="3186E6E5" w14:textId="00D9F06A" w:rsidR="003C73E8" w:rsidRPr="00D2471B" w:rsidRDefault="003C73E8">
      <w:pPr>
        <w:pStyle w:val="CommentText"/>
      </w:pPr>
      <w:r w:rsidRPr="00D2471B">
        <w:rPr>
          <w:rStyle w:val="CommentReference"/>
        </w:rPr>
        <w:annotationRef/>
      </w:r>
      <w:r w:rsidRPr="00D2471B">
        <w:t>It depends on how you organize the activities and which are the results of analysis of requirements. The approach is iterative, you proceed in parallel with requirements analysis and design. Some requirements may be refined and reallocated accordingly to the outputs of the design; I agree anyhow to try to put in sequence the activities. Therefore I agree with you that this specific activity may be put immediately after the second bullet in the list</w:t>
      </w:r>
    </w:p>
  </w:comment>
  <w:comment w:id="839" w:author="Gerhard BRUHNS" w:date="2026-07-31T15:45:00Z" w:initials="BG">
    <w:p w14:paraId="415369D0" w14:textId="093D1741" w:rsidR="003C73E8" w:rsidRPr="00D2471B" w:rsidRDefault="003C73E8">
      <w:pPr>
        <w:pStyle w:val="CommentText"/>
      </w:pPr>
      <w:r w:rsidRPr="00D2471B">
        <w:rPr>
          <w:rStyle w:val="CommentReference"/>
        </w:rPr>
        <w:annotationRef/>
      </w:r>
      <w:r w:rsidRPr="00D2471B">
        <w:t>It should be defined what special and critical requirement mean?</w:t>
      </w:r>
    </w:p>
  </w:comment>
  <w:comment w:id="840" w:author="SCHECK Oliver" w:date="2026-09-08T14:12:00Z" w:initials="OS">
    <w:p w14:paraId="78A0EF8B" w14:textId="77777777" w:rsidR="00583B5A" w:rsidRPr="00D2471B" w:rsidRDefault="00F13119" w:rsidP="00583B5A">
      <w:pPr>
        <w:pStyle w:val="CommentText"/>
        <w:jc w:val="left"/>
      </w:pPr>
      <w:r w:rsidRPr="00D2471B">
        <w:rPr>
          <w:rStyle w:val="CommentReference"/>
        </w:rPr>
        <w:annotationRef/>
      </w:r>
      <w:r w:rsidR="00583B5A" w:rsidRPr="00D2471B">
        <w:t>Agreed. Clarified the intent and scope of special and critical requirements.</w:t>
      </w:r>
    </w:p>
  </w:comment>
  <w:comment w:id="853" w:author="DI VICO, Michele" w:date="2026-07-10T10:08:00Z" w:initials="MdV">
    <w:p w14:paraId="03D617A1" w14:textId="77777777" w:rsidR="003C73E8" w:rsidRPr="00D2471B" w:rsidRDefault="003C73E8" w:rsidP="00E52959">
      <w:pPr>
        <w:pStyle w:val="CommentText"/>
        <w:jc w:val="left"/>
      </w:pPr>
      <w:r w:rsidRPr="00D2471B">
        <w:rPr>
          <w:rStyle w:val="CommentReference"/>
        </w:rPr>
        <w:annotationRef/>
      </w:r>
      <w:r w:rsidRPr="00D2471B">
        <w:t>These activities are typically managed by the Interface Manager. Will the dedicated procedure clearly define the Work Package Leader (WPL) or other project role accountable for this process?</w:t>
      </w:r>
    </w:p>
    <w:p w14:paraId="65AE577A" w14:textId="77777777" w:rsidR="003C73E8" w:rsidRPr="00D2471B" w:rsidRDefault="003C73E8" w:rsidP="00E52959">
      <w:pPr>
        <w:pStyle w:val="CommentText"/>
        <w:jc w:val="left"/>
      </w:pPr>
      <w:r w:rsidRPr="00D2471B">
        <w:t>If the responsibilities remain defined only at a high level, there is a risk of creating ambiguity in the assignment of accountability and responsibility, particularly between the Interface Manager, the Solution Team, and the Project Engineering functions.</w:t>
      </w:r>
    </w:p>
  </w:comment>
  <w:comment w:id="854" w:author="SCHECK Oliver" w:date="2026-09-08T14:19:00Z" w:initials="OS">
    <w:p w14:paraId="3BD491F8" w14:textId="77777777" w:rsidR="00961D35" w:rsidRPr="00D2471B" w:rsidRDefault="00961D35" w:rsidP="00961D35">
      <w:pPr>
        <w:pStyle w:val="CommentText"/>
        <w:jc w:val="left"/>
      </w:pPr>
      <w:r w:rsidRPr="00D2471B">
        <w:rPr>
          <w:rStyle w:val="CommentReference"/>
        </w:rPr>
        <w:annotationRef/>
      </w:r>
      <w:r w:rsidRPr="00D2471B">
        <w:t>In the PRD we refer mainly to the activities and have a high-level RACI (see sepaarte chapter). Specific allocation to be done in the PRC.</w:t>
      </w:r>
    </w:p>
  </w:comment>
  <w:comment w:id="860" w:author="DI VICO, Michele" w:date="2026-07-10T10:09:00Z" w:initials="MdV">
    <w:p w14:paraId="03A91BDA" w14:textId="77777777" w:rsidR="003C73E8" w:rsidRPr="00D2471B" w:rsidRDefault="003C73E8" w:rsidP="00E52959">
      <w:pPr>
        <w:pStyle w:val="CommentText"/>
        <w:jc w:val="left"/>
      </w:pPr>
      <w:r w:rsidRPr="00D2471B">
        <w:rPr>
          <w:rStyle w:val="CommentReference"/>
        </w:rPr>
        <w:annotationRef/>
      </w:r>
      <w:r w:rsidRPr="00D2471B">
        <w:t>...validation and final acceptance</w:t>
      </w:r>
    </w:p>
  </w:comment>
  <w:comment w:id="861" w:author="SCHECK Oliver" w:date="2026-09-08T14:21:00Z" w:initials="OS">
    <w:p w14:paraId="29260FD0" w14:textId="77777777" w:rsidR="00504CE2" w:rsidRPr="00D2471B" w:rsidRDefault="00504CE2" w:rsidP="00504CE2">
      <w:pPr>
        <w:pStyle w:val="CommentText"/>
        <w:jc w:val="left"/>
      </w:pPr>
      <w:r w:rsidRPr="00D2471B">
        <w:rPr>
          <w:rStyle w:val="CommentReference"/>
        </w:rPr>
        <w:annotationRef/>
      </w:r>
      <w:r w:rsidRPr="00D2471B">
        <w:t>Agreed.</w:t>
      </w:r>
    </w:p>
  </w:comment>
  <w:comment w:id="866" w:author="DI VICO, Michele" w:date="2026-07-10T10:09:00Z" w:initials="MdV">
    <w:p w14:paraId="19BA730E" w14:textId="77777777" w:rsidR="003C73E8" w:rsidRPr="00D2471B" w:rsidRDefault="003C73E8" w:rsidP="00E52959">
      <w:pPr>
        <w:pStyle w:val="CommentText"/>
        <w:jc w:val="left"/>
      </w:pPr>
      <w:r w:rsidRPr="00D2471B">
        <w:rPr>
          <w:rStyle w:val="CommentReference"/>
        </w:rPr>
        <w:annotationRef/>
      </w:r>
      <w:r w:rsidRPr="00D2471B">
        <w:t>Also in this case, the same comment provided for the previous activities applies. The accountable role should depend on the scope of the solution under consideration and may be the System Engineer, Signalling System Engineer, or Subsystem WPL. Therefore, it would be beneficial to clarify the criteria used to assign accountability for these activities.</w:t>
      </w:r>
    </w:p>
  </w:comment>
  <w:comment w:id="867" w:author="SCHECK Oliver" w:date="2026-09-08T14:21:00Z" w:initials="OS">
    <w:p w14:paraId="5FBB31D7" w14:textId="77777777" w:rsidR="00504CE2" w:rsidRPr="00D2471B" w:rsidRDefault="00504CE2" w:rsidP="00504CE2">
      <w:pPr>
        <w:pStyle w:val="CommentText"/>
        <w:jc w:val="left"/>
      </w:pPr>
      <w:r w:rsidRPr="00D2471B">
        <w:rPr>
          <w:rStyle w:val="CommentReference"/>
        </w:rPr>
        <w:annotationRef/>
      </w:r>
      <w:r w:rsidRPr="00D2471B">
        <w:t>See comment above concerning RACI. Details to be allocated in PRC.</w:t>
      </w:r>
    </w:p>
  </w:comment>
  <w:comment w:id="880" w:author="DI VICO, Michele" w:date="2026-07-10T10:09:00Z" w:initials="MdV">
    <w:p w14:paraId="5F12B237" w14:textId="77777777" w:rsidR="003C73E8" w:rsidRPr="00D2471B" w:rsidRDefault="003C73E8" w:rsidP="00E52959">
      <w:pPr>
        <w:pStyle w:val="CommentText"/>
        <w:jc w:val="left"/>
      </w:pPr>
      <w:r w:rsidRPr="00D2471B">
        <w:rPr>
          <w:rStyle w:val="CommentReference"/>
        </w:rPr>
        <w:annotationRef/>
      </w:r>
      <w:r w:rsidRPr="00D2471B">
        <w:t>Also in this case, the same comment provided for the previous activities applies. The accountable role should be clearly defined.</w:t>
      </w:r>
    </w:p>
  </w:comment>
  <w:comment w:id="881" w:author="SCHECK Oliver" w:date="2026-09-08T14:22:00Z" w:initials="OS">
    <w:p w14:paraId="794EB098" w14:textId="77777777" w:rsidR="00B0120A" w:rsidRPr="00D2471B" w:rsidRDefault="008F23FE" w:rsidP="00B0120A">
      <w:pPr>
        <w:pStyle w:val="CommentText"/>
        <w:jc w:val="left"/>
      </w:pPr>
      <w:r w:rsidRPr="00D2471B">
        <w:rPr>
          <w:rStyle w:val="CommentReference"/>
        </w:rPr>
        <w:annotationRef/>
      </w:r>
      <w:r w:rsidR="00B0120A" w:rsidRPr="00D2471B">
        <w:t>See comment above concerning RACI. Details to be allocated in PRC.</w:t>
      </w:r>
    </w:p>
  </w:comment>
  <w:comment w:id="882" w:author="PAOLELLA, Raimondo" w:date="2026-06-30T19:16:00Z" w:initials="RP">
    <w:p w14:paraId="27C93D1C" w14:textId="77777777" w:rsidR="003C73E8" w:rsidRPr="00D2471B" w:rsidRDefault="003C73E8" w:rsidP="00A76223">
      <w:pPr>
        <w:pStyle w:val="CommentText"/>
        <w:jc w:val="left"/>
      </w:pPr>
      <w:r w:rsidRPr="00D2471B">
        <w:rPr>
          <w:rStyle w:val="CommentReference"/>
        </w:rPr>
        <w:annotationRef/>
      </w:r>
      <w:r w:rsidRPr="00D2471B">
        <w:t>The decision making should be based also on overall lifecycle cost. What about making this more evident in the PRD?</w:t>
      </w:r>
    </w:p>
  </w:comment>
  <w:comment w:id="885" w:author="Gerhard BRUHNS" w:date="2026-07-31T17:46:00Z" w:initials="BG">
    <w:p w14:paraId="3C10AE44" w14:textId="651F1B49" w:rsidR="003C73E8" w:rsidRPr="00D2471B" w:rsidRDefault="003C73E8">
      <w:pPr>
        <w:pStyle w:val="CommentText"/>
      </w:pPr>
      <w:r w:rsidRPr="00D2471B">
        <w:rPr>
          <w:rStyle w:val="CommentReference"/>
        </w:rPr>
        <w:annotationRef/>
      </w:r>
      <w:r w:rsidRPr="00D2471B">
        <w:t>Where will these complex processes are described?</w:t>
      </w:r>
    </w:p>
  </w:comment>
  <w:comment w:id="886" w:author="SCHECK Oliver" w:date="2026-09-08T14:24:00Z" w:initials="OS">
    <w:p w14:paraId="21E9485B" w14:textId="77777777" w:rsidR="00583991" w:rsidRPr="00D2471B" w:rsidRDefault="00583991" w:rsidP="00583991">
      <w:pPr>
        <w:pStyle w:val="CommentText"/>
        <w:jc w:val="left"/>
      </w:pPr>
      <w:r w:rsidRPr="00D2471B">
        <w:rPr>
          <w:rStyle w:val="CommentReference"/>
        </w:rPr>
        <w:annotationRef/>
      </w:r>
      <w:r w:rsidRPr="00D2471B">
        <w:t>This has to be done in the related PRCs.</w:t>
      </w:r>
    </w:p>
  </w:comment>
  <w:comment w:id="888" w:author="KIEFER Thomas" w:date="2026-09-14T13:39:00Z" w:initials="KT">
    <w:p w14:paraId="65D62162" w14:textId="6622F793" w:rsidR="00F5297F" w:rsidRPr="00D2471B" w:rsidRDefault="00F5297F">
      <w:pPr>
        <w:pStyle w:val="CommentText"/>
      </w:pPr>
      <w:r w:rsidRPr="00D2471B">
        <w:rPr>
          <w:rStyle w:val="CommentReference"/>
        </w:rPr>
        <w:annotationRef/>
      </w:r>
      <w:r w:rsidRPr="00D2471B">
        <w:t>Raise requests for prototype, test equipment, compliance assessment, obsolescence analysis, and other industrialisation support activities where required.</w:t>
      </w:r>
    </w:p>
  </w:comment>
  <w:comment w:id="889" w:author="SCHECK Oliver" w:date="2026-09-14T13:55:00Z" w:initials="OS">
    <w:p w14:paraId="1717E154" w14:textId="77777777" w:rsidR="002463E2" w:rsidRPr="00D2471B" w:rsidRDefault="002463E2" w:rsidP="002463E2">
      <w:pPr>
        <w:pStyle w:val="CommentText"/>
        <w:jc w:val="left"/>
      </w:pPr>
      <w:r w:rsidRPr="00D2471B">
        <w:rPr>
          <w:rStyle w:val="CommentReference"/>
        </w:rPr>
        <w:annotationRef/>
      </w:r>
      <w:r w:rsidRPr="00D2471B">
        <w:t>Added.</w:t>
      </w:r>
    </w:p>
  </w:comment>
  <w:comment w:id="890" w:author="KIEFER Thomas" w:date="2026-09-14T13:32:00Z" w:initials="KT">
    <w:p w14:paraId="563417AE" w14:textId="791AC486" w:rsidR="008B7AAD" w:rsidRPr="00D2471B" w:rsidRDefault="008B7AAD">
      <w:pPr>
        <w:pStyle w:val="CommentText"/>
      </w:pPr>
      <w:r w:rsidRPr="00D2471B">
        <w:rPr>
          <w:rStyle w:val="CommentReference"/>
        </w:rPr>
        <w:annotationRef/>
      </w:r>
      <w:r w:rsidRPr="00D2471B">
        <w:t xml:space="preserve">Provide suppliers with the applicable Product Technical Specification and related technical inputs, including the applicable circularity requirements (e.g. recycled and renewable content, material and substance declaration).  Ensure that external supplied items are codified according Commercial Component Management Process. </w:t>
      </w:r>
    </w:p>
  </w:comment>
  <w:comment w:id="892" w:author="Luca PANCANI" w:date="2026-07-29T17:55:00Z" w:initials="LP">
    <w:p w14:paraId="1C788BA5" w14:textId="09BA977F" w:rsidR="003C73E8" w:rsidRPr="00D2471B" w:rsidRDefault="003C73E8">
      <w:pPr>
        <w:pStyle w:val="CommentText"/>
      </w:pPr>
      <w:r w:rsidRPr="00D2471B">
        <w:rPr>
          <w:rStyle w:val="CommentReference"/>
        </w:rPr>
        <w:annotationRef/>
      </w:r>
      <w:r w:rsidRPr="00D2471B">
        <w:t>The problem here is another; the developed items and the purchased items must be defined to facilitate the integration, the testing and the maintenance activities.</w:t>
      </w:r>
    </w:p>
  </w:comment>
  <w:comment w:id="893" w:author="SCHECK Oliver" w:date="2026-09-09T15:14:00Z" w:initials="OS">
    <w:p w14:paraId="2924C478" w14:textId="77777777" w:rsidR="008440BE" w:rsidRPr="00D2471B" w:rsidRDefault="008440BE" w:rsidP="008440BE">
      <w:pPr>
        <w:pStyle w:val="CommentText"/>
        <w:jc w:val="left"/>
      </w:pPr>
      <w:r w:rsidRPr="00D2471B">
        <w:rPr>
          <w:rStyle w:val="CommentReference"/>
        </w:rPr>
        <w:annotationRef/>
      </w:r>
      <w:r w:rsidRPr="00D2471B">
        <w:t>Commonly agreed to cancel the comment.</w:t>
      </w:r>
    </w:p>
  </w:comment>
  <w:comment w:id="899" w:author="DI VICO, Michele" w:date="2026-07-10T10:10:00Z" w:initials="MdV">
    <w:p w14:paraId="51C2845B" w14:textId="77777777" w:rsidR="003C73E8" w:rsidRPr="00D2471B" w:rsidRDefault="003C73E8" w:rsidP="00E52959">
      <w:pPr>
        <w:pStyle w:val="CommentText"/>
        <w:jc w:val="left"/>
      </w:pPr>
      <w:r w:rsidRPr="00D2471B">
        <w:rPr>
          <w:rStyle w:val="CommentReference"/>
        </w:rPr>
        <w:annotationRef/>
      </w:r>
      <w:r w:rsidRPr="00D2471B">
        <w:t>Is the “Solution Lifecycle” intended to include the “Project Lifecycle” as well?</w:t>
      </w:r>
    </w:p>
  </w:comment>
  <w:comment w:id="900" w:author="SCHECK Oliver" w:date="2026-09-08T14:26:00Z" w:initials="OS">
    <w:p w14:paraId="24BF3BDE" w14:textId="77777777" w:rsidR="008C20AB" w:rsidRPr="00D2471B" w:rsidRDefault="008C20AB" w:rsidP="008C20AB">
      <w:pPr>
        <w:pStyle w:val="CommentText"/>
        <w:jc w:val="left"/>
      </w:pPr>
      <w:r w:rsidRPr="00D2471B">
        <w:rPr>
          <w:rStyle w:val="CommentReference"/>
        </w:rPr>
        <w:annotationRef/>
      </w:r>
      <w:r w:rsidRPr="00D2471B">
        <w:t>Adjusted wording to „Solution development lifecycle” to avoid misunderstanding with Product Lifecycle.</w:t>
      </w:r>
    </w:p>
  </w:comment>
  <w:comment w:id="897" w:author="Buonanno Fernanda" w:date="2026-07-10T11:21:00Z" w:initials="BF">
    <w:p w14:paraId="3CD98FA1" w14:textId="734C19A8" w:rsidR="003C73E8" w:rsidRPr="00D2471B" w:rsidRDefault="003C73E8" w:rsidP="00005592">
      <w:pPr>
        <w:pStyle w:val="CommentText"/>
        <w:jc w:val="left"/>
      </w:pPr>
      <w:r w:rsidRPr="00D2471B">
        <w:rPr>
          <w:rStyle w:val="CommentReference"/>
        </w:rPr>
        <w:annotationRef/>
      </w:r>
      <w:r w:rsidRPr="00D2471B">
        <w:t>Would it be beneficial to explicitly address the independence of roles, where required, clearly distinguishing between internal assurance and assessment activities and external activities to be performed by an independent and qualified third party (such as the independent safety assessment)?</w:t>
      </w:r>
    </w:p>
  </w:comment>
  <w:comment w:id="898" w:author="SCHECK Oliver" w:date="2026-09-16T15:05:00Z" w:initials="OS">
    <w:p w14:paraId="311F5649" w14:textId="77777777" w:rsidR="00D12B08" w:rsidRDefault="00F25945" w:rsidP="00D12B08">
      <w:pPr>
        <w:pStyle w:val="CommentText"/>
        <w:jc w:val="left"/>
      </w:pPr>
      <w:r>
        <w:rPr>
          <w:rStyle w:val="CommentReference"/>
        </w:rPr>
        <w:annotationRef/>
      </w:r>
      <w:r w:rsidR="00D12B08">
        <w:t>A general statement on independence of roles is given in the tailoring section. The specific rules to be followed will have to be given in the PRC, where also the specific roles, their activities and responsibilities will be defined.</w:t>
      </w:r>
    </w:p>
  </w:comment>
  <w:comment w:id="903" w:author="DI VICO, Michele" w:date="2026-07-10T10:10:00Z" w:initials="MdV">
    <w:p w14:paraId="790ED0B7" w14:textId="77777777" w:rsidR="003C73E8" w:rsidRPr="00D2471B" w:rsidRDefault="003C73E8" w:rsidP="00E52959">
      <w:pPr>
        <w:pStyle w:val="CommentText"/>
        <w:jc w:val="left"/>
      </w:pPr>
      <w:r w:rsidRPr="00D2471B">
        <w:rPr>
          <w:rStyle w:val="CommentReference"/>
        </w:rPr>
        <w:annotationRef/>
      </w:r>
      <w:r w:rsidRPr="00D2471B">
        <w:t>The activities described are typically distributed among different Project WPLs. For example, at signalling level, the key roles involved include the Signalling System Engineers (acting as Integrator and Requirements Manager), and the System Validation Engineer. Will the allocation of roles, responsibilities, and interfaces among these actors be clearly defined in the dedicated PRC related to “Integrate, Verify and Validate Solution”?</w:t>
      </w:r>
    </w:p>
  </w:comment>
  <w:comment w:id="904" w:author="SCHECK Oliver" w:date="2026-09-08T14:26:00Z" w:initials="OS">
    <w:p w14:paraId="79E18EB8" w14:textId="77777777" w:rsidR="002977F3" w:rsidRPr="00D2471B" w:rsidRDefault="002977F3" w:rsidP="002977F3">
      <w:pPr>
        <w:pStyle w:val="CommentText"/>
        <w:jc w:val="left"/>
      </w:pPr>
      <w:r w:rsidRPr="00D2471B">
        <w:rPr>
          <w:rStyle w:val="CommentReference"/>
        </w:rPr>
        <w:annotationRef/>
      </w:r>
      <w:r w:rsidRPr="00D2471B">
        <w:t>Yes, the roles and allocations have to be defined and described in the related PRCs.</w:t>
      </w:r>
    </w:p>
  </w:comment>
  <w:comment w:id="908" w:author="PAOLELLA, Raimondo" w:date="2026-06-30T19:16:00Z" w:initials="RP">
    <w:p w14:paraId="51E24506" w14:textId="77777777" w:rsidR="003C73E8" w:rsidRPr="00D2471B" w:rsidRDefault="003C73E8" w:rsidP="00007DA2">
      <w:pPr>
        <w:pStyle w:val="CommentText"/>
        <w:jc w:val="left"/>
      </w:pPr>
      <w:r w:rsidRPr="00D2471B">
        <w:rPr>
          <w:rStyle w:val="CommentReference"/>
        </w:rPr>
        <w:annotationRef/>
      </w:r>
      <w:r w:rsidRPr="00D2471B">
        <w:t>What about the development and configuration management of the tools to perform these activities? Are they in the perimeter of DDQ?</w:t>
      </w:r>
    </w:p>
  </w:comment>
  <w:comment w:id="909" w:author="SCHECK Oliver" w:date="2026-09-09T10:47:00Z" w:initials="OS">
    <w:p w14:paraId="7E0ED4B0" w14:textId="77777777" w:rsidR="00EA52E4" w:rsidRPr="00D2471B" w:rsidRDefault="00EA52E4" w:rsidP="00EA52E4">
      <w:pPr>
        <w:pStyle w:val="CommentText"/>
        <w:jc w:val="left"/>
      </w:pPr>
      <w:r w:rsidRPr="00D2471B">
        <w:rPr>
          <w:rStyle w:val="CommentReference"/>
        </w:rPr>
        <w:annotationRef/>
      </w:r>
      <w:r w:rsidRPr="00D2471B">
        <w:t>Test tools etc which are specifially built within the solution have to be treated in the same way as the deliverables; tested themselves, documented and put undr configuration management. This should be mentioned in the PRCs, not in the PRD itself.</w:t>
      </w:r>
      <w:r w:rsidRPr="00D2471B">
        <w:br/>
        <w:t>External tools have to be classified (e.g. accroding to CENELEC tool classes) and additional tool tests may be needed depending on the impact on the solution.</w:t>
      </w:r>
    </w:p>
  </w:comment>
  <w:comment w:id="906" w:author="KIEFER Thomas" w:date="2026-09-14T13:28:00Z" w:initials="KT">
    <w:p w14:paraId="524CEE1B" w14:textId="281EE1A8" w:rsidR="00C830B6" w:rsidRPr="00D2471B" w:rsidRDefault="00C830B6">
      <w:pPr>
        <w:pStyle w:val="CommentText"/>
      </w:pPr>
      <w:r w:rsidRPr="00D2471B">
        <w:rPr>
          <w:rStyle w:val="CommentReference"/>
        </w:rPr>
        <w:annotationRef/>
      </w:r>
      <w:r w:rsidRPr="00D2471B">
        <w:t>Perform integration, verification, qualification and validation activities across the Solution development lifecycle to demonstrate compliance with solution requirements</w:t>
      </w:r>
    </w:p>
  </w:comment>
  <w:comment w:id="907" w:author="SCHECK Oliver" w:date="2026-09-14T13:56:00Z" w:initials="OS">
    <w:p w14:paraId="6A0CC373" w14:textId="77777777" w:rsidR="00561EB2" w:rsidRPr="00D2471B" w:rsidRDefault="00561EB2" w:rsidP="00561EB2">
      <w:pPr>
        <w:pStyle w:val="CommentText"/>
        <w:jc w:val="left"/>
      </w:pPr>
      <w:r w:rsidRPr="00D2471B">
        <w:rPr>
          <w:rStyle w:val="CommentReference"/>
        </w:rPr>
        <w:annotationRef/>
      </w:r>
      <w:r w:rsidRPr="00D2471B">
        <w:t>Updated.</w:t>
      </w:r>
    </w:p>
  </w:comment>
  <w:comment w:id="915" w:author="DI VICO, Michele" w:date="2026-07-10T10:10:00Z" w:initials="MdV">
    <w:p w14:paraId="4B987E0F" w14:textId="77777777" w:rsidR="003C73E8" w:rsidRPr="00D2471B" w:rsidRDefault="003C73E8" w:rsidP="00E52959">
      <w:pPr>
        <w:pStyle w:val="CommentText"/>
        <w:jc w:val="left"/>
      </w:pPr>
      <w:r w:rsidRPr="00D2471B">
        <w:rPr>
          <w:rStyle w:val="CommentReference"/>
        </w:rPr>
        <w:annotationRef/>
      </w:r>
      <w:r w:rsidRPr="00D2471B">
        <w:t>The issue may also be identified during the integration activity.</w:t>
      </w:r>
    </w:p>
  </w:comment>
  <w:comment w:id="916" w:author="SCHECK Oliver" w:date="2026-09-08T14:28:00Z" w:initials="OS">
    <w:p w14:paraId="35AA1B41" w14:textId="77777777" w:rsidR="00FB1FF6" w:rsidRPr="00D2471B" w:rsidRDefault="00FB1FF6" w:rsidP="00FB1FF6">
      <w:pPr>
        <w:pStyle w:val="CommentText"/>
        <w:jc w:val="left"/>
      </w:pPr>
      <w:r w:rsidRPr="00D2471B">
        <w:rPr>
          <w:rStyle w:val="CommentReference"/>
        </w:rPr>
        <w:annotationRef/>
      </w:r>
      <w:r w:rsidRPr="00D2471B">
        <w:t>Agreed.</w:t>
      </w:r>
    </w:p>
  </w:comment>
  <w:comment w:id="918" w:author="Moncini Marco" w:date="2026-07-09T09:31:00Z" w:initials="MM">
    <w:p w14:paraId="6D95286B" w14:textId="77777777" w:rsidR="003C73E8" w:rsidRPr="00D2471B" w:rsidRDefault="003C73E8" w:rsidP="006425A3">
      <w:pPr>
        <w:pStyle w:val="CommentText"/>
        <w:jc w:val="left"/>
      </w:pPr>
      <w:r w:rsidRPr="00D2471B">
        <w:rPr>
          <w:rStyle w:val="CommentReference"/>
        </w:rPr>
        <w:annotationRef/>
      </w:r>
      <w:r w:rsidRPr="00D2471B">
        <w:t>Can we add a validation meethod of the product as per: Verification and validation evidence shall be shared with the Requirements Manager or equivalent role and duly traced in the Requirements Traceability Matrix</w:t>
      </w:r>
    </w:p>
  </w:comment>
  <w:comment w:id="919" w:author="SCHECK Oliver" w:date="2026-09-09T10:50:00Z" w:initials="OS">
    <w:p w14:paraId="508B37B6" w14:textId="77777777" w:rsidR="00D75982" w:rsidRPr="00D2471B" w:rsidRDefault="00D75982" w:rsidP="00D75982">
      <w:pPr>
        <w:pStyle w:val="CommentText"/>
        <w:jc w:val="left"/>
      </w:pPr>
      <w:r w:rsidRPr="00D2471B">
        <w:rPr>
          <w:rStyle w:val="CommentReference"/>
        </w:rPr>
        <w:annotationRef/>
      </w:r>
      <w:r w:rsidRPr="00D2471B">
        <w:t>The PRD only lists acitivities to be done, assignment to roles &amp; responsibilities is part of the PRC.</w:t>
      </w:r>
      <w:r w:rsidRPr="00D2471B">
        <w:br/>
        <w:t>Concerning validation we have to anaylse the specific SRS Validation and RS Project Validation process, to avoid duplication.</w:t>
      </w:r>
    </w:p>
  </w:comment>
  <w:comment w:id="921" w:author="Buonanno Fernanda" w:date="2026-07-10T12:22:00Z" w:initials="BF">
    <w:p w14:paraId="2E4FDA39" w14:textId="77777777" w:rsidR="003C73E8" w:rsidRPr="00D2471B" w:rsidRDefault="003C73E8" w:rsidP="00F526E0">
      <w:pPr>
        <w:pStyle w:val="CommentText"/>
        <w:jc w:val="left"/>
      </w:pPr>
      <w:r w:rsidRPr="00D2471B">
        <w:rPr>
          <w:rStyle w:val="CommentReference"/>
        </w:rPr>
        <w:annotationRef/>
      </w:r>
      <w:r w:rsidRPr="00D2471B">
        <w:t>Will a dedicated “harmonized” Cybersecurity PRD be issued, or will the LoB cybersecurity procedures directly provided into the different PRCs?</w:t>
      </w:r>
    </w:p>
  </w:comment>
  <w:comment w:id="922" w:author="SCHECK Oliver" w:date="2026-09-08T14:31:00Z" w:initials="OS">
    <w:p w14:paraId="42169C7F" w14:textId="77777777" w:rsidR="002318A2" w:rsidRPr="00D2471B" w:rsidRDefault="002318A2" w:rsidP="002318A2">
      <w:pPr>
        <w:pStyle w:val="CommentText"/>
        <w:jc w:val="left"/>
      </w:pPr>
      <w:r w:rsidRPr="00D2471B">
        <w:rPr>
          <w:rStyle w:val="CommentReference"/>
        </w:rPr>
        <w:annotationRef/>
      </w:r>
      <w:r w:rsidRPr="00D2471B">
        <w:t>There is one dedicated harmonized Cybersecurity PRC (G-PRC DDQ-08), any LoB cybersecurity procedures have to be aligned and integrated there.</w:t>
      </w:r>
    </w:p>
  </w:comment>
  <w:comment w:id="925" w:author="Buonanno Fernanda" w:date="2026-07-10T12:21:00Z" w:initials="BF">
    <w:p w14:paraId="500B2AA7" w14:textId="77777777" w:rsidR="003C73E8" w:rsidRPr="00D2471B" w:rsidRDefault="003C73E8" w:rsidP="009A713E">
      <w:pPr>
        <w:pStyle w:val="CommentText"/>
        <w:jc w:val="left"/>
      </w:pPr>
      <w:r w:rsidRPr="00D2471B">
        <w:rPr>
          <w:rStyle w:val="CommentReference"/>
        </w:rPr>
        <w:annotationRef/>
      </w:r>
      <w:r w:rsidRPr="00D2471B">
        <w:t>Would it be beneficial to explicitly address the independence of roles where required, clearly distinguishing between internal assurance and assessment activities and external activities to be performed by an independent and qualified third party (such as compliance assessments, vulnerability assessments, and penetration testing)?</w:t>
      </w:r>
    </w:p>
  </w:comment>
  <w:comment w:id="926" w:author="SCHECK Oliver" w:date="2026-09-16T15:06:00Z" w:initials="OS">
    <w:p w14:paraId="5BD73712" w14:textId="77777777" w:rsidR="005C3863" w:rsidRDefault="005C3863" w:rsidP="005C3863">
      <w:pPr>
        <w:pStyle w:val="CommentText"/>
        <w:jc w:val="left"/>
      </w:pPr>
      <w:r>
        <w:rPr>
          <w:rStyle w:val="CommentReference"/>
        </w:rPr>
        <w:annotationRef/>
      </w:r>
      <w:r>
        <w:t>A general statement on independence of roles is given in the tailoring section. The specific rules to be followed will have to be given in the PRC, where also the specific roles, their activities and responsibilities will be defined.</w:t>
      </w:r>
    </w:p>
  </w:comment>
  <w:comment w:id="930" w:author="DI VICO, Michele" w:date="2026-07-10T10:13:00Z" w:initials="MdV">
    <w:p w14:paraId="5BD91BFD" w14:textId="77777777" w:rsidR="003C73E8" w:rsidRPr="00D2471B" w:rsidRDefault="003C73E8" w:rsidP="007F2A69">
      <w:pPr>
        <w:pStyle w:val="CommentText"/>
        <w:jc w:val="left"/>
      </w:pPr>
      <w:r w:rsidRPr="00D2471B">
        <w:rPr>
          <w:rStyle w:val="CommentReference"/>
        </w:rPr>
        <w:annotationRef/>
      </w:r>
      <w:r w:rsidRPr="00D2471B">
        <w:t>The same comment provided for the previous activities applies here as well. The accountable role should be clearly identified and assigned. This observation also applies to the subsequent activities.</w:t>
      </w:r>
    </w:p>
  </w:comment>
  <w:comment w:id="931" w:author="SCHECK Oliver" w:date="2026-09-08T14:32:00Z" w:initials="OS">
    <w:p w14:paraId="4EFF15AB" w14:textId="77777777" w:rsidR="00B62CD9" w:rsidRPr="00D2471B" w:rsidRDefault="00B62CD9" w:rsidP="00B62CD9">
      <w:pPr>
        <w:pStyle w:val="CommentText"/>
        <w:jc w:val="left"/>
      </w:pPr>
      <w:r w:rsidRPr="00D2471B">
        <w:rPr>
          <w:rStyle w:val="CommentReference"/>
        </w:rPr>
        <w:annotationRef/>
      </w:r>
      <w:r w:rsidRPr="00D2471B">
        <w:t>See comment before - to be addressed in PRCs.</w:t>
      </w:r>
    </w:p>
  </w:comment>
  <w:comment w:id="936" w:author="Oliver SCHECK" w:date="2026-05-29T15:36:00Z" w:initials="SO">
    <w:p w14:paraId="3D50C015" w14:textId="02A0812E" w:rsidR="003C73E8" w:rsidRPr="00D2471B" w:rsidRDefault="003C73E8">
      <w:pPr>
        <w:pStyle w:val="CommentText1"/>
      </w:pPr>
      <w:r w:rsidRPr="00D2471B">
        <w:rPr>
          <w:rStyle w:val="CommentReference1"/>
        </w:rPr>
        <w:annotationRef/>
      </w:r>
      <w:r w:rsidRPr="00D2471B">
        <w:t>Check difference between RS and SRS wording (solution/system vs product/platform).</w:t>
      </w:r>
    </w:p>
  </w:comment>
  <w:comment w:id="937" w:author="Oliver SCHECK" w:date="2026-06-23T16:48:00Z" w:initials="SO">
    <w:p w14:paraId="262749FF" w14:textId="606BAB62" w:rsidR="003C73E8" w:rsidRPr="00D2471B" w:rsidRDefault="003C73E8">
      <w:pPr>
        <w:pStyle w:val="CommentText"/>
      </w:pPr>
      <w:r w:rsidRPr="00D2471B">
        <w:rPr>
          <w:rStyle w:val="CommentReference"/>
        </w:rPr>
        <w:annotationRef/>
      </w:r>
      <w:r w:rsidRPr="00D2471B">
        <w:t>Use generic wording of “Solution Items”</w:t>
      </w:r>
    </w:p>
  </w:comment>
  <w:comment w:id="942" w:author="Agnoli Alberto" w:date="2026-07-09T11:41:00Z" w:initials="AA">
    <w:p w14:paraId="44C54651" w14:textId="77777777" w:rsidR="003C73E8" w:rsidRPr="00D2471B" w:rsidRDefault="003C73E8" w:rsidP="00E13311">
      <w:pPr>
        <w:pStyle w:val="CommentText"/>
        <w:jc w:val="left"/>
      </w:pPr>
      <w:r w:rsidRPr="00D2471B">
        <w:rPr>
          <w:rStyle w:val="CommentReference"/>
        </w:rPr>
        <w:annotationRef/>
      </w:r>
      <w:r w:rsidRPr="00D2471B">
        <w:rPr>
          <w:color w:val="262626"/>
          <w:highlight w:val="white"/>
        </w:rPr>
        <w:t>Shall we consider the “Solution Team” a generic definition (to cope with differences between LoB) of who shall performe the activities to be defined in the PRC at lower levels ?</w:t>
      </w:r>
    </w:p>
  </w:comment>
  <w:comment w:id="943" w:author="SCHECK Oliver" w:date="2026-09-08T14:35:00Z" w:initials="OS">
    <w:p w14:paraId="1F8DFC73" w14:textId="77777777" w:rsidR="00832206" w:rsidRPr="00D2471B" w:rsidRDefault="00832206" w:rsidP="00832206">
      <w:pPr>
        <w:pStyle w:val="CommentText"/>
        <w:jc w:val="left"/>
      </w:pPr>
      <w:r w:rsidRPr="00D2471B">
        <w:rPr>
          <w:rStyle w:val="CommentReference"/>
        </w:rPr>
        <w:annotationRef/>
      </w:r>
      <w:r w:rsidRPr="00D2471B">
        <w:t>We now use „Solution Development Team” as unique term to avoid misunderstanding with other teams. It is subject to the PRC to see if we can align on common roles (-&gt; target) or if we need LoB specific adjustments.</w:t>
      </w:r>
    </w:p>
  </w:comment>
  <w:comment w:id="945" w:author="Agnoli Alberto" w:date="2026-07-09T11:46:00Z" w:initials="AA">
    <w:p w14:paraId="4159938F" w14:textId="77777777" w:rsidR="003C73E8" w:rsidRPr="00D2471B" w:rsidRDefault="003C73E8" w:rsidP="00EA5BD4">
      <w:pPr>
        <w:pStyle w:val="CommentText"/>
        <w:jc w:val="left"/>
      </w:pPr>
      <w:r w:rsidRPr="00D2471B">
        <w:rPr>
          <w:rStyle w:val="CommentReference"/>
        </w:rPr>
        <w:annotationRef/>
      </w:r>
      <w:r w:rsidRPr="00D2471B">
        <w:rPr>
          <w:color w:val="262626"/>
          <w:highlight w:val="white"/>
        </w:rPr>
        <w:t>If the aim is to describe the activites (union between activities performed by  Component Management, RS Obs Team, SRS Obs Team) and alignement with lower level  PRC is required. For instance additional bullets to describe RS Obs tasks:</w:t>
      </w:r>
    </w:p>
    <w:p w14:paraId="247EA5F3" w14:textId="77777777" w:rsidR="003C73E8" w:rsidRPr="00D2471B" w:rsidRDefault="003C73E8" w:rsidP="00EA5BD4">
      <w:pPr>
        <w:pStyle w:val="CommentText"/>
        <w:jc w:val="left"/>
      </w:pPr>
      <w:r w:rsidRPr="00D2471B">
        <w:rPr>
          <w:color w:val="262626"/>
          <w:highlight w:val="white"/>
        </w:rPr>
        <w:t>1- management of obsolescence incidents;</w:t>
      </w:r>
    </w:p>
    <w:p w14:paraId="29B11C51" w14:textId="77777777" w:rsidR="003C73E8" w:rsidRPr="00D2471B" w:rsidRDefault="003C73E8" w:rsidP="00EA5BD4">
      <w:pPr>
        <w:pStyle w:val="CommentText"/>
        <w:jc w:val="left"/>
      </w:pPr>
      <w:r w:rsidRPr="00D2471B">
        <w:rPr>
          <w:color w:val="262626"/>
          <w:highlight w:val="white"/>
        </w:rPr>
        <w:t>2- perform initial project PLM configuration;</w:t>
      </w:r>
    </w:p>
    <w:p w14:paraId="0A981C61" w14:textId="77777777" w:rsidR="003C73E8" w:rsidRPr="00D2471B" w:rsidRDefault="003C73E8" w:rsidP="00EA5BD4">
      <w:pPr>
        <w:pStyle w:val="CommentText"/>
        <w:jc w:val="left"/>
      </w:pPr>
      <w:r w:rsidRPr="00D2471B">
        <w:rPr>
          <w:color w:val="262626"/>
          <w:highlight w:val="white"/>
        </w:rPr>
        <w:t>3- monitor and update configuration;</w:t>
      </w:r>
    </w:p>
    <w:p w14:paraId="3A316A21" w14:textId="77777777" w:rsidR="003C73E8" w:rsidRPr="00D2471B" w:rsidRDefault="003C73E8" w:rsidP="00EA5BD4">
      <w:pPr>
        <w:pStyle w:val="CommentText"/>
        <w:jc w:val="left"/>
      </w:pPr>
      <w:r w:rsidRPr="00D2471B">
        <w:rPr>
          <w:color w:val="262626"/>
          <w:highlight w:val="white"/>
        </w:rPr>
        <w:t>4- KPIs</w:t>
      </w:r>
    </w:p>
  </w:comment>
  <w:comment w:id="946" w:author="SCHECK Oliver" w:date="2026-09-09T10:52:00Z" w:initials="OS">
    <w:p w14:paraId="4EEE9083" w14:textId="77777777" w:rsidR="00DF6635" w:rsidRPr="00D2471B" w:rsidRDefault="00DF6635" w:rsidP="00DF6635">
      <w:pPr>
        <w:pStyle w:val="CommentText"/>
        <w:jc w:val="left"/>
      </w:pPr>
      <w:r w:rsidRPr="00D2471B">
        <w:rPr>
          <w:rStyle w:val="CommentReference"/>
        </w:rPr>
        <w:annotationRef/>
      </w:r>
      <w:r w:rsidRPr="00D2471B">
        <w:t>Nom, this is not the intent. Commercial Component Management, SRS Industrialisation, RS Obsolescence Management are separate processes outside of DDQ, therefore we just describe interaction with these processes here.</w:t>
      </w:r>
    </w:p>
  </w:comment>
  <w:comment w:id="949" w:author="Agnoli Alberto" w:date="2026-07-09T11:42:00Z" w:initials="AA">
    <w:p w14:paraId="40761823" w14:textId="77777777" w:rsidR="003C73E8" w:rsidRPr="00D2471B" w:rsidRDefault="003C73E8" w:rsidP="009E09D5">
      <w:pPr>
        <w:pStyle w:val="CommentText"/>
        <w:jc w:val="left"/>
      </w:pPr>
      <w:r w:rsidRPr="00D2471B">
        <w:rPr>
          <w:rStyle w:val="CommentReference"/>
        </w:rPr>
        <w:annotationRef/>
      </w:r>
      <w:r w:rsidRPr="00D2471B">
        <w:rPr>
          <w:color w:val="262626"/>
          <w:highlight w:val="white"/>
        </w:rPr>
        <w:t>This activity needs a clarification on “Solution Team” defined in §2.2. The solution team seams to include the Obsolescence Management Team and thus it cannot recursively request activities like “… collect and review”.</w:t>
      </w:r>
    </w:p>
  </w:comment>
  <w:comment w:id="950" w:author="SCHECK Oliver" w:date="2026-09-09T10:53:00Z" w:initials="OS">
    <w:p w14:paraId="7E695BAC" w14:textId="77777777" w:rsidR="00F66E73" w:rsidRPr="00D2471B" w:rsidRDefault="00F66E73" w:rsidP="00F66E73">
      <w:pPr>
        <w:pStyle w:val="CommentText"/>
        <w:jc w:val="left"/>
      </w:pPr>
      <w:r w:rsidRPr="00D2471B">
        <w:rPr>
          <w:rStyle w:val="CommentReference"/>
        </w:rPr>
        <w:annotationRef/>
      </w:r>
      <w:r w:rsidRPr="00D2471B">
        <w:t>We renamed to „</w:t>
      </w:r>
      <w:r w:rsidRPr="00D2471B">
        <w:rPr>
          <w:color w:val="262626"/>
          <w:highlight w:val="white"/>
        </w:rPr>
        <w:t>Solution Development Team” to precise it more and to avoid any misunderstandings. The Obsolescence Management Teams are outside of DDQ.</w:t>
      </w:r>
    </w:p>
  </w:comment>
  <w:comment w:id="962" w:author="PAOLELLA, Raimondo" w:date="2026-06-30T18:18:00Z" w:initials="RP">
    <w:p w14:paraId="74583CBF" w14:textId="77777777" w:rsidR="003C73E8" w:rsidRPr="00D2471B" w:rsidRDefault="003C73E8" w:rsidP="00D51B7A">
      <w:pPr>
        <w:pStyle w:val="CommentText"/>
        <w:jc w:val="left"/>
      </w:pPr>
      <w:r w:rsidRPr="00D2471B">
        <w:rPr>
          <w:rStyle w:val="CommentReference"/>
        </w:rPr>
        <w:annotationRef/>
      </w:r>
      <w:r w:rsidRPr="00D2471B">
        <w:t>Proposed change.</w:t>
      </w:r>
    </w:p>
    <w:p w14:paraId="781F73D4" w14:textId="77777777" w:rsidR="003C73E8" w:rsidRPr="00D2471B" w:rsidRDefault="003C73E8" w:rsidP="00D51B7A">
      <w:pPr>
        <w:pStyle w:val="CommentText"/>
        <w:jc w:val="left"/>
      </w:pPr>
      <w:r w:rsidRPr="00D2471B">
        <w:t>The aim is to highlight that this is linked to the “output” of a request vs the Component Management process.</w:t>
      </w:r>
    </w:p>
  </w:comment>
  <w:comment w:id="963" w:author="SCHECK Oliver" w:date="2026-09-08T17:40:00Z" w:initials="OS">
    <w:p w14:paraId="2B2E73C9" w14:textId="77777777" w:rsidR="00237D85" w:rsidRPr="00D2471B" w:rsidRDefault="00237D85" w:rsidP="00237D85">
      <w:pPr>
        <w:pStyle w:val="CommentText"/>
        <w:jc w:val="left"/>
      </w:pPr>
      <w:r w:rsidRPr="00D2471B">
        <w:rPr>
          <w:rStyle w:val="CommentReference"/>
        </w:rPr>
        <w:annotationRef/>
      </w:r>
      <w:r w:rsidRPr="00D2471B">
        <w:t>Agreed.</w:t>
      </w:r>
    </w:p>
  </w:comment>
  <w:comment w:id="960" w:author="Luca PANCANI" w:date="2026-07-29T17:58:00Z" w:initials="LP">
    <w:p w14:paraId="3A040FB9" w14:textId="726F0793" w:rsidR="003C73E8" w:rsidRPr="00D2471B" w:rsidRDefault="003C73E8">
      <w:pPr>
        <w:pStyle w:val="CommentText"/>
      </w:pPr>
      <w:r w:rsidRPr="00D2471B">
        <w:rPr>
          <w:rStyle w:val="CommentReference"/>
        </w:rPr>
        <w:annotationRef/>
      </w:r>
      <w:r w:rsidRPr="00D2471B">
        <w:t>Submit component codification requests</w:t>
      </w:r>
    </w:p>
  </w:comment>
  <w:comment w:id="961" w:author="SCHECK Oliver" w:date="2026-09-08T17:37:00Z" w:initials="OS">
    <w:p w14:paraId="51DFB3C6" w14:textId="77777777" w:rsidR="00697D70" w:rsidRPr="00D2471B" w:rsidRDefault="00697D70" w:rsidP="00697D70">
      <w:pPr>
        <w:pStyle w:val="CommentText"/>
        <w:jc w:val="left"/>
      </w:pPr>
      <w:r w:rsidRPr="00D2471B">
        <w:rPr>
          <w:rStyle w:val="CommentReference"/>
        </w:rPr>
        <w:annotationRef/>
      </w:r>
      <w:r w:rsidRPr="00D2471B">
        <w:t>Agreed.</w:t>
      </w:r>
    </w:p>
  </w:comment>
  <w:comment w:id="966" w:author="KIEFER Thomas" w:date="2026-09-14T13:34:00Z" w:initials="KT">
    <w:p w14:paraId="4516E992" w14:textId="016072EB" w:rsidR="00786E4E" w:rsidRPr="00D2471B" w:rsidRDefault="00786E4E">
      <w:pPr>
        <w:pStyle w:val="CommentText"/>
      </w:pPr>
      <w:r w:rsidRPr="00D2471B">
        <w:rPr>
          <w:rStyle w:val="CommentReference"/>
        </w:rPr>
        <w:annotationRef/>
      </w:r>
      <w:r w:rsidRPr="00D2471B">
        <w:t>This bullet needs to move to 4.5</w:t>
      </w:r>
    </w:p>
  </w:comment>
  <w:comment w:id="969" w:author="KIEFER Thomas" w:date="2026-09-14T13:34:00Z" w:initials="KT">
    <w:p w14:paraId="74F18E22" w14:textId="278398D9" w:rsidR="005B0093" w:rsidRPr="00D2471B" w:rsidRDefault="005B0093">
      <w:pPr>
        <w:pStyle w:val="CommentText"/>
      </w:pPr>
      <w:r w:rsidRPr="00D2471B">
        <w:rPr>
          <w:rStyle w:val="CommentReference"/>
        </w:rPr>
        <w:annotationRef/>
      </w:r>
      <w:r w:rsidRPr="00D2471B">
        <w:t>This bullet needs to move to 4.5</w:t>
      </w:r>
    </w:p>
  </w:comment>
  <w:comment w:id="979" w:author="KIEFER Thomas" w:date="2026-09-11T15:07:00Z" w:initials="KT">
    <w:p w14:paraId="7348A4E2" w14:textId="60120203" w:rsidR="004E7597" w:rsidRPr="00D2471B" w:rsidRDefault="004E7597">
      <w:pPr>
        <w:pStyle w:val="CommentText"/>
      </w:pPr>
      <w:r w:rsidRPr="00D2471B">
        <w:rPr>
          <w:rStyle w:val="CommentReference"/>
        </w:rPr>
        <w:annotationRef/>
      </w:r>
      <w:r w:rsidRPr="00D2471B">
        <w:t>Please change form ensure to Design for Sustainability</w:t>
      </w:r>
    </w:p>
    <w:p w14:paraId="5C348FF1" w14:textId="4D50BF77" w:rsidR="004E7597" w:rsidRPr="00D2471B" w:rsidRDefault="004E7597">
      <w:pPr>
        <w:pStyle w:val="CommentText"/>
      </w:pPr>
    </w:p>
  </w:comment>
  <w:comment w:id="978" w:author="KIEFER Thomas" w:date="2026-09-14T13:35:00Z" w:initials="KT">
    <w:p w14:paraId="2B85A457" w14:textId="11E5B564" w:rsidR="000355D8" w:rsidRPr="00D2471B" w:rsidRDefault="000355D8">
      <w:pPr>
        <w:pStyle w:val="CommentText"/>
      </w:pPr>
      <w:r w:rsidRPr="00D2471B">
        <w:rPr>
          <w:rStyle w:val="CommentReference"/>
        </w:rPr>
        <w:annotationRef/>
      </w:r>
      <w:r w:rsidRPr="00D2471B">
        <w:t>Mindset: Propose to change to “Design for Sustainability” (DDQ-10) as this is a proactive definition. It shall start at the beginning … Design for … . Ensure is more reactive and start towards the end.</w:t>
      </w:r>
    </w:p>
  </w:comment>
  <w:comment w:id="985" w:author="KIEFER Thomas" w:date="2026-09-14T13:35:00Z" w:initials="KT">
    <w:p w14:paraId="373467EF" w14:textId="5F86E4AB" w:rsidR="00F56977" w:rsidRPr="00D2471B" w:rsidRDefault="00F56977">
      <w:pPr>
        <w:pStyle w:val="CommentText"/>
      </w:pPr>
      <w:r w:rsidRPr="00D2471B">
        <w:rPr>
          <w:rStyle w:val="CommentReference"/>
        </w:rPr>
        <w:annotationRef/>
      </w:r>
      <w:r w:rsidRPr="00D2471B">
        <w:t>Design for Sustainability (DDQ-10)</w:t>
      </w:r>
    </w:p>
    <w:p w14:paraId="320D3B8A" w14:textId="33864246" w:rsidR="00F56977" w:rsidRPr="00D2471B" w:rsidRDefault="00F56977">
      <w:pPr>
        <w:pStyle w:val="CommentText"/>
      </w:pPr>
      <w:r w:rsidRPr="00D2471B">
        <w:t>Throughout the Solution development lifecycle, sustainability and circular economy principles are integrated into the Solution design to reduce lifecycle environmental impact, improve resource efficiency, and support long-term value retention. Design for Sustainability shall comply with the applicable Solution Design Policy and company sustainability objectives.</w:t>
      </w:r>
    </w:p>
    <w:p w14:paraId="41C11DB6" w14:textId="78AD4B05" w:rsidR="00F56977" w:rsidRPr="00D2471B" w:rsidRDefault="00F56977">
      <w:pPr>
        <w:pStyle w:val="CommentText"/>
      </w:pPr>
      <w:r w:rsidRPr="00D2471B">
        <w:t>This activity focuses on proactive design optimisation. Regulatory and environmental compliance is addressed under DDQ-11.</w:t>
      </w:r>
    </w:p>
    <w:p w14:paraId="250B108E" w14:textId="58FEC15B" w:rsidR="00F56977" w:rsidRPr="00D2471B" w:rsidRDefault="00F56977">
      <w:pPr>
        <w:pStyle w:val="CommentText"/>
      </w:pPr>
      <w:r w:rsidRPr="00D2471B">
        <w:t>The Solution Development Team shall perform the following activities:</w:t>
      </w:r>
    </w:p>
    <w:p w14:paraId="7365F98B" w14:textId="2166CCCB" w:rsidR="00F56977" w:rsidRPr="00D2471B" w:rsidRDefault="00F56977">
      <w:pPr>
        <w:pStyle w:val="CommentText"/>
      </w:pPr>
      <w:r w:rsidRPr="00D2471B">
        <w:t>Define applicable sustainability and circularity objectives, requirements, and assessment scope.</w:t>
      </w:r>
    </w:p>
    <w:p w14:paraId="2C94B0E5" w14:textId="65B6676D" w:rsidR="00F56977" w:rsidRPr="00D2471B" w:rsidRDefault="00F56977">
      <w:pPr>
        <w:pStyle w:val="CommentText"/>
      </w:pPr>
      <w:r w:rsidRPr="00D2471B">
        <w:t>Request and evaluate lifecycle environmental and circularity assessments from the relevant functions.</w:t>
      </w:r>
    </w:p>
    <w:p w14:paraId="6808DB68" w14:textId="63442AD4" w:rsidR="00F56977" w:rsidRPr="00D2471B" w:rsidRDefault="00F56977">
      <w:pPr>
        <w:pStyle w:val="CommentText"/>
      </w:pPr>
      <w:r w:rsidRPr="00D2471B">
        <w:t>Identify environmental and circularity hotspots, risks, and improvement opportunities.</w:t>
      </w:r>
    </w:p>
    <w:p w14:paraId="0CF821D5" w14:textId="6D654603" w:rsidR="00F56977" w:rsidRPr="00D2471B" w:rsidRDefault="00F56977">
      <w:pPr>
        <w:pStyle w:val="CommentText"/>
      </w:pPr>
      <w:r w:rsidRPr="00D2471B">
        <w:t>Integrate assessment results into design decisions, trade-offs, reviews, and Solution baselines.</w:t>
      </w:r>
    </w:p>
    <w:p w14:paraId="1D799720" w14:textId="182545B3" w:rsidR="00F56977" w:rsidRPr="00D2471B" w:rsidRDefault="00F56977">
      <w:pPr>
        <w:pStyle w:val="CommentText"/>
      </w:pPr>
      <w:r w:rsidRPr="00D2471B">
        <w:t>Apply design principles supporting material and energy efficiency, durability, maintainability, repairability, upgradability, reuse, refurbishment, remanufacturing, and recyclability.</w:t>
      </w:r>
    </w:p>
    <w:p w14:paraId="728EF0D1" w14:textId="109F7C38" w:rsidR="00F56977" w:rsidRPr="00D2471B" w:rsidRDefault="00F56977">
      <w:pPr>
        <w:pStyle w:val="CommentText"/>
      </w:pPr>
      <w:r w:rsidRPr="00D2471B">
        <w:t>Select materials, technologies, components, and joining solutions that reduce lifecycle environmental impact and enable recovery at end of life.</w:t>
      </w:r>
    </w:p>
    <w:p w14:paraId="6E36BA91" w14:textId="7EE304C5" w:rsidR="00F56977" w:rsidRPr="00D2471B" w:rsidRDefault="00F56977">
      <w:pPr>
        <w:pStyle w:val="CommentText"/>
      </w:pPr>
      <w:r w:rsidRPr="00D2471B">
        <w:t>Define and evaluate carbon-reduction measures, considering environmental benefits, feasibility, cost, performance, and safety.</w:t>
      </w:r>
    </w:p>
    <w:p w14:paraId="2431BDDE" w14:textId="447453DA" w:rsidR="00F56977" w:rsidRPr="00D2471B" w:rsidRDefault="00F56977">
      <w:pPr>
        <w:pStyle w:val="CommentText"/>
      </w:pPr>
      <w:r w:rsidRPr="00D2471B">
        <w:t>Maintain the required sustainability and circularity data, assumptions, evidence, and traceability.</w:t>
      </w:r>
    </w:p>
    <w:p w14:paraId="7CF9C625" w14:textId="6039E8EE" w:rsidR="00F56977" w:rsidRPr="00D2471B" w:rsidRDefault="00F56977">
      <w:pPr>
        <w:pStyle w:val="CommentText"/>
      </w:pPr>
      <w:r w:rsidRPr="00D2471B">
        <w:t>Provide relevant sustainability inputs to Product Portfolio, Industrialisation, Supply Chain, and company reporting.</w:t>
      </w:r>
    </w:p>
    <w:p w14:paraId="3214C4BE" w14:textId="0FD1F22C" w:rsidR="00F56977" w:rsidRPr="00D2471B" w:rsidRDefault="00F56977">
      <w:pPr>
        <w:pStyle w:val="CommentText"/>
      </w:pPr>
      <w:r w:rsidRPr="00D2471B">
        <w:t> </w:t>
      </w:r>
    </w:p>
  </w:comment>
  <w:comment w:id="983" w:author="EGE Christian" w:date="2026-08-14T13:24:00Z" w:initials="EC">
    <w:p w14:paraId="550E78FC" w14:textId="77777777" w:rsidR="00213884" w:rsidRPr="00D2471B" w:rsidRDefault="00E45659">
      <w:pPr>
        <w:pStyle w:val="CommentText"/>
      </w:pPr>
      <w:r w:rsidRPr="00D2471B">
        <w:rPr>
          <w:rStyle w:val="CommentReference"/>
        </w:rPr>
        <w:annotationRef/>
      </w:r>
      <w:r w:rsidR="00213884" w:rsidRPr="00D2471B">
        <w:t>I recommend to reference PLEDGES as the Hitachi Sustainability Strategy. The Strategy then also defines the pillars (e.g. “Decarbonisation”) providing specific goals.</w:t>
      </w:r>
    </w:p>
    <w:p w14:paraId="452C70C3" w14:textId="3D3B9E56" w:rsidR="00E45659" w:rsidRPr="00D2471B" w:rsidRDefault="00213884">
      <w:pPr>
        <w:pStyle w:val="CommentText"/>
      </w:pPr>
      <w:r w:rsidRPr="00D2471B">
        <w:t xml:space="preserve">Narrative of this chapter (DDQ-10) should be: We “ensure sustainability” by fulfilling the goals outlined in PLEDGES by the activates described in the chapter. </w:t>
      </w:r>
    </w:p>
  </w:comment>
  <w:comment w:id="984" w:author="SCHECK Oliver" w:date="2026-09-09T10:59:00Z" w:initials="OS">
    <w:p w14:paraId="76C44F21" w14:textId="77777777" w:rsidR="003C1A98" w:rsidRPr="00D2471B" w:rsidRDefault="003C1A98" w:rsidP="003C1A98">
      <w:pPr>
        <w:pStyle w:val="CommentText"/>
        <w:jc w:val="left"/>
      </w:pPr>
      <w:r w:rsidRPr="00D2471B">
        <w:rPr>
          <w:rStyle w:val="CommentReference"/>
        </w:rPr>
        <w:annotationRef/>
      </w:r>
      <w:r w:rsidRPr="00D2471B">
        <w:t xml:space="preserve">I disagree. A general process description (here DDQ) should be independant of any current strategic initiatives, their naming, their goals, etc and should stricty define the process, its activities, its roles and responsibilities. However what we have done to put more focus on Sustainability itself, is that we have included it as a separate transversal activity. </w:t>
      </w:r>
    </w:p>
  </w:comment>
  <w:comment w:id="1010" w:author="Vannucchi Alessandro" w:date="2026-07-17T16:01:00Z" w:initials="AV">
    <w:p w14:paraId="329BE882" w14:textId="77777777" w:rsidR="003C73E8" w:rsidRPr="00D2471B" w:rsidRDefault="003C73E8" w:rsidP="008D5A68">
      <w:pPr>
        <w:pStyle w:val="CommentText"/>
        <w:jc w:val="left"/>
      </w:pPr>
      <w:r w:rsidRPr="00D2471B">
        <w:rPr>
          <w:rStyle w:val="CommentReference"/>
        </w:rPr>
        <w:annotationRef/>
      </w:r>
      <w:r w:rsidRPr="00D2471B">
        <w:t>“impact (LCA) results” to be replaced with “performance through LCA”</w:t>
      </w:r>
    </w:p>
  </w:comment>
  <w:comment w:id="1014" w:author="PAOLELLA, Raimondo" w:date="2026-06-30T19:19:00Z" w:initials="RP">
    <w:p w14:paraId="2639AE9D" w14:textId="77777777" w:rsidR="003C73E8" w:rsidRPr="00D2471B" w:rsidRDefault="003C73E8" w:rsidP="0035259D">
      <w:pPr>
        <w:pStyle w:val="CommentText"/>
        <w:jc w:val="left"/>
      </w:pPr>
      <w:r w:rsidRPr="00D2471B">
        <w:rPr>
          <w:rStyle w:val="CommentReference"/>
        </w:rPr>
        <w:annotationRef/>
      </w:r>
      <w:r w:rsidRPr="00D2471B">
        <w:t>Proposed deletion.</w:t>
      </w:r>
    </w:p>
    <w:p w14:paraId="0B5BCE35" w14:textId="77777777" w:rsidR="003C73E8" w:rsidRPr="00D2471B" w:rsidRDefault="003C73E8" w:rsidP="0035259D">
      <w:pPr>
        <w:pStyle w:val="CommentText"/>
        <w:jc w:val="left"/>
      </w:pPr>
      <w:r w:rsidRPr="00D2471B">
        <w:t>LCA is performed within SRS Industrialisation process.</w:t>
      </w:r>
    </w:p>
  </w:comment>
  <w:comment w:id="1015" w:author="EGE Christian" w:date="2026-08-14T12:53:00Z" w:initials="EC">
    <w:p w14:paraId="7B632D8C" w14:textId="7C85246D" w:rsidR="00C069D6" w:rsidRPr="00D2471B" w:rsidRDefault="00C069D6">
      <w:pPr>
        <w:pStyle w:val="CommentText"/>
      </w:pPr>
      <w:r w:rsidRPr="00D2471B">
        <w:rPr>
          <w:rStyle w:val="CommentReference"/>
        </w:rPr>
        <w:annotationRef/>
      </w:r>
      <w:r w:rsidRPr="00D2471B">
        <w:t>Yes, performing LCA should be with Ecodesign</w:t>
      </w:r>
    </w:p>
  </w:comment>
  <w:comment w:id="1016" w:author="SCHECK Oliver" w:date="2026-09-09T16:10:00Z" w:initials="OS">
    <w:p w14:paraId="000D58FD" w14:textId="77777777" w:rsidR="00D05563" w:rsidRPr="00D2471B" w:rsidRDefault="00D05563" w:rsidP="00D05563">
      <w:pPr>
        <w:pStyle w:val="CommentText"/>
        <w:jc w:val="left"/>
      </w:pPr>
      <w:r w:rsidRPr="00D2471B">
        <w:rPr>
          <w:rStyle w:val="CommentReference"/>
        </w:rPr>
        <w:annotationRef/>
      </w:r>
      <w:r w:rsidRPr="00D2471B">
        <w:t>Agreed.</w:t>
      </w:r>
    </w:p>
  </w:comment>
  <w:comment w:id="1019" w:author="Vannucchi Alessandro" w:date="2026-07-17T16:02:00Z" w:initials="AV">
    <w:p w14:paraId="1A679EAB" w14:textId="77777777" w:rsidR="003C73E8" w:rsidRPr="00D2471B" w:rsidRDefault="003C73E8" w:rsidP="006A3FE2">
      <w:pPr>
        <w:pStyle w:val="CommentText"/>
        <w:jc w:val="left"/>
      </w:pPr>
      <w:r w:rsidRPr="00D2471B">
        <w:rPr>
          <w:rStyle w:val="CommentReference"/>
        </w:rPr>
        <w:annotationRef/>
      </w:r>
      <w:r w:rsidRPr="00D2471B">
        <w:t>Is it necessary? Do we have to say something also related to VHC?</w:t>
      </w:r>
    </w:p>
  </w:comment>
  <w:comment w:id="1020" w:author="EGE Christian" w:date="2026-08-14T12:51:00Z" w:initials="EC">
    <w:p w14:paraId="20D5EF48" w14:textId="77777777" w:rsidR="003C73E8" w:rsidRPr="00D2471B" w:rsidRDefault="003C73E8">
      <w:pPr>
        <w:pStyle w:val="CommentText"/>
      </w:pPr>
      <w:r w:rsidRPr="00D2471B">
        <w:rPr>
          <w:rStyle w:val="CommentReference"/>
        </w:rPr>
        <w:annotationRef/>
      </w:r>
      <w:r w:rsidR="00C069D6" w:rsidRPr="00D2471B">
        <w:t>I would recommend to have a PRC Design for Sustainability on RSBU level to detail DDQ-10 and DDQ-11. In there the high level requirements to LCA should be outlined, e.g. when which type of LCA is performed.</w:t>
      </w:r>
    </w:p>
    <w:p w14:paraId="3BB3B913" w14:textId="5344399D" w:rsidR="00C069D6" w:rsidRPr="00D2471B" w:rsidRDefault="00C069D6">
      <w:pPr>
        <w:pStyle w:val="CommentText"/>
      </w:pPr>
      <w:r w:rsidRPr="00D2471B">
        <w:t>Then, VHC + SRS can link the PRCs for LCA specific to the LoB to the PRC Design for Sustainability</w:t>
      </w:r>
    </w:p>
  </w:comment>
  <w:comment w:id="1046" w:author="Luca PANCANI" w:date="2026-07-29T18:00:00Z" w:initials="LP">
    <w:p w14:paraId="7AFB84AC" w14:textId="770572DE" w:rsidR="003C73E8" w:rsidRPr="00D2471B" w:rsidRDefault="003C73E8">
      <w:pPr>
        <w:pStyle w:val="CommentText"/>
      </w:pPr>
      <w:r w:rsidRPr="00D2471B">
        <w:rPr>
          <w:rStyle w:val="CommentReference"/>
        </w:rPr>
        <w:annotationRef/>
      </w:r>
      <w:r w:rsidRPr="00D2471B">
        <w:t>?</w:t>
      </w:r>
    </w:p>
  </w:comment>
  <w:comment w:id="1052" w:author="PAOLELLA, Raimondo" w:date="2026-06-30T18:27:00Z" w:initials="RP">
    <w:p w14:paraId="020AC6BE" w14:textId="77777777" w:rsidR="003C73E8" w:rsidRPr="00D2471B" w:rsidRDefault="003C73E8" w:rsidP="00C95EB0">
      <w:pPr>
        <w:pStyle w:val="CommentText"/>
        <w:jc w:val="left"/>
      </w:pPr>
      <w:r w:rsidRPr="00D2471B">
        <w:rPr>
          <w:rStyle w:val="CommentReference"/>
        </w:rPr>
        <w:annotationRef/>
      </w:r>
      <w:r w:rsidRPr="00D2471B">
        <w:t>Proposed change.</w:t>
      </w:r>
    </w:p>
    <w:p w14:paraId="4523774E" w14:textId="77777777" w:rsidR="003C73E8" w:rsidRPr="00D2471B" w:rsidRDefault="003C73E8" w:rsidP="00C95EB0">
      <w:pPr>
        <w:pStyle w:val="CommentText"/>
        <w:jc w:val="left"/>
      </w:pPr>
      <w:r w:rsidRPr="00D2471B">
        <w:t>The aim so to clarify the interface with SRS Industrilisation.</w:t>
      </w:r>
    </w:p>
  </w:comment>
  <w:comment w:id="1054" w:author="Vannucchi Alessandro" w:date="2026-07-17T16:04:00Z" w:initials="AV">
    <w:p w14:paraId="620BA8B8" w14:textId="77777777" w:rsidR="003C73E8" w:rsidRPr="00D2471B" w:rsidRDefault="003C73E8" w:rsidP="00FE2540">
      <w:pPr>
        <w:pStyle w:val="CommentText"/>
        <w:jc w:val="left"/>
      </w:pPr>
      <w:r w:rsidRPr="00D2471B">
        <w:rPr>
          <w:rStyle w:val="CommentReference"/>
        </w:rPr>
        <w:annotationRef/>
      </w:r>
      <w:r w:rsidRPr="00D2471B">
        <w:t>Is it necessary? Do we have to say something also related to VHC?</w:t>
      </w:r>
    </w:p>
  </w:comment>
  <w:comment w:id="1057" w:author="Vannucchi Alessandro" w:date="2026-07-17T16:10:00Z" w:initials="AV">
    <w:p w14:paraId="058B0409" w14:textId="77777777" w:rsidR="003C73E8" w:rsidRPr="00D2471B" w:rsidRDefault="003C73E8" w:rsidP="00F04BF0">
      <w:pPr>
        <w:pStyle w:val="CommentText"/>
        <w:jc w:val="left"/>
      </w:pPr>
      <w:r w:rsidRPr="00D2471B">
        <w:rPr>
          <w:rStyle w:val="CommentReference"/>
        </w:rPr>
        <w:annotationRef/>
      </w:r>
      <w:r w:rsidRPr="00D2471B">
        <w:t>“from relevant Units” to encompass VHC / SRS</w:t>
      </w:r>
    </w:p>
  </w:comment>
  <w:comment w:id="1086" w:author="Oliver SCHECK" w:date="2026-06-02T18:47:00Z" w:initials="SO">
    <w:p w14:paraId="5CF5B44F" w14:textId="70A17F51" w:rsidR="003C73E8" w:rsidRPr="00D2471B" w:rsidRDefault="003C73E8">
      <w:pPr>
        <w:pStyle w:val="CommentText1"/>
      </w:pPr>
      <w:r w:rsidRPr="00D2471B">
        <w:rPr>
          <w:rStyle w:val="CommentReference1"/>
        </w:rPr>
        <w:annotationRef/>
      </w:r>
      <w:r w:rsidRPr="00D2471B">
        <w:t>The relevant requirements to be considered in the Solution development should come from SRS/RS Industrialization and/or Manufacturing.</w:t>
      </w:r>
    </w:p>
  </w:comment>
  <w:comment w:id="1087" w:author="KIEFER Thomas" w:date="2026-06-15T15:57:00Z" w:initials="KT">
    <w:p w14:paraId="2521D561" w14:textId="78CBEE8E" w:rsidR="003C73E8" w:rsidRPr="00D2471B" w:rsidRDefault="003C73E8">
      <w:pPr>
        <w:pStyle w:val="CommentText"/>
      </w:pPr>
      <w:r w:rsidRPr="00D2471B">
        <w:rPr>
          <w:rStyle w:val="CommentReference"/>
        </w:rPr>
        <w:annotationRef/>
      </w:r>
      <w:r w:rsidRPr="00D2471B">
        <w:t xml:space="preserve">Requirements need to flow down from markets -&gt; Solution -&gt; Product Compliance Team. </w:t>
      </w:r>
    </w:p>
  </w:comment>
  <w:comment w:id="1089" w:author="KIEFER Thomas" w:date="2026-06-18T15:58:00Z" w:initials="KT">
    <w:p w14:paraId="5AA42987" w14:textId="20B78F00" w:rsidR="003C73E8" w:rsidRPr="00D2471B" w:rsidRDefault="003C73E8">
      <w:pPr>
        <w:pStyle w:val="CommentText"/>
      </w:pPr>
      <w:r w:rsidRPr="00D2471B">
        <w:rPr>
          <w:rStyle w:val="CommentReference"/>
        </w:rPr>
        <w:annotationRef/>
      </w:r>
      <w:r w:rsidRPr="00D2471B">
        <w:t>I see here a link with SRS Industrialization -&gt; Request for Advise for requirements applicable to target market and kind of solution</w:t>
      </w:r>
    </w:p>
  </w:comment>
  <w:comment w:id="1091" w:author="Vannucchi Alessandro" w:date="2026-07-17T16:19:00Z" w:initials="AV">
    <w:p w14:paraId="14AAF3C6" w14:textId="77777777" w:rsidR="003C73E8" w:rsidRPr="00D2471B" w:rsidRDefault="003C73E8" w:rsidP="00EB4047">
      <w:pPr>
        <w:pStyle w:val="CommentText"/>
        <w:jc w:val="left"/>
      </w:pPr>
      <w:r w:rsidRPr="00D2471B">
        <w:rPr>
          <w:rStyle w:val="CommentReference"/>
        </w:rPr>
        <w:annotationRef/>
      </w:r>
      <w:r w:rsidRPr="00D2471B">
        <w:t>Unclear, to be revised (or removed)</w:t>
      </w:r>
    </w:p>
  </w:comment>
  <w:comment w:id="1092" w:author="SCHECK Oliver" w:date="2026-09-09T16:22:00Z" w:initials="OS">
    <w:p w14:paraId="438D7045" w14:textId="77777777" w:rsidR="004F7746" w:rsidRPr="00D2471B" w:rsidRDefault="004F7746" w:rsidP="004F7746">
      <w:pPr>
        <w:pStyle w:val="CommentText"/>
        <w:jc w:val="left"/>
      </w:pPr>
      <w:r w:rsidRPr="00D2471B">
        <w:rPr>
          <w:rStyle w:val="CommentReference"/>
        </w:rPr>
        <w:annotationRef/>
      </w:r>
      <w:r w:rsidRPr="00D2471B">
        <w:t>Agreed, removed.</w:t>
      </w:r>
    </w:p>
  </w:comment>
  <w:comment w:id="1094" w:author="KIEFER Thomas" w:date="2026-06-18T15:58:00Z" w:initials="KT">
    <w:p w14:paraId="0C9C8FD0" w14:textId="6A807E2B" w:rsidR="003C73E8" w:rsidRPr="00D2471B" w:rsidRDefault="003C73E8">
      <w:pPr>
        <w:pStyle w:val="CommentText"/>
      </w:pPr>
      <w:r w:rsidRPr="00D2471B">
        <w:rPr>
          <w:rStyle w:val="CommentReference"/>
        </w:rPr>
        <w:annotationRef/>
      </w:r>
      <w:r w:rsidRPr="00D2471B">
        <w:t>Also here a link with SRS Industrialization -&gt; Request for Advise to receive back a Material Declaration, Substance Declaration, Recyclability and Recoverability Calculation and for the remaining point an LCA. LCA address all aspect related energy efficiency through product lifecycle from cradle to grave.</w:t>
      </w:r>
    </w:p>
  </w:comment>
  <w:comment w:id="1096" w:author="KIEFER Thomas" w:date="2026-06-15T16:00:00Z" w:initials="KT">
    <w:p w14:paraId="58EABF4A" w14:textId="73D202A3" w:rsidR="003C73E8" w:rsidRPr="00D2471B" w:rsidRDefault="003C73E8">
      <w:pPr>
        <w:pStyle w:val="CommentText"/>
      </w:pPr>
      <w:r w:rsidRPr="00D2471B">
        <w:rPr>
          <w:rStyle w:val="CommentReference"/>
        </w:rPr>
        <w:annotationRef/>
      </w:r>
      <w:r w:rsidRPr="00D2471B">
        <w:t xml:space="preserve">Request Product Compliance for Chemical Risk and Fire Smoke from Industrialization PRD. </w:t>
      </w:r>
    </w:p>
    <w:p w14:paraId="3B771154" w14:textId="198E7C82" w:rsidR="003C73E8" w:rsidRPr="00D2471B" w:rsidRDefault="003C73E8">
      <w:pPr>
        <w:pStyle w:val="CommentText"/>
      </w:pPr>
      <w:r w:rsidRPr="00D2471B">
        <w:t xml:space="preserve">Request EMC, Thermal and Shock Performance evaluation and tests as part of the IVVS activity. </w:t>
      </w:r>
    </w:p>
  </w:comment>
  <w:comment w:id="1105" w:author="DI VICO, Michele" w:date="2026-07-10T10:43:00Z" w:initials="MdV">
    <w:p w14:paraId="6A51977C" w14:textId="77777777" w:rsidR="003C73E8" w:rsidRPr="00D2471B" w:rsidRDefault="003C73E8" w:rsidP="00C60191">
      <w:pPr>
        <w:pStyle w:val="CommentText"/>
        <w:jc w:val="left"/>
      </w:pPr>
      <w:r w:rsidRPr="00D2471B">
        <w:rPr>
          <w:rStyle w:val="CommentReference"/>
        </w:rPr>
        <w:annotationRef/>
      </w:r>
      <w:r w:rsidRPr="00D2471B">
        <w:t>Are these activities required by any applicable international standard, or have they been defined internally by our Company?</w:t>
      </w:r>
    </w:p>
  </w:comment>
  <w:comment w:id="1106" w:author="SCHECK Oliver" w:date="2026-09-08T14:41:00Z" w:initials="OS">
    <w:p w14:paraId="04A82D24" w14:textId="77777777" w:rsidR="001F698D" w:rsidRPr="00D2471B" w:rsidRDefault="001F698D" w:rsidP="001F698D">
      <w:pPr>
        <w:pStyle w:val="CommentText"/>
        <w:jc w:val="left"/>
      </w:pPr>
      <w:r w:rsidRPr="00D2471B">
        <w:rPr>
          <w:rStyle w:val="CommentReference"/>
        </w:rPr>
        <w:annotationRef/>
      </w:r>
      <w:r w:rsidRPr="00D2471B">
        <w:t>They have been defined internally now by the PRD. In addition there are applicable regulations (e.g. EU AI act) which have to be followed.</w:t>
      </w:r>
    </w:p>
  </w:comment>
  <w:comment w:id="1110" w:author="DI VICO, Michele" w:date="2026-07-10T10:43:00Z" w:initials="MdV">
    <w:p w14:paraId="0ABBF6CD" w14:textId="77777777" w:rsidR="003C73E8" w:rsidRPr="00D2471B" w:rsidRDefault="003C73E8" w:rsidP="00C60191">
      <w:pPr>
        <w:pStyle w:val="CommentText"/>
        <w:jc w:val="left"/>
      </w:pPr>
      <w:r w:rsidRPr="00D2471B">
        <w:rPr>
          <w:rStyle w:val="CommentReference"/>
        </w:rPr>
        <w:annotationRef/>
      </w:r>
      <w:r w:rsidRPr="00D2471B">
        <w:t>DDQ-13 and the associated activities appear to be more related to the definition of Roles and Mandates. Has the approach changed, with Roles and Mandates now being managed at the process level? If not, I would recommend avoiding duplication and keeping these activities within the Roles and Mandates framework, where they seem to fit more naturally.</w:t>
      </w:r>
    </w:p>
  </w:comment>
  <w:comment w:id="1130" w:author="DI VICO, Michele" w:date="2026-07-10T10:44:00Z" w:initials="MdV">
    <w:p w14:paraId="4E1660BA" w14:textId="77777777" w:rsidR="003C73E8" w:rsidRPr="00D2471B" w:rsidRDefault="003C73E8" w:rsidP="00C60191">
      <w:pPr>
        <w:pStyle w:val="CommentText"/>
        <w:jc w:val="left"/>
      </w:pPr>
      <w:r w:rsidRPr="00D2471B">
        <w:rPr>
          <w:rStyle w:val="CommentReference"/>
        </w:rPr>
        <w:annotationRef/>
      </w:r>
      <w:r w:rsidRPr="00D2471B">
        <w:t xml:space="preserve">The statements in this section are quite high-level and may lead to different interpretations of the intended objective. To improve clarity and avoid misunderstandings, I would suggest adding: </w:t>
      </w:r>
      <w:r w:rsidRPr="00D2471B">
        <w:rPr>
          <w:i/>
          <w:iCs/>
        </w:rPr>
        <w:t>“…in compliance with applicable international and national standards, as well as the customer contract.”</w:t>
      </w:r>
    </w:p>
  </w:comment>
  <w:comment w:id="1135" w:author="FROLOVA Olga" w:date="2026-06-01T13:27:00Z" w:initials="F[">
    <w:p w14:paraId="6F4E1E04" w14:textId="2255CD0C" w:rsidR="003C73E8" w:rsidRPr="00D2471B" w:rsidRDefault="003C73E8">
      <w:pPr>
        <w:pStyle w:val="CommentText1"/>
      </w:pPr>
      <w:r w:rsidRPr="00D2471B">
        <w:rPr>
          <w:rStyle w:val="CommentReference1"/>
        </w:rPr>
        <w:annotationRef/>
      </w:r>
      <w:r w:rsidRPr="00D2471B">
        <w:t>Deviations must be covered by Waiver - tbd with Quality and GBMS</w:t>
      </w:r>
    </w:p>
    <w:p w14:paraId="1CF9A917" w14:textId="20C888DC" w:rsidR="003C73E8" w:rsidRPr="00D2471B" w:rsidRDefault="003C73E8">
      <w:pPr>
        <w:pStyle w:val="CommentText1"/>
      </w:pPr>
      <w:r w:rsidRPr="00D2471B">
        <w:t>Tailoring - should be only scope related adjustment of standard rules, not deviation</w:t>
      </w:r>
    </w:p>
  </w:comment>
  <w:comment w:id="1134" w:author="DI VICO, Michele" w:date="2026-07-10T10:45:00Z" w:initials="MdV">
    <w:p w14:paraId="31A70D2F" w14:textId="77777777" w:rsidR="003C73E8" w:rsidRPr="00D2471B" w:rsidRDefault="003C73E8" w:rsidP="00C60191">
      <w:pPr>
        <w:pStyle w:val="CommentText"/>
        <w:jc w:val="left"/>
      </w:pPr>
      <w:r w:rsidRPr="00D2471B">
        <w:rPr>
          <w:rStyle w:val="CommentReference"/>
        </w:rPr>
        <w:annotationRef/>
      </w:r>
      <w:r w:rsidRPr="00D2471B">
        <w:t>It is important to clarify that tailoring is not intended to result in a significant reworking of the Company processes, nor should it lead to deviations from applicable international and national standards. The purpose of tailoring should be to adapt the process to the specific scope and constraints defined in the Scope of Work (SoW), while maintaining compliance with corporate requirements, applicable standards, and contractual obligations.</w:t>
      </w:r>
    </w:p>
  </w:comment>
  <w:comment w:id="1136" w:author="DI VICO, Michele" w:date="2026-07-10T10:45:00Z" w:initials="MdV">
    <w:p w14:paraId="6427EADA" w14:textId="77777777" w:rsidR="003C73E8" w:rsidRPr="00D2471B" w:rsidRDefault="003C73E8" w:rsidP="00C60191">
      <w:pPr>
        <w:pStyle w:val="CommentText"/>
        <w:jc w:val="left"/>
      </w:pPr>
      <w:r w:rsidRPr="00D2471B">
        <w:rPr>
          <w:rStyle w:val="CommentReference"/>
        </w:rPr>
        <w:annotationRef/>
      </w:r>
      <w:r w:rsidRPr="00D2471B">
        <w:t>This statement should be further clarified and properly bounded. Leaving it as it is may introduce risks and lead to inconsistent interpretations.</w:t>
      </w:r>
    </w:p>
  </w:comment>
  <w:comment w:id="1137" w:author="Gerhard BRUHNS" w:date="2026-07-31T17:06:00Z" w:initials="BG">
    <w:p w14:paraId="496DF656" w14:textId="1C8A9143" w:rsidR="003C73E8" w:rsidRPr="00D2471B" w:rsidRDefault="003C73E8">
      <w:pPr>
        <w:pStyle w:val="CommentText"/>
      </w:pPr>
      <w:r w:rsidRPr="00D2471B">
        <w:rPr>
          <w:rStyle w:val="CommentReference"/>
        </w:rPr>
        <w:annotationRef/>
      </w:r>
      <w:r w:rsidRPr="00D2471B">
        <w:t>Does this not contradict the concept of tailoring?</w:t>
      </w:r>
    </w:p>
  </w:comment>
  <w:comment w:id="1138" w:author="SCHECK Oliver" w:date="2026-09-16T11:55:00Z" w:initials="OS">
    <w:p w14:paraId="37DDA0CA" w14:textId="77777777" w:rsidR="00633B27" w:rsidRDefault="00633B27" w:rsidP="00633B27">
      <w:pPr>
        <w:pStyle w:val="CommentText"/>
        <w:jc w:val="left"/>
      </w:pPr>
      <w:r>
        <w:rPr>
          <w:rStyle w:val="CommentReference"/>
        </w:rPr>
        <w:annotationRef/>
      </w:r>
      <w:r>
        <w:t>No. Also tailoring has to follow the rules as defined in the global processes.</w:t>
      </w:r>
    </w:p>
  </w:comment>
  <w:comment w:id="1143" w:author="DI VICO, Michele" w:date="2026-07-10T10:46:00Z" w:initials="MdV">
    <w:p w14:paraId="17D49220" w14:textId="77777777" w:rsidR="003C73E8" w:rsidRPr="00D2471B" w:rsidRDefault="003C73E8" w:rsidP="00C60191">
      <w:pPr>
        <w:pStyle w:val="CommentText"/>
        <w:jc w:val="left"/>
      </w:pPr>
      <w:r w:rsidRPr="00D2471B">
        <w:rPr>
          <w:rStyle w:val="CommentReference"/>
        </w:rPr>
        <w:annotationRef/>
      </w:r>
      <w:r w:rsidRPr="00D2471B">
        <w:t>It is difficult to provide meaningful comments or raise relevant questions without understanding the criteria and rationale used to establish the RACI matrix.</w:t>
      </w:r>
    </w:p>
    <w:p w14:paraId="50F6A1FA" w14:textId="77777777" w:rsidR="003C73E8" w:rsidRPr="00D2471B" w:rsidRDefault="003C73E8" w:rsidP="00C60191">
      <w:pPr>
        <w:pStyle w:val="CommentText"/>
        <w:jc w:val="left"/>
      </w:pPr>
      <w:r w:rsidRPr="00D2471B">
        <w:t>Furthermore, most of the WPL roles reported in the RACI do not appear to exist at the Company level. Clarification on how these roles relate to the existing organizational structure would therefore be beneficial.</w:t>
      </w:r>
    </w:p>
    <w:p w14:paraId="20B0D12F" w14:textId="77777777" w:rsidR="003C73E8" w:rsidRPr="00D2471B" w:rsidRDefault="003C73E8" w:rsidP="00C60191">
      <w:pPr>
        <w:pStyle w:val="CommentText"/>
        <w:jc w:val="left"/>
      </w:pPr>
      <w:r w:rsidRPr="00D2471B">
        <w:t>In addition, the Responsible role is systematically assigned to the Solution Team, without identifying the specific role or function that will actually perform the activity. This may lead to ambiguity regarding ownership and execution responsibilities, increasing the risk of misunderstandings and inconsistent application of the process.</w:t>
      </w:r>
    </w:p>
    <w:p w14:paraId="3A55B7FD" w14:textId="77777777" w:rsidR="003C73E8" w:rsidRPr="00D2471B" w:rsidRDefault="003C73E8" w:rsidP="00C60191">
      <w:pPr>
        <w:pStyle w:val="CommentText"/>
        <w:jc w:val="left"/>
      </w:pPr>
      <w:r w:rsidRPr="00D2471B">
        <w:t>It is therefore recommended to clearly identify the accountable and responsible roles for each activity, ensuring alignment with the Company's organizational structure and governance model.</w:t>
      </w:r>
    </w:p>
    <w:p w14:paraId="05ED0898" w14:textId="77777777" w:rsidR="003C73E8" w:rsidRPr="00D2471B" w:rsidRDefault="003C73E8" w:rsidP="00C60191">
      <w:pPr>
        <w:pStyle w:val="CommentText"/>
        <w:jc w:val="left"/>
      </w:pPr>
      <w:r w:rsidRPr="00D2471B">
        <w:t>Additionally, for certain activities, the RAMS function should be identified as either Consulted and/or Informed within the RACI matrix, as its involvement is necessary to ensure proper consideration of safety, reliability, availability, maintainability, and compliance aspects.</w:t>
      </w:r>
    </w:p>
  </w:comment>
  <w:comment w:id="1141" w:author="Buonanno Fernanda" w:date="2026-07-10T12:52:00Z" w:initials="BF">
    <w:p w14:paraId="4AB7E734" w14:textId="77777777" w:rsidR="003C73E8" w:rsidRPr="00D2471B" w:rsidRDefault="003C73E8" w:rsidP="0003585D">
      <w:pPr>
        <w:pStyle w:val="CommentText"/>
        <w:jc w:val="left"/>
      </w:pPr>
      <w:r w:rsidRPr="00D2471B">
        <w:rPr>
          <w:rStyle w:val="CommentReference"/>
        </w:rPr>
        <w:annotationRef/>
      </w:r>
      <w:r w:rsidRPr="00D2471B">
        <w:t>For Vehicle LoB projects, while the Project Engineer (PE) remains ultimately accountable for the overall technical solution and the Solution Team is responsible for its execution, certain activities are owned and performed by specialized Work Package teams operating independently from other engineering functions.</w:t>
      </w:r>
    </w:p>
    <w:p w14:paraId="0C2D9A26" w14:textId="77777777" w:rsidR="003C73E8" w:rsidRPr="00D2471B" w:rsidRDefault="003C73E8" w:rsidP="0003585D">
      <w:pPr>
        <w:pStyle w:val="CommentText"/>
        <w:jc w:val="left"/>
      </w:pPr>
      <w:r w:rsidRPr="00D2471B">
        <w:t>Would it be beneficial to reflect this distinction by identifying both the Solution Team and the relevant WPM in the “R = Responsible” column, while maintaining the PE as the overall accountable role?</w:t>
      </w:r>
    </w:p>
    <w:p w14:paraId="2B0B8973" w14:textId="77777777" w:rsidR="003C73E8" w:rsidRPr="00D2471B" w:rsidRDefault="003C73E8" w:rsidP="0003585D">
      <w:pPr>
        <w:pStyle w:val="CommentText"/>
        <w:jc w:val="left"/>
      </w:pPr>
      <w:r w:rsidRPr="00D2471B">
        <w:t>This would provide better visibility of the organizational and functional separation of responsibilities, particularly for assurance, compliance, cybersecurity, safety, and other independent governance functions, while preserving the PE's overall accountability for the project technical solution</w:t>
      </w:r>
    </w:p>
  </w:comment>
  <w:comment w:id="1142" w:author="SCHECK Oliver" w:date="2026-09-16T16:01:00Z" w:initials="OS">
    <w:p w14:paraId="03D8441A" w14:textId="77777777" w:rsidR="00397251" w:rsidRDefault="00397251" w:rsidP="00397251">
      <w:pPr>
        <w:pStyle w:val="CommentText"/>
        <w:jc w:val="left"/>
      </w:pPr>
      <w:r>
        <w:rPr>
          <w:rStyle w:val="CommentReference"/>
        </w:rPr>
        <w:annotationRef/>
      </w:r>
      <w:r>
        <w:t>The PRD will only give a high-level view on the RACI, the detailed roles, related activities and responsibilites will be defined in the PRC. Therefore we‘ll have the PE accountable for all related DDQ project activities (except DDQ-13), and the Solution Development Team as Responsible.</w:t>
      </w:r>
    </w:p>
  </w:comment>
  <w:comment w:id="1145" w:author="Vannucchi Alessandro" w:date="2026-07-09T13:08:00Z" w:initials="AV">
    <w:p w14:paraId="241DB8B6" w14:textId="77777777" w:rsidR="003C73E8" w:rsidRPr="00D2471B" w:rsidRDefault="003C73E8" w:rsidP="004B652B">
      <w:pPr>
        <w:pStyle w:val="CommentText"/>
        <w:jc w:val="left"/>
      </w:pPr>
      <w:r w:rsidRPr="00D2471B">
        <w:rPr>
          <w:rStyle w:val="CommentReference"/>
        </w:rPr>
        <w:annotationRef/>
      </w:r>
      <w:r w:rsidRPr="00D2471B">
        <w:t>For LoB Vehicles, the term “Design Authority” (entity with the final accountability on the Solution Design) is used.</w:t>
      </w:r>
    </w:p>
    <w:p w14:paraId="1D6253A1" w14:textId="77777777" w:rsidR="003C73E8" w:rsidRPr="00D2471B" w:rsidRDefault="003C73E8" w:rsidP="004B652B">
      <w:pPr>
        <w:pStyle w:val="CommentText"/>
        <w:jc w:val="left"/>
      </w:pPr>
      <w:r w:rsidRPr="00D2471B">
        <w:t xml:space="preserve">Definition to be added in relevant section as well. </w:t>
      </w:r>
    </w:p>
  </w:comment>
  <w:comment w:id="1159" w:author="Vannucchi Alessandro" w:date="2026-07-09T13:14:00Z" w:initials="AV">
    <w:p w14:paraId="092D495A" w14:textId="77777777" w:rsidR="003C73E8" w:rsidRPr="00D2471B" w:rsidRDefault="003C73E8" w:rsidP="00E61ABD">
      <w:pPr>
        <w:pStyle w:val="CommentText"/>
        <w:jc w:val="left"/>
      </w:pPr>
      <w:r w:rsidRPr="00D2471B">
        <w:rPr>
          <w:rStyle w:val="CommentReference"/>
        </w:rPr>
        <w:annotationRef/>
      </w:r>
      <w:r w:rsidRPr="00D2471B">
        <w:t>PE for LoB Vehicles</w:t>
      </w:r>
    </w:p>
  </w:comment>
  <w:comment w:id="1160" w:author="SCHECK Oliver" w:date="2026-09-16T11:40:00Z" w:initials="OS">
    <w:p w14:paraId="081BA783" w14:textId="77777777" w:rsidR="00873A83" w:rsidRDefault="00873A83" w:rsidP="00873A83">
      <w:pPr>
        <w:pStyle w:val="CommentText"/>
        <w:jc w:val="left"/>
      </w:pPr>
      <w:r>
        <w:rPr>
          <w:rStyle w:val="CommentReference"/>
        </w:rPr>
        <w:annotationRef/>
      </w:r>
      <w:r>
        <w:t>Agreed.</w:t>
      </w:r>
    </w:p>
  </w:comment>
  <w:comment w:id="1174" w:author="Vannucchi Alessandro" w:date="2026-07-09T13:16:00Z" w:initials="AV">
    <w:p w14:paraId="1E87E46F" w14:textId="77777777" w:rsidR="003C73E8" w:rsidRPr="00D2471B" w:rsidRDefault="003C73E8" w:rsidP="00A27F36">
      <w:pPr>
        <w:pStyle w:val="CommentText"/>
        <w:jc w:val="left"/>
      </w:pPr>
      <w:r w:rsidRPr="00D2471B">
        <w:rPr>
          <w:rStyle w:val="CommentReference"/>
        </w:rPr>
        <w:annotationRef/>
      </w:r>
      <w:r w:rsidRPr="00D2471B">
        <w:t>Requirements Manager (RM) for LoB Vehicles</w:t>
      </w:r>
    </w:p>
  </w:comment>
  <w:comment w:id="1175" w:author="SCHECK Oliver" w:date="2026-09-16T11:46:00Z" w:initials="OS">
    <w:p w14:paraId="30B3FB51" w14:textId="77777777" w:rsidR="00625FB8" w:rsidRDefault="00625FB8" w:rsidP="00625FB8">
      <w:pPr>
        <w:pStyle w:val="CommentText"/>
        <w:jc w:val="left"/>
      </w:pPr>
      <w:r>
        <w:rPr>
          <w:rStyle w:val="CommentReference"/>
        </w:rPr>
        <w:annotationRef/>
      </w:r>
      <w:r>
        <w:t>In the PRD we shall use only high-level roles - therefore we use the generic „Solution Development Team”. In the related PRC we will define each role, their activities and and responsibilities.</w:t>
      </w:r>
    </w:p>
  </w:comment>
  <w:comment w:id="1180" w:author="Vannucchi Alessandro" w:date="2026-07-09T11:27:00Z" w:initials="AV">
    <w:p w14:paraId="4DDFCDD5" w14:textId="77777777" w:rsidR="003C73E8" w:rsidRPr="00D2471B" w:rsidRDefault="003C73E8" w:rsidP="00420EF1">
      <w:pPr>
        <w:pStyle w:val="CommentText"/>
        <w:jc w:val="left"/>
      </w:pPr>
      <w:r w:rsidRPr="00D2471B">
        <w:rPr>
          <w:rStyle w:val="CommentReference"/>
        </w:rPr>
        <w:annotationRef/>
      </w:r>
      <w:r w:rsidRPr="00D2471B">
        <w:t>PE for LoB Vehicles</w:t>
      </w:r>
    </w:p>
  </w:comment>
  <w:comment w:id="1181" w:author="SCHECK Oliver" w:date="2026-09-15T09:37:00Z" w:initials="OS">
    <w:p w14:paraId="78A54F79" w14:textId="77777777" w:rsidR="004501AA" w:rsidRDefault="00B6467D" w:rsidP="004501AA">
      <w:pPr>
        <w:pStyle w:val="CommentText"/>
        <w:jc w:val="left"/>
      </w:pPr>
      <w:r>
        <w:rPr>
          <w:rStyle w:val="CommentReference"/>
        </w:rPr>
        <w:annotationRef/>
      </w:r>
      <w:r w:rsidR="004501AA">
        <w:t>Agreed, will be changed to PE, as PE is always accountable for all DDQ activities within the Solution Development Project.</w:t>
      </w:r>
    </w:p>
  </w:comment>
  <w:comment w:id="1178" w:author="Luca PANCANI" w:date="2026-07-29T18:05:00Z" w:initials="LP">
    <w:p w14:paraId="4AC91A6B" w14:textId="7DA02844" w:rsidR="003C73E8" w:rsidRPr="00D2471B" w:rsidRDefault="003C73E8">
      <w:pPr>
        <w:pStyle w:val="CommentText"/>
      </w:pPr>
      <w:r w:rsidRPr="00D2471B">
        <w:rPr>
          <w:rStyle w:val="CommentReference"/>
        </w:rPr>
        <w:annotationRef/>
      </w:r>
      <w:r w:rsidRPr="00D2471B">
        <w:t>The accountable is PE; he can delegate the monitoring and checks to WPMs but the accountability remains with him</w:t>
      </w:r>
    </w:p>
  </w:comment>
  <w:comment w:id="1179" w:author="SCHECK Oliver" w:date="2026-09-15T09:13:00Z" w:initials="OS">
    <w:p w14:paraId="22DDAF8E" w14:textId="77777777" w:rsidR="000674B9" w:rsidRDefault="000674B9" w:rsidP="000674B9">
      <w:pPr>
        <w:pStyle w:val="CommentText"/>
        <w:jc w:val="left"/>
      </w:pPr>
      <w:r>
        <w:rPr>
          <w:rStyle w:val="CommentReference"/>
        </w:rPr>
        <w:annotationRef/>
      </w:r>
      <w:r>
        <w:t>Agreed.</w:t>
      </w:r>
    </w:p>
  </w:comment>
  <w:comment w:id="1185" w:author="Vannucchi Alessandro" w:date="2026-07-10T10:23:00Z" w:initials="AV">
    <w:p w14:paraId="6F44695C" w14:textId="77777777" w:rsidR="003C73E8" w:rsidRPr="00D2471B" w:rsidRDefault="003C73E8" w:rsidP="006C3542">
      <w:pPr>
        <w:pStyle w:val="CommentText"/>
        <w:jc w:val="left"/>
      </w:pPr>
      <w:r w:rsidRPr="00D2471B">
        <w:rPr>
          <w:rStyle w:val="CommentReference"/>
        </w:rPr>
        <w:annotationRef/>
      </w:r>
      <w:r w:rsidRPr="00D2471B">
        <w:t>To be further clarified &gt; shouldn,t they already be part of the Solution Team?</w:t>
      </w:r>
    </w:p>
  </w:comment>
  <w:comment w:id="1186" w:author="SCHECK Oliver" w:date="2026-09-16T11:44:00Z" w:initials="OS">
    <w:p w14:paraId="47597576" w14:textId="77777777" w:rsidR="008B44D9" w:rsidRDefault="008B44D9" w:rsidP="008B44D9">
      <w:pPr>
        <w:pStyle w:val="CommentText"/>
        <w:jc w:val="left"/>
      </w:pPr>
      <w:r>
        <w:rPr>
          <w:rStyle w:val="CommentReference"/>
        </w:rPr>
        <w:annotationRef/>
      </w:r>
      <w:r>
        <w:t>Yes, WPM are already part of the Solution Development Team. This was a (wrong) remaining artifact when changing from a specific role to the generic „Solution Development Team“.</w:t>
      </w:r>
    </w:p>
  </w:comment>
  <w:comment w:id="1198" w:author="Vannucchi Alessandro" w:date="2026-07-10T10:20:00Z" w:initials="AV">
    <w:p w14:paraId="7B914FC1" w14:textId="77777777" w:rsidR="003C73E8" w:rsidRPr="00D2471B" w:rsidRDefault="003C73E8" w:rsidP="00B13506">
      <w:pPr>
        <w:pStyle w:val="CommentText"/>
        <w:jc w:val="left"/>
      </w:pPr>
      <w:r w:rsidRPr="00D2471B">
        <w:rPr>
          <w:rStyle w:val="CommentReference"/>
        </w:rPr>
        <w:annotationRef/>
      </w:r>
      <w:r w:rsidRPr="00D2471B">
        <w:t>For LoB Vehicles, PE is accountable</w:t>
      </w:r>
    </w:p>
  </w:comment>
  <w:comment w:id="1199" w:author="SCHECK Oliver" w:date="2026-09-15T09:36:00Z" w:initials="OS">
    <w:p w14:paraId="457E022D" w14:textId="77777777" w:rsidR="005E7C74" w:rsidRDefault="00DB451B" w:rsidP="005E7C74">
      <w:pPr>
        <w:pStyle w:val="CommentText"/>
        <w:jc w:val="left"/>
      </w:pPr>
      <w:r>
        <w:rPr>
          <w:rStyle w:val="CommentReference"/>
        </w:rPr>
        <w:annotationRef/>
      </w:r>
      <w:r w:rsidR="005E7C74">
        <w:t>Agreed, will be changed to PE, as PE is always accountable for all DDQ activities within the Solution Development Project.</w:t>
      </w:r>
    </w:p>
  </w:comment>
  <w:comment w:id="1208" w:author="Vannucchi Alessandro" w:date="2026-07-09T11:27:00Z" w:initials="AV">
    <w:p w14:paraId="35D01523" w14:textId="55CB1F3F" w:rsidR="003C73E8" w:rsidRPr="00D2471B" w:rsidRDefault="003C73E8" w:rsidP="000844AD">
      <w:pPr>
        <w:pStyle w:val="CommentText"/>
        <w:jc w:val="left"/>
      </w:pPr>
      <w:r w:rsidRPr="00D2471B">
        <w:rPr>
          <w:rStyle w:val="CommentReference"/>
        </w:rPr>
        <w:annotationRef/>
      </w:r>
      <w:r w:rsidRPr="00D2471B">
        <w:t>PE for LoB Vehicles</w:t>
      </w:r>
    </w:p>
  </w:comment>
  <w:comment w:id="1209" w:author="SCHECK Oliver" w:date="2026-09-15T09:24:00Z" w:initials="OS">
    <w:p w14:paraId="79DE2EBB" w14:textId="77777777" w:rsidR="004501AA" w:rsidRDefault="00636D00" w:rsidP="004501AA">
      <w:pPr>
        <w:pStyle w:val="CommentText"/>
        <w:jc w:val="left"/>
      </w:pPr>
      <w:r>
        <w:rPr>
          <w:rStyle w:val="CommentReference"/>
        </w:rPr>
        <w:annotationRef/>
      </w:r>
      <w:r w:rsidR="004501AA">
        <w:t>Agreed, will be changed to PE, as PE is always accountable for all DDQ activities within the Solution Development Project.</w:t>
      </w:r>
    </w:p>
  </w:comment>
  <w:comment w:id="1206" w:author="Luca PANCANI" w:date="2026-07-29T18:06:00Z" w:initials="LP">
    <w:p w14:paraId="0435BBE8" w14:textId="71920726" w:rsidR="003C73E8" w:rsidRPr="00D2471B" w:rsidRDefault="003C73E8">
      <w:pPr>
        <w:pStyle w:val="CommentText"/>
      </w:pPr>
      <w:r w:rsidRPr="00D2471B">
        <w:rPr>
          <w:rStyle w:val="CommentReference"/>
        </w:rPr>
        <w:annotationRef/>
      </w:r>
      <w:r w:rsidRPr="00D2471B">
        <w:t>The accountable is always the PE that can delegates some monitoring activities to Interface Manager or other WPMs</w:t>
      </w:r>
    </w:p>
  </w:comment>
  <w:comment w:id="1207" w:author="SCHECK Oliver" w:date="2026-09-09T15:17:00Z" w:initials="OS">
    <w:p w14:paraId="76A6A96F" w14:textId="77777777" w:rsidR="00F03534" w:rsidRPr="00D2471B" w:rsidRDefault="00F03534" w:rsidP="00F03534">
      <w:pPr>
        <w:pStyle w:val="CommentText"/>
        <w:jc w:val="left"/>
      </w:pPr>
      <w:r w:rsidRPr="00D2471B">
        <w:rPr>
          <w:rStyle w:val="CommentReference"/>
        </w:rPr>
        <w:annotationRef/>
      </w:r>
      <w:r w:rsidRPr="00D2471B">
        <w:t>Agreed, planned to be changed to PE, as PE is always accountable.</w:t>
      </w:r>
    </w:p>
  </w:comment>
  <w:comment w:id="1218" w:author="Vannucchi Alessandro" w:date="2026-07-10T10:20:00Z" w:initials="AV">
    <w:p w14:paraId="7958CF22" w14:textId="77777777" w:rsidR="003C73E8" w:rsidRPr="00D2471B" w:rsidRDefault="003C73E8" w:rsidP="00B13506">
      <w:pPr>
        <w:pStyle w:val="CommentText"/>
        <w:jc w:val="left"/>
      </w:pPr>
      <w:r w:rsidRPr="00D2471B">
        <w:rPr>
          <w:rStyle w:val="CommentReference"/>
        </w:rPr>
        <w:annotationRef/>
      </w:r>
      <w:r w:rsidRPr="00D2471B">
        <w:t>For LoB Vehicles, PE is accountable</w:t>
      </w:r>
    </w:p>
  </w:comment>
  <w:comment w:id="1219" w:author="SCHECK Oliver" w:date="2026-09-15T09:23:00Z" w:initials="OS">
    <w:p w14:paraId="28800118" w14:textId="77777777" w:rsidR="0015079A" w:rsidRDefault="00B87D7C" w:rsidP="0015079A">
      <w:pPr>
        <w:pStyle w:val="CommentText"/>
        <w:jc w:val="left"/>
      </w:pPr>
      <w:r>
        <w:rPr>
          <w:rStyle w:val="CommentReference"/>
        </w:rPr>
        <w:annotationRef/>
      </w:r>
      <w:r w:rsidR="0015079A">
        <w:t>Agreed, will be changed to PE, as PE is always accountable for all DDQ activities within the Solution Development Project.</w:t>
      </w:r>
    </w:p>
  </w:comment>
  <w:comment w:id="1228" w:author="Vannucchi Alessandro" w:date="2026-07-09T11:27:00Z" w:initials="AV">
    <w:p w14:paraId="3BF3A1FD" w14:textId="77777777" w:rsidR="003C73E8" w:rsidRPr="00D2471B" w:rsidRDefault="003C73E8" w:rsidP="000844AD">
      <w:pPr>
        <w:pStyle w:val="CommentText"/>
        <w:jc w:val="left"/>
      </w:pPr>
      <w:r w:rsidRPr="00D2471B">
        <w:rPr>
          <w:rStyle w:val="CommentReference"/>
        </w:rPr>
        <w:annotationRef/>
      </w:r>
      <w:r w:rsidRPr="00D2471B">
        <w:t>PE for LoB Vehicles</w:t>
      </w:r>
    </w:p>
  </w:comment>
  <w:comment w:id="1229" w:author="SCHECK Oliver" w:date="2026-09-15T09:23:00Z" w:initials="OS">
    <w:p w14:paraId="22FAE034" w14:textId="77777777" w:rsidR="00593EF6" w:rsidRDefault="00940BB5" w:rsidP="00593EF6">
      <w:pPr>
        <w:pStyle w:val="CommentText"/>
        <w:jc w:val="left"/>
      </w:pPr>
      <w:r>
        <w:rPr>
          <w:rStyle w:val="CommentReference"/>
        </w:rPr>
        <w:annotationRef/>
      </w:r>
      <w:r w:rsidR="00593EF6">
        <w:t>Agreed, will be changed to PE, as PE is always accountable for all DDQ activities within the Solution Development Project.</w:t>
      </w:r>
    </w:p>
  </w:comment>
  <w:comment w:id="1226" w:author="Luca PANCANI" w:date="2026-07-29T18:07:00Z" w:initials="LP">
    <w:p w14:paraId="0A29293B" w14:textId="6BF909B4" w:rsidR="003C73E8" w:rsidRPr="00D2471B" w:rsidRDefault="003C73E8">
      <w:pPr>
        <w:pStyle w:val="CommentText"/>
      </w:pPr>
      <w:r w:rsidRPr="00D2471B">
        <w:rPr>
          <w:rStyle w:val="CommentReference"/>
        </w:rPr>
        <w:annotationRef/>
      </w:r>
      <w:r w:rsidRPr="00D2471B">
        <w:t>Same comment: PE</w:t>
      </w:r>
    </w:p>
  </w:comment>
  <w:comment w:id="1227" w:author="SCHECK Oliver" w:date="2026-09-15T09:09:00Z" w:initials="OS">
    <w:p w14:paraId="6FC5E809" w14:textId="77777777" w:rsidR="00AC3B63" w:rsidRDefault="00AC3B63" w:rsidP="00AC3B63">
      <w:pPr>
        <w:pStyle w:val="CommentText"/>
        <w:jc w:val="left"/>
      </w:pPr>
      <w:r>
        <w:rPr>
          <w:rStyle w:val="CommentReference"/>
        </w:rPr>
        <w:annotationRef/>
      </w:r>
      <w:r>
        <w:t>Agreed.</w:t>
      </w:r>
    </w:p>
  </w:comment>
  <w:comment w:id="1245" w:author="Vannucchi Alessandro" w:date="2026-07-10T10:20:00Z" w:initials="AV">
    <w:p w14:paraId="4D61A9BD" w14:textId="77777777" w:rsidR="003C73E8" w:rsidRPr="00D2471B" w:rsidRDefault="003C73E8" w:rsidP="00B13506">
      <w:pPr>
        <w:pStyle w:val="CommentText"/>
        <w:jc w:val="left"/>
      </w:pPr>
      <w:r w:rsidRPr="00D2471B">
        <w:rPr>
          <w:rStyle w:val="CommentReference"/>
        </w:rPr>
        <w:annotationRef/>
      </w:r>
      <w:r w:rsidRPr="00D2471B">
        <w:t>For LoB Vehicles, PE is accountable</w:t>
      </w:r>
    </w:p>
  </w:comment>
  <w:comment w:id="1246" w:author="SCHECK Oliver" w:date="2026-09-15T09:23:00Z" w:initials="OS">
    <w:p w14:paraId="624EAAFC" w14:textId="77777777" w:rsidR="00853DB2" w:rsidRDefault="006C62E7" w:rsidP="00853DB2">
      <w:pPr>
        <w:pStyle w:val="CommentText"/>
        <w:jc w:val="left"/>
      </w:pPr>
      <w:r>
        <w:rPr>
          <w:rStyle w:val="CommentReference"/>
        </w:rPr>
        <w:annotationRef/>
      </w:r>
      <w:r w:rsidR="00853DB2">
        <w:t>Agreed, will be changed to PE, as PE is always accountable for all DDQ activities within the Solution Development Project.</w:t>
      </w:r>
    </w:p>
  </w:comment>
  <w:comment w:id="1282" w:author="Vannucchi Alessandro" w:date="2026-07-09T11:28:00Z" w:initials="AV">
    <w:p w14:paraId="61F805C5" w14:textId="77777777" w:rsidR="003C73E8" w:rsidRPr="00D2471B" w:rsidRDefault="003C73E8" w:rsidP="000844AD">
      <w:pPr>
        <w:pStyle w:val="CommentText"/>
        <w:jc w:val="left"/>
      </w:pPr>
      <w:r w:rsidRPr="00D2471B">
        <w:rPr>
          <w:rStyle w:val="CommentReference"/>
        </w:rPr>
        <w:annotationRef/>
      </w:r>
      <w:r w:rsidRPr="00D2471B">
        <w:t>PE for LoB Vehicles</w:t>
      </w:r>
    </w:p>
  </w:comment>
  <w:comment w:id="1281" w:author="Luca PANCANI" w:date="2026-07-29T18:08:00Z" w:initials="LP">
    <w:p w14:paraId="1D00DFB7" w14:textId="53CE34F5" w:rsidR="003C73E8" w:rsidRPr="00D2471B" w:rsidRDefault="003C73E8">
      <w:pPr>
        <w:pStyle w:val="CommentText"/>
      </w:pPr>
      <w:r w:rsidRPr="00D2471B">
        <w:rPr>
          <w:rStyle w:val="CommentReference"/>
        </w:rPr>
        <w:annotationRef/>
      </w:r>
      <w:r w:rsidRPr="00D2471B">
        <w:t>To be defined for Safety critical or non-safety critical…;V&amp;V WPM acts by PE’s delegation in case of non-safety critical; otherwise according to SIL, V&amp;V must be managed externally and indepentently from the solution team…</w:t>
      </w:r>
    </w:p>
  </w:comment>
  <w:comment w:id="1280" w:author="DI VICO, Michele" w:date="2026-07-10T10:46:00Z" w:initials="MdV">
    <w:p w14:paraId="046C561F" w14:textId="77777777" w:rsidR="003C73E8" w:rsidRPr="00D2471B" w:rsidRDefault="003C73E8" w:rsidP="00C60191">
      <w:pPr>
        <w:pStyle w:val="CommentText"/>
        <w:jc w:val="left"/>
      </w:pPr>
      <w:r w:rsidRPr="00D2471B">
        <w:rPr>
          <w:rStyle w:val="CommentReference"/>
        </w:rPr>
        <w:annotationRef/>
      </w:r>
      <w:r w:rsidRPr="00D2471B">
        <w:t>Validator, Design Engineer/System Engineer/Signaling Engineer/Engineering WPL are accountable and responsible.</w:t>
      </w:r>
    </w:p>
  </w:comment>
  <w:comment w:id="1278" w:author="Buonanno Fernanda" w:date="2026-07-10T12:55:00Z" w:initials="BF">
    <w:p w14:paraId="08180D1F" w14:textId="77777777" w:rsidR="003C73E8" w:rsidRPr="00D2471B" w:rsidRDefault="003C73E8" w:rsidP="00341A6B">
      <w:pPr>
        <w:pStyle w:val="CommentText"/>
        <w:jc w:val="left"/>
      </w:pPr>
      <w:r w:rsidRPr="00D2471B">
        <w:rPr>
          <w:rStyle w:val="CommentReference"/>
        </w:rPr>
        <w:annotationRef/>
      </w:r>
      <w:r w:rsidRPr="00D2471B">
        <w:t>Would it be beneficial to reflect this distinction by identifying both the Solution Team and the relevant WPM in the “R = Responsible” column, while maintaining the PE as the overall accountable role?</w:t>
      </w:r>
    </w:p>
  </w:comment>
  <w:comment w:id="1279" w:author="SCHECK Oliver" w:date="2026-09-16T16:01:00Z" w:initials="OS">
    <w:p w14:paraId="06322D75" w14:textId="77777777" w:rsidR="00CF33CD" w:rsidRDefault="00CF33CD" w:rsidP="00CF33CD">
      <w:pPr>
        <w:pStyle w:val="CommentText"/>
        <w:jc w:val="left"/>
      </w:pPr>
      <w:r>
        <w:rPr>
          <w:rStyle w:val="CommentReference"/>
        </w:rPr>
        <w:annotationRef/>
      </w:r>
      <w:r>
        <w:t>See comment before.</w:t>
      </w:r>
    </w:p>
  </w:comment>
  <w:comment w:id="1292" w:author="Vannucchi Alessandro" w:date="2026-07-10T10:20:00Z" w:initials="AV">
    <w:p w14:paraId="33840E76" w14:textId="77777777" w:rsidR="003C73E8" w:rsidRPr="00D2471B" w:rsidRDefault="003C73E8" w:rsidP="00B13506">
      <w:pPr>
        <w:pStyle w:val="CommentText"/>
        <w:jc w:val="left"/>
      </w:pPr>
      <w:r w:rsidRPr="00D2471B">
        <w:rPr>
          <w:rStyle w:val="CommentReference"/>
        </w:rPr>
        <w:annotationRef/>
      </w:r>
      <w:r w:rsidRPr="00D2471B">
        <w:t>For LoB Vehicles, PE is accountable</w:t>
      </w:r>
    </w:p>
  </w:comment>
  <w:comment w:id="1301" w:author="Vannucchi Alessandro" w:date="2026-07-09T13:09:00Z" w:initials="AV">
    <w:p w14:paraId="7897D7FD" w14:textId="7FA0B9C9" w:rsidR="003C73E8" w:rsidRPr="00D2471B" w:rsidRDefault="003C73E8" w:rsidP="00765D97">
      <w:pPr>
        <w:pStyle w:val="CommentText"/>
        <w:jc w:val="left"/>
      </w:pPr>
      <w:r w:rsidRPr="00D2471B">
        <w:rPr>
          <w:rStyle w:val="CommentReference"/>
        </w:rPr>
        <w:annotationRef/>
      </w:r>
      <w:r w:rsidRPr="00D2471B">
        <w:t>PE for LoB Vehicles</w:t>
      </w:r>
    </w:p>
  </w:comment>
  <w:comment w:id="1302" w:author="SCHECK Oliver" w:date="2026-09-16T11:41:00Z" w:initials="OS">
    <w:p w14:paraId="1683D528" w14:textId="77777777" w:rsidR="00853DB2" w:rsidRDefault="00853DB2" w:rsidP="00853DB2">
      <w:pPr>
        <w:pStyle w:val="CommentText"/>
        <w:jc w:val="left"/>
      </w:pPr>
      <w:r>
        <w:rPr>
          <w:rStyle w:val="CommentReference"/>
        </w:rPr>
        <w:annotationRef/>
      </w:r>
      <w:r>
        <w:t>Agreed, will be changed to PE, as PE is always accountable for all DDQ activities within the Solution Development Project.</w:t>
      </w:r>
    </w:p>
  </w:comment>
  <w:comment w:id="1299" w:author="Luca PANCANI" w:date="2026-07-29T18:14:00Z" w:initials="LP">
    <w:p w14:paraId="28D28B79" w14:textId="50EC38C1" w:rsidR="003C73E8" w:rsidRPr="00D2471B" w:rsidRDefault="003C73E8">
      <w:pPr>
        <w:pStyle w:val="CommentText"/>
      </w:pPr>
      <w:r w:rsidRPr="00D2471B">
        <w:rPr>
          <w:rStyle w:val="CommentReference"/>
        </w:rPr>
        <w:annotationRef/>
      </w:r>
      <w:r w:rsidRPr="00D2471B">
        <w:t>PE should be accountable</w:t>
      </w:r>
    </w:p>
  </w:comment>
  <w:comment w:id="1300" w:author="SCHECK Oliver" w:date="2026-09-15T09:12:00Z" w:initials="OS">
    <w:p w14:paraId="77F8F485" w14:textId="77777777" w:rsidR="0002117D" w:rsidRDefault="0002117D" w:rsidP="0002117D">
      <w:pPr>
        <w:pStyle w:val="CommentText"/>
        <w:jc w:val="left"/>
      </w:pPr>
      <w:r>
        <w:rPr>
          <w:rStyle w:val="CommentReference"/>
        </w:rPr>
        <w:annotationRef/>
      </w:r>
      <w:r>
        <w:t>Agreed.</w:t>
      </w:r>
    </w:p>
  </w:comment>
  <w:comment w:id="1297" w:author="Buonanno Fernanda" w:date="2026-07-10T12:55:00Z" w:initials="BF">
    <w:p w14:paraId="727ECE24" w14:textId="77777777" w:rsidR="003C73E8" w:rsidRPr="00D2471B" w:rsidRDefault="003C73E8" w:rsidP="00341A6B">
      <w:pPr>
        <w:pStyle w:val="CommentText"/>
        <w:jc w:val="left"/>
      </w:pPr>
      <w:r w:rsidRPr="00D2471B">
        <w:rPr>
          <w:rStyle w:val="CommentReference"/>
        </w:rPr>
        <w:annotationRef/>
      </w:r>
      <w:r w:rsidRPr="00D2471B">
        <w:t>Would it be beneficial to reflect this distinction by identifying both the Solution Team and the relevant WPM in the “R = Responsible” column, while maintaining the PE as the overall accountable role?</w:t>
      </w:r>
    </w:p>
  </w:comment>
  <w:comment w:id="1298" w:author="SCHECK Oliver" w:date="2026-09-16T16:01:00Z" w:initials="OS">
    <w:p w14:paraId="201E9EB8" w14:textId="77777777" w:rsidR="00CF33CD" w:rsidRDefault="00CF33CD" w:rsidP="00CF33CD">
      <w:pPr>
        <w:pStyle w:val="CommentText"/>
        <w:jc w:val="left"/>
      </w:pPr>
      <w:r>
        <w:rPr>
          <w:rStyle w:val="CommentReference"/>
        </w:rPr>
        <w:annotationRef/>
      </w:r>
      <w:r>
        <w:t>See comment before.</w:t>
      </w:r>
    </w:p>
  </w:comment>
  <w:comment w:id="1314" w:author="Vannucchi Alessandro" w:date="2026-07-09T13:17:00Z" w:initials="AV">
    <w:p w14:paraId="4B2B8672" w14:textId="77777777" w:rsidR="003C73E8" w:rsidRPr="00D2471B" w:rsidRDefault="003C73E8" w:rsidP="00906D0F">
      <w:pPr>
        <w:pStyle w:val="CommentText"/>
        <w:jc w:val="left"/>
      </w:pPr>
      <w:r w:rsidRPr="00D2471B">
        <w:rPr>
          <w:rStyle w:val="CommentReference"/>
        </w:rPr>
        <w:annotationRef/>
      </w:r>
      <w:r w:rsidRPr="00D2471B">
        <w:t>For LoB Vehicles, PE is accountable</w:t>
      </w:r>
    </w:p>
  </w:comment>
  <w:comment w:id="1315" w:author="SCHECK Oliver" w:date="2026-09-16T11:41:00Z" w:initials="OS">
    <w:p w14:paraId="7F17A888" w14:textId="77777777" w:rsidR="00F94C26" w:rsidRDefault="00F94C26" w:rsidP="00F94C26">
      <w:pPr>
        <w:pStyle w:val="CommentText"/>
        <w:jc w:val="left"/>
      </w:pPr>
      <w:r>
        <w:rPr>
          <w:rStyle w:val="CommentReference"/>
        </w:rPr>
        <w:annotationRef/>
      </w:r>
      <w:r>
        <w:t>Agreed, will be changed to PE, as PE is always accountable for all DDQ activities within the Solution Development Project.</w:t>
      </w:r>
    </w:p>
  </w:comment>
  <w:comment w:id="1320" w:author="Agnoli Alberto" w:date="2026-07-09T11:59:00Z" w:initials="AA">
    <w:p w14:paraId="64E7BB11" w14:textId="77777777" w:rsidR="003C73E8" w:rsidRPr="00D2471B" w:rsidRDefault="003C73E8" w:rsidP="00CF4EC8">
      <w:pPr>
        <w:pStyle w:val="CommentText"/>
        <w:jc w:val="left"/>
      </w:pPr>
      <w:r w:rsidRPr="00D2471B">
        <w:rPr>
          <w:rStyle w:val="CommentReference"/>
        </w:rPr>
        <w:annotationRef/>
      </w:r>
      <w:r w:rsidRPr="00D2471B">
        <w:t>In case warranty is over and no fleet maintenance (e.g. SLA contract) are running I think PE might not be the one accountable. Usually for Obs this a standard RACI: Obsolescence Manager or Sollution Team in thsi context</w:t>
      </w:r>
      <w:r w:rsidRPr="00D2471B">
        <w:rPr>
          <w:b/>
          <w:bCs/>
        </w:rPr>
        <w:t xml:space="preserve"> (R):</w:t>
      </w:r>
      <w:r w:rsidRPr="00D2471B">
        <w:t xml:space="preserve"> prepares the mitigation plan.</w:t>
      </w:r>
    </w:p>
    <w:p w14:paraId="29005611" w14:textId="77777777" w:rsidR="003C73E8" w:rsidRPr="00D2471B" w:rsidRDefault="003C73E8" w:rsidP="00CF4EC8">
      <w:pPr>
        <w:pStyle w:val="CommentText"/>
        <w:jc w:val="left"/>
      </w:pPr>
      <w:r w:rsidRPr="00D2471B">
        <w:t>Procurement (C): provides supplier-related information and inputs.</w:t>
      </w:r>
    </w:p>
    <w:p w14:paraId="0CF28A51" w14:textId="77777777" w:rsidR="003C73E8" w:rsidRPr="00D2471B" w:rsidRDefault="003C73E8" w:rsidP="00CF4EC8">
      <w:pPr>
        <w:pStyle w:val="CommentText"/>
        <w:jc w:val="left"/>
      </w:pPr>
      <w:r w:rsidRPr="00D2471B">
        <w:t>Project Manager (A): approves the obsolescence strategy and authorize strategic decision which might involve economical aspect. (e.g. acquire a stock of  specific components)</w:t>
      </w:r>
    </w:p>
    <w:p w14:paraId="4FB10B7C" w14:textId="77777777" w:rsidR="003C73E8" w:rsidRPr="00D2471B" w:rsidRDefault="003C73E8" w:rsidP="00CF4EC8">
      <w:pPr>
        <w:pStyle w:val="CommentText"/>
        <w:jc w:val="left"/>
      </w:pPr>
      <w:r w:rsidRPr="00D2471B">
        <w:t>Customer (I): is kept informed of progress and major decisions.</w:t>
      </w:r>
    </w:p>
    <w:p w14:paraId="31C77672" w14:textId="77777777" w:rsidR="003C73E8" w:rsidRPr="00D2471B" w:rsidRDefault="003C73E8" w:rsidP="00CF4EC8">
      <w:pPr>
        <w:pStyle w:val="CommentText"/>
        <w:jc w:val="left"/>
      </w:pPr>
    </w:p>
  </w:comment>
  <w:comment w:id="1322" w:author="Vannucchi Alessandro" w:date="2026-07-09T11:28:00Z" w:initials="AV">
    <w:p w14:paraId="01CC56F8" w14:textId="77777777" w:rsidR="003C73E8" w:rsidRPr="00D2471B" w:rsidRDefault="003C73E8" w:rsidP="00CE6DC4">
      <w:pPr>
        <w:pStyle w:val="CommentText"/>
        <w:jc w:val="left"/>
      </w:pPr>
      <w:r w:rsidRPr="00D2471B">
        <w:rPr>
          <w:rStyle w:val="CommentReference"/>
        </w:rPr>
        <w:annotationRef/>
      </w:r>
      <w:r w:rsidRPr="00D2471B">
        <w:t>Relevant WPL for LoB Vehicles (because obsolescence management activities can continue after project execution, where the PE is not engaged anymore)</w:t>
      </w:r>
    </w:p>
  </w:comment>
  <w:comment w:id="1344" w:author="Vannucchi Alessandro" w:date="2026-07-17T16:24:00Z" w:initials="AV">
    <w:p w14:paraId="588B8933" w14:textId="77777777" w:rsidR="003C73E8" w:rsidRPr="00D2471B" w:rsidRDefault="003C73E8" w:rsidP="00C579CA">
      <w:pPr>
        <w:pStyle w:val="CommentText"/>
        <w:jc w:val="left"/>
      </w:pPr>
      <w:r w:rsidRPr="00D2471B">
        <w:rPr>
          <w:rStyle w:val="CommentReference"/>
        </w:rPr>
        <w:annotationRef/>
      </w:r>
      <w:r w:rsidRPr="00D2471B">
        <w:t>In VHC organization, this is the WPO Responsible (R) for the relevant WP. Therefore, it cannot be “Consulted” (C).</w:t>
      </w:r>
    </w:p>
  </w:comment>
  <w:comment w:id="1345" w:author="SCHECK Oliver" w:date="2026-09-16T15:56:00Z" w:initials="OS">
    <w:p w14:paraId="4EFFE2ED" w14:textId="77777777" w:rsidR="007821F4" w:rsidRDefault="007821F4" w:rsidP="007821F4">
      <w:pPr>
        <w:pStyle w:val="CommentText"/>
        <w:jc w:val="left"/>
      </w:pPr>
      <w:r>
        <w:rPr>
          <w:rStyle w:val="CommentReference"/>
        </w:rPr>
        <w:annotationRef/>
      </w:r>
      <w:r>
        <w:t>Adjusted accordingly: SRS Ecodesign Manager outside of Solution Design Team and VHC Ecodesign manager as part of Solution Design Team.</w:t>
      </w:r>
    </w:p>
  </w:comment>
  <w:comment w:id="1354" w:author="EGE Christian" w:date="2026-08-14T11:42:00Z" w:initials="EC">
    <w:p w14:paraId="4D016963" w14:textId="49CE4664" w:rsidR="003C73E8" w:rsidRPr="00D2471B" w:rsidRDefault="003C73E8">
      <w:pPr>
        <w:pStyle w:val="CommentText"/>
      </w:pPr>
      <w:r w:rsidRPr="00D2471B">
        <w:rPr>
          <w:rStyle w:val="CommentReference"/>
        </w:rPr>
        <w:annotationRef/>
      </w:r>
      <w:r w:rsidRPr="00D2471B">
        <w:t>Please add the Ecodesign Manager also in DDQ-11</w:t>
      </w:r>
    </w:p>
  </w:comment>
  <w:comment w:id="1355" w:author="SCHECK Oliver" w:date="2026-09-10T16:44:00Z" w:initials="OS">
    <w:p w14:paraId="7703311D" w14:textId="77777777" w:rsidR="00C42BEE" w:rsidRPr="00D2471B" w:rsidRDefault="00C42BEE" w:rsidP="00C42BEE">
      <w:pPr>
        <w:pStyle w:val="CommentText"/>
        <w:jc w:val="left"/>
      </w:pPr>
      <w:r w:rsidRPr="00D2471B">
        <w:rPr>
          <w:rStyle w:val="CommentReference"/>
        </w:rPr>
        <w:annotationRef/>
      </w:r>
      <w:r w:rsidRPr="00D2471B">
        <w:t>Agreed.</w:t>
      </w:r>
    </w:p>
  </w:comment>
  <w:comment w:id="1416" w:author="Oliver SCHECK" w:date="2026-06-02T17:50:00Z" w:initials="SO">
    <w:p w14:paraId="6A7CC70D" w14:textId="77777777" w:rsidR="003C73E8" w:rsidRPr="00D2471B" w:rsidRDefault="003C73E8" w:rsidP="00A62CCF">
      <w:pPr>
        <w:pStyle w:val="CommentText"/>
        <w:jc w:val="left"/>
      </w:pPr>
      <w:r w:rsidRPr="00D2471B">
        <w:rPr>
          <w:rStyle w:val="CommentReference1"/>
        </w:rPr>
        <w:annotationRef/>
      </w:r>
      <w:r w:rsidRPr="00D2471B">
        <w:t>Interface (Input / Output) needed for “Manage Engineering Discipline” to:</w:t>
      </w:r>
    </w:p>
    <w:p w14:paraId="4FED25F2" w14:textId="77777777" w:rsidR="003C73E8" w:rsidRPr="00D2471B" w:rsidRDefault="003C73E8" w:rsidP="00A62CCF">
      <w:pPr>
        <w:pStyle w:val="CommentText"/>
        <w:numPr>
          <w:ilvl w:val="0"/>
          <w:numId w:val="76"/>
        </w:numPr>
        <w:jc w:val="left"/>
      </w:pPr>
      <w:r w:rsidRPr="00D2471B">
        <w:t>HR</w:t>
      </w:r>
    </w:p>
    <w:p w14:paraId="57D5A827" w14:textId="77777777" w:rsidR="003C73E8" w:rsidRPr="00D2471B" w:rsidRDefault="003C73E8" w:rsidP="00A62CCF">
      <w:pPr>
        <w:pStyle w:val="CommentText"/>
        <w:numPr>
          <w:ilvl w:val="0"/>
          <w:numId w:val="76"/>
        </w:numPr>
        <w:jc w:val="left"/>
      </w:pPr>
      <w:r w:rsidRPr="00D2471B">
        <w:t>Knowledge Management</w:t>
      </w:r>
    </w:p>
    <w:p w14:paraId="40418D5C" w14:textId="77777777" w:rsidR="003C73E8" w:rsidRPr="00D2471B" w:rsidRDefault="003C73E8" w:rsidP="00A62CCF">
      <w:pPr>
        <w:pStyle w:val="CommentText"/>
        <w:numPr>
          <w:ilvl w:val="0"/>
          <w:numId w:val="76"/>
        </w:numPr>
        <w:jc w:val="left"/>
      </w:pPr>
      <w:r w:rsidRPr="00D2471B">
        <w:t>Continuous Improvement</w:t>
      </w:r>
    </w:p>
  </w:comment>
  <w:comment w:id="1417" w:author="LECORA, Marco" w:date="2026-06-09T11:54:00Z" w:initials="ML">
    <w:p w14:paraId="61E3C8B5" w14:textId="45235858" w:rsidR="003C73E8" w:rsidRPr="00D2471B" w:rsidRDefault="003C73E8" w:rsidP="004219B5">
      <w:pPr>
        <w:pStyle w:val="CommentText1"/>
        <w:jc w:val="left"/>
      </w:pPr>
      <w:r w:rsidRPr="00D2471B">
        <w:rPr>
          <w:rStyle w:val="CommentReference1"/>
        </w:rPr>
        <w:annotationRef/>
      </w:r>
      <w:r w:rsidRPr="00D2471B">
        <w:t>Pending alignment on Manage Engineering Discipline (DDQ-12) with process team.</w:t>
      </w:r>
    </w:p>
  </w:comment>
  <w:comment w:id="1413" w:author="Oliver SCHECK" w:date="2026-06-01T16:19:00Z" w:initials="SO">
    <w:p w14:paraId="6BED66A5" w14:textId="7F8BB848" w:rsidR="003C73E8" w:rsidRPr="00D2471B" w:rsidRDefault="003C73E8">
      <w:pPr>
        <w:pStyle w:val="CommentText1"/>
      </w:pPr>
      <w:r w:rsidRPr="00D2471B">
        <w:rPr>
          <w:rStyle w:val="CommentReference1"/>
        </w:rPr>
        <w:annotationRef/>
      </w:r>
      <w:r w:rsidRPr="00D2471B">
        <w:t>Interface (Input / Output) needed to CyberSecurity outside of Solution/Project context, e.g. taking care of identified vulneraries</w:t>
      </w:r>
    </w:p>
  </w:comment>
  <w:comment w:id="1414" w:author="LECORA, Marco" w:date="2026-06-12T11:16:00Z" w:initials="ML">
    <w:p w14:paraId="2572AF96" w14:textId="77777777" w:rsidR="003C73E8" w:rsidRPr="00D2471B" w:rsidRDefault="003C73E8" w:rsidP="00A75F48">
      <w:pPr>
        <w:pStyle w:val="CommentText"/>
        <w:jc w:val="left"/>
      </w:pPr>
      <w:r w:rsidRPr="00D2471B">
        <w:rPr>
          <w:rStyle w:val="CommentReference"/>
        </w:rPr>
        <w:annotationRef/>
      </w:r>
      <w:r w:rsidRPr="00D2471B">
        <w:t>Check with Rik Kapoor.</w:t>
      </w:r>
    </w:p>
    <w:p w14:paraId="3BC6E695" w14:textId="77777777" w:rsidR="003C73E8" w:rsidRPr="00D2471B" w:rsidRDefault="003C73E8" w:rsidP="00A75F48">
      <w:pPr>
        <w:pStyle w:val="CommentText"/>
        <w:jc w:val="left"/>
      </w:pPr>
    </w:p>
    <w:p w14:paraId="5888BAD8" w14:textId="77777777" w:rsidR="003C73E8" w:rsidRPr="00D2471B" w:rsidRDefault="003C73E8" w:rsidP="00A75F48">
      <w:pPr>
        <w:pStyle w:val="CommentText"/>
        <w:jc w:val="left"/>
      </w:pPr>
      <w:r w:rsidRPr="00D2471B">
        <w:t>Snippet from Digital &amp; AI -&gt; Technology Organisation</w:t>
      </w:r>
    </w:p>
    <w:p w14:paraId="1074CCB5" w14:textId="77777777" w:rsidR="003C73E8" w:rsidRPr="00D2471B" w:rsidRDefault="003C73E8" w:rsidP="00A75F48">
      <w:pPr>
        <w:pStyle w:val="CommentText"/>
        <w:jc w:val="left"/>
      </w:pPr>
    </w:p>
    <w:p w14:paraId="39CA9402" w14:textId="77777777" w:rsidR="003C73E8" w:rsidRPr="00D2471B" w:rsidRDefault="003C73E8" w:rsidP="00A75F48">
      <w:pPr>
        <w:pStyle w:val="CommentText"/>
        <w:jc w:val="left"/>
      </w:pPr>
      <w:r w:rsidRPr="00D2471B">
        <w:rPr>
          <w:b/>
          <w:color w:val="E81123"/>
          <w:highlight w:val="white"/>
        </w:rPr>
        <w:t>Cybersecurity for Business</w:t>
      </w:r>
      <w:r w:rsidRPr="00D2471B">
        <w:rPr>
          <w:color w:val="323130"/>
          <w:highlight w:val="white"/>
        </w:rPr>
        <w:br/>
      </w:r>
      <w:r w:rsidRPr="00D2471B">
        <w:rPr>
          <w:color w:val="000000"/>
          <w:highlight w:val="white"/>
        </w:rPr>
        <w:t>This role will work within the governance frameworks set by the Global Chief Information and Security Officer to strengthen trust in every digital product we deliver. Working with the LoBs to define and supervise portfolio cybersecurity improvement plans and certification roadmaps, align with global regulations and act as the cybersecurity technical authority for customer bids and projects.  This role will also embed cybersecurity by design into engineering and operational functions, and coordinate customer‑related cybersecurity incidents.</w:t>
      </w:r>
      <w:r w:rsidRPr="00D2471B">
        <w:t xml:space="preserve"> </w:t>
      </w:r>
    </w:p>
  </w:comment>
  <w:comment w:id="1415" w:author="SCHECK Oliver" w:date="2026-09-14T14:00:00Z" w:initials="OS">
    <w:p w14:paraId="08FBB2F1" w14:textId="77777777" w:rsidR="00BB7177" w:rsidRPr="00D2471B" w:rsidRDefault="00BB7177" w:rsidP="00BB7177">
      <w:pPr>
        <w:pStyle w:val="CommentText"/>
        <w:jc w:val="left"/>
      </w:pPr>
      <w:r w:rsidRPr="00D2471B">
        <w:rPr>
          <w:rStyle w:val="CommentReference"/>
        </w:rPr>
        <w:annotationRef/>
      </w:r>
      <w:r w:rsidRPr="00D2471B">
        <w:t>Ok. G-PRD kept as is, if there is any update necessary we will adjust accordingly.</w:t>
      </w:r>
    </w:p>
  </w:comment>
  <w:comment w:id="1411" w:author="Buonanno Fernanda" w:date="2026-07-10T13:07:00Z" w:initials="BF">
    <w:p w14:paraId="4F681C09" w14:textId="77777777" w:rsidR="003C73E8" w:rsidRPr="00D2471B" w:rsidRDefault="003C73E8" w:rsidP="00A92AAF">
      <w:pPr>
        <w:pStyle w:val="CommentText"/>
        <w:jc w:val="left"/>
      </w:pPr>
      <w:r w:rsidRPr="00D2471B">
        <w:rPr>
          <w:rStyle w:val="CommentReference"/>
        </w:rPr>
        <w:annotationRef/>
      </w:r>
      <w:r w:rsidRPr="00D2471B">
        <w:t>Should software and cybersecurity-specific work products be explicitly included in this table?</w:t>
      </w:r>
    </w:p>
    <w:p w14:paraId="680854EB" w14:textId="77777777" w:rsidR="003C73E8" w:rsidRPr="00D2471B" w:rsidRDefault="003C73E8" w:rsidP="00A92AAF">
      <w:pPr>
        <w:pStyle w:val="CommentText"/>
        <w:jc w:val="left"/>
      </w:pPr>
      <w:r w:rsidRPr="00D2471B">
        <w:t>At present, only a limited number of documents are referenced (e.g., SMCP, SQAP and Cybersecurity Governance Guidelines). So they are output of other processes?</w:t>
      </w:r>
    </w:p>
    <w:p w14:paraId="35C6CFB1" w14:textId="77777777" w:rsidR="003C73E8" w:rsidRPr="00D2471B" w:rsidRDefault="003C73E8" w:rsidP="00A92AAF">
      <w:pPr>
        <w:pStyle w:val="CommentText"/>
        <w:jc w:val="left"/>
      </w:pPr>
      <w:r w:rsidRPr="00D2471B">
        <w:t>Would it be preferable to identify generic categories of input work products (e.g. plans, specifications, etc.) and provide the detailed lists in the relevant PRCs for the different engineering disciplines?</w:t>
      </w:r>
    </w:p>
  </w:comment>
  <w:comment w:id="1412" w:author="SCHECK Oliver" w:date="2026-09-08T14:46:00Z" w:initials="OS">
    <w:p w14:paraId="4864E6AF" w14:textId="77777777" w:rsidR="00526A74" w:rsidRDefault="000F24B6" w:rsidP="00526A74">
      <w:pPr>
        <w:pStyle w:val="CommentText"/>
        <w:jc w:val="left"/>
      </w:pPr>
      <w:r w:rsidRPr="00D2471B">
        <w:rPr>
          <w:rStyle w:val="CommentReference"/>
        </w:rPr>
        <w:annotationRef/>
      </w:r>
      <w:r w:rsidR="00526A74">
        <w:t>The list of inputs and outputs was generated from GBMS 1.0. If specific inputs and outputs for cybersecurity and software work products are needed, then they have to be added here. Could you please elaborate the missing ones, so that we can update the interfaces accordingly? We can also add them once we have finalized the PRCs.</w:t>
      </w:r>
    </w:p>
  </w:comment>
  <w:comment w:id="1421" w:author="Gerhard BRUHNS" w:date="2026-07-02T12:13:00Z" w:initials="BG">
    <w:p w14:paraId="11325AF8" w14:textId="222B8003" w:rsidR="003C73E8" w:rsidRPr="00D2471B" w:rsidRDefault="003C73E8">
      <w:pPr>
        <w:pStyle w:val="CommentText"/>
      </w:pPr>
      <w:r w:rsidRPr="00D2471B">
        <w:rPr>
          <w:rStyle w:val="CommentReference"/>
        </w:rPr>
        <w:annotationRef/>
      </w:r>
      <w:r w:rsidRPr="00D2471B">
        <w:t>Customer Requirements should be added</w:t>
      </w:r>
    </w:p>
  </w:comment>
  <w:comment w:id="1422" w:author="SCHECK Oliver" w:date="2026-09-08T13:38:00Z" w:initials="OS">
    <w:p w14:paraId="27C4FC3E" w14:textId="77777777" w:rsidR="0004213A" w:rsidRPr="00D2471B" w:rsidRDefault="0004213A" w:rsidP="0004213A">
      <w:pPr>
        <w:pStyle w:val="CommentText"/>
        <w:jc w:val="left"/>
      </w:pPr>
      <w:r w:rsidRPr="00D2471B">
        <w:rPr>
          <w:rStyle w:val="CommentReference"/>
        </w:rPr>
        <w:annotationRef/>
      </w:r>
      <w:r w:rsidRPr="00D2471B">
        <w:t>They are part of the overall „technical documents” coming from bidding.</w:t>
      </w:r>
    </w:p>
  </w:comment>
  <w:comment w:id="1473" w:author="Gerhard BRUHNS" w:date="2026-07-31T17:23:00Z" w:initials="BG">
    <w:p w14:paraId="6EEF7F3C" w14:textId="5A4AAB58" w:rsidR="003C73E8" w:rsidRPr="00D2471B" w:rsidRDefault="003C73E8">
      <w:pPr>
        <w:pStyle w:val="CommentText"/>
      </w:pPr>
      <w:r w:rsidRPr="00D2471B">
        <w:rPr>
          <w:rStyle w:val="CommentReference"/>
        </w:rPr>
        <w:annotationRef/>
      </w:r>
      <w:r w:rsidRPr="00D2471B">
        <w:t>RAM Plan to be added or a combined RAMS Plan</w:t>
      </w:r>
    </w:p>
  </w:comment>
  <w:comment w:id="1524" w:author="LECORA, Marco" w:date="2026-06-08T10:52:00Z" w:initials="ML">
    <w:p w14:paraId="12D50EE0" w14:textId="77777777" w:rsidR="003C73E8" w:rsidRPr="00D2471B" w:rsidRDefault="003C73E8" w:rsidP="00316446">
      <w:pPr>
        <w:pStyle w:val="CommentText1"/>
        <w:jc w:val="left"/>
      </w:pPr>
      <w:r w:rsidRPr="00D2471B">
        <w:rPr>
          <w:rStyle w:val="CommentReference1"/>
        </w:rPr>
        <w:annotationRef/>
      </w:r>
      <w:r w:rsidRPr="00D2471B">
        <w:t xml:space="preserve">Check with Process Team (see </w:t>
      </w:r>
      <w:hyperlink r:id="rId1" w:history="1">
        <w:r w:rsidRPr="00D2471B">
          <w:rPr>
            <w:rStyle w:val="Hyperlink"/>
          </w:rPr>
          <w:t>G-PRC_S0401_06_EN</w:t>
        </w:r>
      </w:hyperlink>
      <w:r w:rsidRPr="00D2471B">
        <w:t xml:space="preserve"> )</w:t>
      </w:r>
    </w:p>
  </w:comment>
  <w:comment w:id="1525" w:author="SCHECK Oliver" w:date="2026-09-14T14:02:00Z" w:initials="OS">
    <w:p w14:paraId="083C9F2B" w14:textId="77777777" w:rsidR="00417CF1" w:rsidRPr="00D2471B" w:rsidRDefault="00417CF1" w:rsidP="00417CF1">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 w:id="1576" w:author="LECORA, Marco" w:date="2026-06-08T12:20:00Z" w:initials="ML">
    <w:p w14:paraId="5C1BBF01" w14:textId="77777777" w:rsidR="003C73E8" w:rsidRPr="00D2471B" w:rsidRDefault="003C73E8" w:rsidP="002A4987">
      <w:pPr>
        <w:pStyle w:val="CommentText1"/>
        <w:jc w:val="left"/>
      </w:pPr>
      <w:r w:rsidRPr="00D2471B">
        <w:rPr>
          <w:rStyle w:val="CommentReference1"/>
        </w:rPr>
        <w:annotationRef/>
      </w:r>
      <w:r w:rsidRPr="00D2471B">
        <w:t xml:space="preserve">Check with Process Team (see </w:t>
      </w:r>
      <w:hyperlink r:id="rId2" w:history="1">
        <w:r w:rsidRPr="00D2471B">
          <w:rPr>
            <w:rStyle w:val="Hyperlink"/>
          </w:rPr>
          <w:t>G-PRC_S0401_06_EN</w:t>
        </w:r>
      </w:hyperlink>
      <w:r w:rsidRPr="00D2471B">
        <w:t xml:space="preserve"> )</w:t>
      </w:r>
    </w:p>
  </w:comment>
  <w:comment w:id="1577" w:author="SCHECK Oliver" w:date="2026-09-14T14:02:00Z" w:initials="OS">
    <w:p w14:paraId="20495F20" w14:textId="77777777" w:rsidR="00417CF1" w:rsidRPr="00D2471B" w:rsidRDefault="00417CF1" w:rsidP="00417CF1">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 w:id="1583" w:author="LECORA, Marco" w:date="2026-06-08T12:20:00Z" w:initials="ML">
    <w:p w14:paraId="7E01985C" w14:textId="77777777" w:rsidR="003C73E8" w:rsidRPr="00D2471B" w:rsidRDefault="003C73E8" w:rsidP="00505B71">
      <w:pPr>
        <w:pStyle w:val="CommentText1"/>
        <w:jc w:val="left"/>
      </w:pPr>
      <w:r w:rsidRPr="00D2471B">
        <w:rPr>
          <w:rStyle w:val="CommentReference1"/>
        </w:rPr>
        <w:annotationRef/>
      </w:r>
      <w:r w:rsidRPr="00D2471B">
        <w:t xml:space="preserve">Check with Process Team (see </w:t>
      </w:r>
      <w:hyperlink r:id="rId3" w:history="1">
        <w:r w:rsidRPr="00D2471B">
          <w:rPr>
            <w:rStyle w:val="Hyperlink"/>
          </w:rPr>
          <w:t>G-PRC_S0401_06_EN</w:t>
        </w:r>
      </w:hyperlink>
      <w:r w:rsidRPr="00D2471B">
        <w:t xml:space="preserve"> )</w:t>
      </w:r>
    </w:p>
  </w:comment>
  <w:comment w:id="1584" w:author="SCHECK Oliver" w:date="2026-09-14T14:02:00Z" w:initials="OS">
    <w:p w14:paraId="40554E08" w14:textId="77777777" w:rsidR="00417CF1" w:rsidRPr="00D2471B" w:rsidRDefault="00417CF1" w:rsidP="00417CF1">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 w:id="1623" w:author="Agnoli Alberto" w:date="2026-07-09T12:00:00Z" w:initials="AA">
    <w:p w14:paraId="1032D66D" w14:textId="77777777" w:rsidR="003C73E8" w:rsidRPr="00D2471B" w:rsidRDefault="003C73E8" w:rsidP="00281506">
      <w:pPr>
        <w:pStyle w:val="CommentText"/>
        <w:jc w:val="left"/>
      </w:pPr>
      <w:r w:rsidRPr="00D2471B">
        <w:rPr>
          <w:rStyle w:val="CommentReference"/>
        </w:rPr>
        <w:annotationRef/>
      </w:r>
      <w:r w:rsidRPr="00D2471B">
        <w:t>Needs a definition and possibly and alignment with lower level PRC.</w:t>
      </w:r>
    </w:p>
  </w:comment>
  <w:comment w:id="1624" w:author="SCHECK Oliver" w:date="2026-09-08T13:37:00Z" w:initials="OS">
    <w:p w14:paraId="70ADC91E" w14:textId="77777777" w:rsidR="00EF6B55" w:rsidRPr="00D2471B" w:rsidRDefault="00EF6B55" w:rsidP="00EF6B55">
      <w:pPr>
        <w:pStyle w:val="CommentText"/>
        <w:jc w:val="left"/>
      </w:pPr>
      <w:r w:rsidRPr="00D2471B">
        <w:rPr>
          <w:rStyle w:val="CommentReference"/>
        </w:rPr>
        <w:annotationRef/>
      </w:r>
      <w:r w:rsidRPr="00D2471B">
        <w:t>Agreed, should be unqiue interface between DDQ and LoB specific Industrialisation.</w:t>
      </w:r>
    </w:p>
  </w:comment>
  <w:comment w:id="1625" w:author="Oliver SCHECK" w:date="2026-06-01T14:58:00Z" w:initials="SO">
    <w:p w14:paraId="0F943EC9" w14:textId="6D5343FE" w:rsidR="003C73E8" w:rsidRPr="00D2471B" w:rsidRDefault="003C73E8">
      <w:pPr>
        <w:pStyle w:val="CommentText1"/>
      </w:pPr>
      <w:r w:rsidRPr="00D2471B">
        <w:rPr>
          <w:rStyle w:val="CommentReference1"/>
        </w:rPr>
        <w:annotationRef/>
      </w:r>
      <w:r w:rsidRPr="00D2471B">
        <w:t>No RS Industrialisation?</w:t>
      </w:r>
    </w:p>
  </w:comment>
  <w:comment w:id="1626" w:author="LECORA, Marco" w:date="2026-06-08T12:22:00Z" w:initials="ML">
    <w:p w14:paraId="11D10442" w14:textId="77777777" w:rsidR="003C73E8" w:rsidRPr="00D2471B" w:rsidRDefault="003C73E8" w:rsidP="00BD1929">
      <w:pPr>
        <w:pStyle w:val="CommentText1"/>
        <w:jc w:val="left"/>
      </w:pPr>
      <w:r w:rsidRPr="00D2471B">
        <w:rPr>
          <w:rStyle w:val="CommentReference1"/>
        </w:rPr>
        <w:annotationRef/>
      </w:r>
      <w:r w:rsidRPr="00D2471B">
        <w:rPr>
          <w:color w:val="000000"/>
        </w:rPr>
        <w:t>Pending «feedback» from new process map and process purposes</w:t>
      </w:r>
    </w:p>
  </w:comment>
  <w:comment w:id="1664" w:author="SCHECK Oliver" w:date="2026-09-07T15:49:00Z" w:initials="OS">
    <w:p w14:paraId="12568EBB" w14:textId="77777777" w:rsidR="00BD74DB" w:rsidRPr="00D2471B" w:rsidRDefault="00BD74DB" w:rsidP="00BD74DB">
      <w:pPr>
        <w:pStyle w:val="CommentText"/>
        <w:jc w:val="left"/>
      </w:pPr>
      <w:r w:rsidRPr="00D2471B">
        <w:rPr>
          <w:rStyle w:val="CommentReference"/>
        </w:rPr>
        <w:annotationRef/>
      </w:r>
      <w:r w:rsidRPr="00D2471B">
        <w:t>Comment from GHIORZO Alessandro:</w:t>
      </w:r>
      <w:r w:rsidRPr="00D2471B">
        <w:br/>
        <w:t>BIM governance requirements and guidelines (refer to configuration management aspects) should be added</w:t>
      </w:r>
      <w:r w:rsidRPr="00D2471B">
        <w:br/>
        <w:t>To be discussed!</w:t>
      </w:r>
    </w:p>
  </w:comment>
  <w:comment w:id="1665" w:author="Oliver SCHECK" w:date="2026-06-25T10:29:00Z" w:initials="SO">
    <w:p w14:paraId="4B294A8D" w14:textId="66D01622" w:rsidR="003C73E8" w:rsidRPr="00D2471B" w:rsidRDefault="003C73E8">
      <w:pPr>
        <w:pStyle w:val="CommentText"/>
      </w:pPr>
      <w:r w:rsidRPr="00D2471B">
        <w:rPr>
          <w:rStyle w:val="CommentReference"/>
        </w:rPr>
        <w:annotationRef/>
      </w:r>
      <w:r w:rsidRPr="00D2471B">
        <w:t>Add SRS Industrialisation</w:t>
      </w:r>
    </w:p>
  </w:comment>
  <w:comment w:id="1668" w:author="Oliver SCHECK" w:date="2026-06-25T00:30:00Z" w:initials="SO">
    <w:p w14:paraId="48F76A45" w14:textId="0798CD2F" w:rsidR="003C73E8" w:rsidRPr="00D2471B" w:rsidRDefault="003C73E8">
      <w:pPr>
        <w:pStyle w:val="CommentText"/>
      </w:pPr>
      <w:r w:rsidRPr="00D2471B">
        <w:rPr>
          <w:rStyle w:val="CommentReference"/>
        </w:rPr>
        <w:annotationRef/>
      </w:r>
      <w:r w:rsidRPr="00D2471B">
        <w:rPr>
          <w:sz w:val="18"/>
          <w:szCs w:val="18"/>
        </w:rPr>
        <w:t>Comment from Vito:</w:t>
      </w:r>
      <w:r w:rsidRPr="00D2471B">
        <w:rPr>
          <w:sz w:val="18"/>
          <w:szCs w:val="18"/>
        </w:rPr>
        <w:br/>
        <w:t>- add SRS Industrialisation</w:t>
      </w:r>
    </w:p>
  </w:comment>
  <w:comment w:id="1675" w:author="Agnoli Alberto" w:date="2026-07-09T12:01:00Z" w:initials="AA">
    <w:p w14:paraId="0D38D2BE" w14:textId="77777777" w:rsidR="003C73E8" w:rsidRPr="00D2471B" w:rsidRDefault="003C73E8" w:rsidP="00B125AA">
      <w:pPr>
        <w:pStyle w:val="CommentText"/>
        <w:jc w:val="left"/>
      </w:pPr>
      <w:r w:rsidRPr="00D2471B">
        <w:rPr>
          <w:rStyle w:val="CommentReference"/>
        </w:rPr>
        <w:annotationRef/>
      </w:r>
      <w:r w:rsidRPr="00D2471B">
        <w:t>Split with RS and SRS not correct. Should be a merge of lower level PRC identified outputs.</w:t>
      </w:r>
    </w:p>
  </w:comment>
  <w:comment w:id="1676" w:author="SCHECK Oliver" w:date="2026-09-08T13:36:00Z" w:initials="OS">
    <w:p w14:paraId="471C9F81" w14:textId="77777777" w:rsidR="00403A88" w:rsidRPr="00D2471B" w:rsidRDefault="00403A88" w:rsidP="00403A88">
      <w:pPr>
        <w:pStyle w:val="CommentText"/>
        <w:jc w:val="left"/>
      </w:pPr>
      <w:r w:rsidRPr="00D2471B">
        <w:rPr>
          <w:rStyle w:val="CommentReference"/>
        </w:rPr>
        <w:annotationRef/>
      </w:r>
      <w:r w:rsidRPr="00D2471B">
        <w:t>Fully agreed. Currently we have the input from the GBMS 1.0 PRDs, need to align RAMS processes here.</w:t>
      </w:r>
    </w:p>
  </w:comment>
  <w:comment w:id="1721" w:author="Gerhard BRUHNS" w:date="2026-07-31T17:31:00Z" w:initials="BG">
    <w:p w14:paraId="22E31A5A" w14:textId="0B1C2393" w:rsidR="003C73E8" w:rsidRPr="00D2471B" w:rsidRDefault="003C73E8">
      <w:pPr>
        <w:pStyle w:val="CommentText"/>
      </w:pPr>
      <w:r w:rsidRPr="00D2471B">
        <w:rPr>
          <w:rStyle w:val="CommentReference"/>
        </w:rPr>
        <w:annotationRef/>
      </w:r>
      <w:r w:rsidRPr="00D2471B">
        <w:t>Alignment of wording would be helpful: Milestone Reviews, Decisions Points / Gates</w:t>
      </w:r>
    </w:p>
  </w:comment>
  <w:comment w:id="1722" w:author="SCHECK Oliver" w:date="2026-09-08T13:31:00Z" w:initials="OS">
    <w:p w14:paraId="3195D616" w14:textId="60F97151" w:rsidR="00B65856" w:rsidRPr="00D2471B" w:rsidRDefault="00B65856" w:rsidP="00B65856">
      <w:pPr>
        <w:pStyle w:val="CommentText"/>
        <w:jc w:val="left"/>
      </w:pPr>
      <w:r w:rsidRPr="00D2471B">
        <w:rPr>
          <w:rStyle w:val="CommentReference"/>
        </w:rPr>
        <w:annotationRef/>
      </w:r>
      <w:r w:rsidRPr="00D2471B">
        <w:t>Agreed. Wording should be precise and unique.</w:t>
      </w:r>
    </w:p>
  </w:comment>
  <w:comment w:id="1728" w:author="Buonanno Fernanda" w:date="2026-07-10T13:29:00Z" w:initials="BF">
    <w:p w14:paraId="4EBAA31B" w14:textId="77777777" w:rsidR="003C73E8" w:rsidRPr="00D2471B" w:rsidRDefault="003C73E8" w:rsidP="00DE7FDC">
      <w:pPr>
        <w:pStyle w:val="CommentText"/>
        <w:jc w:val="left"/>
      </w:pPr>
      <w:r w:rsidRPr="00D2471B">
        <w:rPr>
          <w:rStyle w:val="CommentReference"/>
        </w:rPr>
        <w:annotationRef/>
      </w:r>
      <w:r w:rsidRPr="00D2471B">
        <w:t>Should software and cybersecurity-specific work products be explicitly included in this table?</w:t>
      </w:r>
    </w:p>
    <w:p w14:paraId="69101680" w14:textId="77777777" w:rsidR="003C73E8" w:rsidRPr="00D2471B" w:rsidRDefault="003C73E8" w:rsidP="00DE7FDC">
      <w:pPr>
        <w:pStyle w:val="CommentText"/>
        <w:jc w:val="left"/>
      </w:pPr>
      <w:r w:rsidRPr="00D2471B">
        <w:t>At present, only a limited number of documents are referenced (e.g., Cybersecurity Management Plan, Software documentation, Software Architecture Specification, Software).</w:t>
      </w:r>
    </w:p>
    <w:p w14:paraId="2DD34B3E" w14:textId="77777777" w:rsidR="003C73E8" w:rsidRPr="00D2471B" w:rsidRDefault="003C73E8" w:rsidP="00DE7FDC">
      <w:pPr>
        <w:pStyle w:val="CommentText"/>
        <w:jc w:val="left"/>
      </w:pPr>
      <w:r w:rsidRPr="00D2471B">
        <w:t>Would it be preferable to identify generic categories of output work products (e.g. plans, specifications, reports, assessments and evidence records, etc.) and provide the detailed lists in the relevant PRCs for the different engineering disciplines?</w:t>
      </w:r>
    </w:p>
  </w:comment>
  <w:comment w:id="1729" w:author="SCHECK Oliver" w:date="2026-09-08T13:29:00Z" w:initials="OS">
    <w:p w14:paraId="174E97D3" w14:textId="77777777" w:rsidR="00526A74" w:rsidRDefault="00043EC0" w:rsidP="00526A74">
      <w:pPr>
        <w:pStyle w:val="CommentText"/>
        <w:jc w:val="left"/>
      </w:pPr>
      <w:r w:rsidRPr="00D2471B">
        <w:rPr>
          <w:rStyle w:val="CommentReference"/>
        </w:rPr>
        <w:annotationRef/>
      </w:r>
      <w:r w:rsidR="00526A74">
        <w:t>The list of inputs and outputs was generated from GBMS 1.0. If specific inputs and outputs for cybersecurity and software work products are needed, then they have to be added here. Could you please elaborate the missing ones, so that we can update the interfaces accordingly? We can also add them once we have finalized the PRCs.</w:t>
      </w:r>
    </w:p>
  </w:comment>
  <w:comment w:id="1734" w:author="Gerhard BRUHNS" w:date="2026-07-31T17:34:00Z" w:initials="BG">
    <w:p w14:paraId="2A45903E" w14:textId="5DAF1005" w:rsidR="003C73E8" w:rsidRPr="00D2471B" w:rsidRDefault="003C73E8">
      <w:pPr>
        <w:pStyle w:val="CommentText"/>
      </w:pPr>
      <w:r w:rsidRPr="00D2471B">
        <w:rPr>
          <w:rStyle w:val="CommentReference"/>
        </w:rPr>
        <w:annotationRef/>
      </w:r>
      <w:r w:rsidRPr="00D2471B">
        <w:t>Should be added in chapter Acronyms and Abbreviations</w:t>
      </w:r>
    </w:p>
  </w:comment>
  <w:comment w:id="1735" w:author="SCHECK Oliver" w:date="2026-09-08T13:27:00Z" w:initials="OS">
    <w:p w14:paraId="2329ADBF" w14:textId="77777777" w:rsidR="00206469" w:rsidRPr="00D2471B" w:rsidRDefault="00206469" w:rsidP="00206469">
      <w:pPr>
        <w:pStyle w:val="CommentText"/>
        <w:jc w:val="left"/>
      </w:pPr>
      <w:r w:rsidRPr="00D2471B">
        <w:rPr>
          <w:rStyle w:val="CommentReference"/>
        </w:rPr>
        <w:annotationRef/>
      </w:r>
      <w:r w:rsidRPr="00D2471B">
        <w:t>Agreed.</w:t>
      </w:r>
    </w:p>
  </w:comment>
  <w:comment w:id="1770" w:author="Oliver SCHECK" w:date="2026-06-01T15:13:00Z" w:initials="SO">
    <w:p w14:paraId="475AB427" w14:textId="77777777" w:rsidR="00B27DC5" w:rsidRPr="00D2471B" w:rsidRDefault="003C73E8" w:rsidP="00B27DC5">
      <w:pPr>
        <w:pStyle w:val="CommentText"/>
        <w:jc w:val="left"/>
      </w:pPr>
      <w:r w:rsidRPr="00D2471B">
        <w:rPr>
          <w:rStyle w:val="CommentReference1"/>
        </w:rPr>
        <w:annotationRef/>
      </w:r>
      <w:r w:rsidR="00B27DC5" w:rsidRPr="00D2471B">
        <w:t xml:space="preserve">Merge outputs to a common output? Check with Process Team. </w:t>
      </w:r>
    </w:p>
    <w:p w14:paraId="7DBE06F1" w14:textId="77777777" w:rsidR="00B27DC5" w:rsidRPr="00D2471B" w:rsidRDefault="00B27DC5" w:rsidP="00B27DC5">
      <w:pPr>
        <w:pStyle w:val="CommentText"/>
        <w:jc w:val="left"/>
      </w:pPr>
    </w:p>
    <w:p w14:paraId="7E1D5664" w14:textId="77777777" w:rsidR="00B27DC5" w:rsidRPr="00D2471B" w:rsidRDefault="00B27DC5" w:rsidP="00B27DC5">
      <w:pPr>
        <w:pStyle w:val="CommentText"/>
        <w:jc w:val="left"/>
      </w:pPr>
      <w:r w:rsidRPr="00D2471B">
        <w:t>Refer also to:</w:t>
      </w:r>
    </w:p>
    <w:p w14:paraId="46882A7F" w14:textId="77777777" w:rsidR="00B27DC5" w:rsidRPr="00D2471B" w:rsidRDefault="00B27DC5" w:rsidP="00B27DC5">
      <w:pPr>
        <w:pStyle w:val="CommentText"/>
        <w:ind w:left="300"/>
        <w:jc w:val="left"/>
      </w:pPr>
      <w:hyperlink r:id="rId4" w:history="1">
        <w:r w:rsidRPr="00D2471B">
          <w:rPr>
            <w:rStyle w:val="Hyperlink"/>
          </w:rPr>
          <w:t>G-TMP_S0401_04_EN.docx</w:t>
        </w:r>
      </w:hyperlink>
      <w:r w:rsidRPr="00D2471B">
        <w:t xml:space="preserve">  (tmp for EMP)</w:t>
      </w:r>
    </w:p>
    <w:p w14:paraId="69AB8FA0" w14:textId="77777777" w:rsidR="00B27DC5" w:rsidRPr="00D2471B" w:rsidRDefault="00B27DC5" w:rsidP="00B27DC5">
      <w:pPr>
        <w:pStyle w:val="CommentText"/>
        <w:ind w:left="300"/>
        <w:jc w:val="left"/>
      </w:pPr>
      <w:hyperlink r:id="rId5" w:history="1">
        <w:r w:rsidRPr="00D2471B">
          <w:rPr>
            <w:rStyle w:val="Hyperlink"/>
          </w:rPr>
          <w:t>G-TMP_S0301_01_EN.docx</w:t>
        </w:r>
      </w:hyperlink>
      <w:r w:rsidRPr="00D2471B">
        <w:t xml:space="preserve">  (tmp for DPMP)</w:t>
      </w:r>
    </w:p>
  </w:comment>
  <w:comment w:id="1771" w:author="SCHECK Oliver" w:date="2026-09-10T15:38:00Z" w:initials="OS">
    <w:p w14:paraId="6E918EEF" w14:textId="77777777" w:rsidR="00947DCD" w:rsidRPr="00D2471B" w:rsidRDefault="00947DCD" w:rsidP="00947DCD">
      <w:pPr>
        <w:pStyle w:val="CommentText"/>
        <w:jc w:val="left"/>
      </w:pPr>
      <w:r w:rsidRPr="00D2471B">
        <w:rPr>
          <w:rStyle w:val="CommentReference"/>
        </w:rPr>
        <w:annotationRef/>
      </w:r>
      <w:r w:rsidRPr="00D2471B">
        <w:t xml:space="preserve">Keep current different template for delivery projects and portfolio projects - may be updated when refining with the PRCs. </w:t>
      </w:r>
    </w:p>
  </w:comment>
  <w:comment w:id="1804" w:author="Gerhard BRUHNS" w:date="2026-07-31T17:38:00Z" w:initials="BG">
    <w:p w14:paraId="43A37A2D" w14:textId="6E9F44EC" w:rsidR="003C73E8" w:rsidRPr="00D2471B" w:rsidRDefault="003C73E8">
      <w:pPr>
        <w:pStyle w:val="CommentText"/>
      </w:pPr>
      <w:r w:rsidRPr="00D2471B">
        <w:rPr>
          <w:rStyle w:val="CommentReference"/>
        </w:rPr>
        <w:annotationRef/>
      </w:r>
      <w:r w:rsidRPr="00D2471B">
        <w:t>Many more processes need EMS, DPMP, EMP for aligned collaboration (all Execution processes?)</w:t>
      </w:r>
    </w:p>
  </w:comment>
  <w:comment w:id="1805" w:author="SCHECK Oliver" w:date="2026-09-08T13:22:00Z" w:initials="OS">
    <w:p w14:paraId="7441C43E" w14:textId="77777777" w:rsidR="00160269" w:rsidRPr="00D2471B" w:rsidRDefault="00160269" w:rsidP="00160269">
      <w:pPr>
        <w:pStyle w:val="CommentText"/>
        <w:jc w:val="left"/>
      </w:pPr>
      <w:r w:rsidRPr="00D2471B">
        <w:rPr>
          <w:rStyle w:val="CommentReference"/>
        </w:rPr>
        <w:annotationRef/>
      </w:r>
      <w:r w:rsidRPr="00D2471B">
        <w:t>The interfaces were taken from GBMS 1.0. If any additional process needs these inoputs then they need to claim it for their interface.</w:t>
      </w:r>
    </w:p>
  </w:comment>
  <w:comment w:id="1834" w:author="DI VICO, Michele" w:date="2026-07-10T10:50:00Z" w:initials="MdV">
    <w:p w14:paraId="6691E7CD" w14:textId="77777777" w:rsidR="003C73E8" w:rsidRPr="00D2471B" w:rsidRDefault="003C73E8" w:rsidP="00C60191">
      <w:pPr>
        <w:pStyle w:val="CommentText"/>
        <w:jc w:val="left"/>
      </w:pPr>
      <w:r w:rsidRPr="00D2471B">
        <w:rPr>
          <w:rStyle w:val="CommentReference"/>
        </w:rPr>
        <w:annotationRef/>
      </w:r>
      <w:r w:rsidRPr="00D2471B">
        <w:t>Validation</w:t>
      </w:r>
    </w:p>
  </w:comment>
  <w:comment w:id="1835" w:author="SCHECK Oliver" w:date="2026-09-14T14:05:00Z" w:initials="OS">
    <w:p w14:paraId="68086364" w14:textId="77777777" w:rsidR="00867928" w:rsidRPr="00D2471B" w:rsidRDefault="00867928" w:rsidP="00867928">
      <w:pPr>
        <w:pStyle w:val="CommentText"/>
        <w:jc w:val="left"/>
      </w:pPr>
      <w:r w:rsidRPr="00D2471B">
        <w:rPr>
          <w:rStyle w:val="CommentReference"/>
        </w:rPr>
        <w:annotationRef/>
      </w:r>
      <w:r w:rsidRPr="00D2471B">
        <w:t>As discussed - SRS Validation is part of DDQ process, therefore an internal and not external interface. No change necessary here.</w:t>
      </w:r>
    </w:p>
  </w:comment>
  <w:comment w:id="1836" w:author="DI VICO, Michele" w:date="2026-07-10T10:50:00Z" w:initials="MdV">
    <w:p w14:paraId="40C3B794" w14:textId="77777777" w:rsidR="003C73E8" w:rsidRPr="00D2471B" w:rsidRDefault="003C73E8" w:rsidP="00C60191">
      <w:pPr>
        <w:pStyle w:val="CommentText"/>
        <w:jc w:val="left"/>
      </w:pPr>
      <w:r w:rsidRPr="00D2471B">
        <w:rPr>
          <w:rStyle w:val="CommentReference"/>
        </w:rPr>
        <w:annotationRef/>
      </w:r>
      <w:r w:rsidRPr="00D2471B">
        <w:t>SRS Validation</w:t>
      </w:r>
    </w:p>
  </w:comment>
  <w:comment w:id="1837" w:author="SCHECK Oliver" w:date="2026-09-14T14:05:00Z" w:initials="OS">
    <w:p w14:paraId="1BD5AF5C" w14:textId="77777777" w:rsidR="00867928" w:rsidRPr="00D2471B" w:rsidRDefault="00867928" w:rsidP="00867928">
      <w:pPr>
        <w:pStyle w:val="CommentText"/>
        <w:jc w:val="left"/>
      </w:pPr>
      <w:r w:rsidRPr="00D2471B">
        <w:rPr>
          <w:rStyle w:val="CommentReference"/>
        </w:rPr>
        <w:annotationRef/>
      </w:r>
      <w:r w:rsidRPr="00D2471B">
        <w:t>As discussed - SRS Validation is part of DDQ process, therefore an internal and not external interface. No change necessary here.</w:t>
      </w:r>
    </w:p>
  </w:comment>
  <w:comment w:id="1867" w:author="LECORA, Marco" w:date="2026-06-08T10:54:00Z" w:initials="ML">
    <w:p w14:paraId="5D7F5CD2" w14:textId="54D1013B" w:rsidR="00937DED" w:rsidRPr="00D2471B" w:rsidRDefault="00937DED" w:rsidP="00CA00C6">
      <w:pPr>
        <w:pStyle w:val="CommentText1"/>
        <w:jc w:val="left"/>
      </w:pPr>
      <w:r w:rsidRPr="00D2471B">
        <w:rPr>
          <w:rStyle w:val="CommentReference1"/>
        </w:rPr>
        <w:annotationRef/>
      </w:r>
      <w:r w:rsidRPr="00D2471B">
        <w:t xml:space="preserve">Check with Process Team (see </w:t>
      </w:r>
      <w:hyperlink r:id="rId6" w:history="1">
        <w:r w:rsidRPr="00D2471B">
          <w:rPr>
            <w:rStyle w:val="Hyperlink"/>
          </w:rPr>
          <w:t>G-PRC_S0401_06_EN</w:t>
        </w:r>
      </w:hyperlink>
      <w:r w:rsidRPr="00D2471B">
        <w:t xml:space="preserve"> )</w:t>
      </w:r>
    </w:p>
  </w:comment>
  <w:comment w:id="1868" w:author="SCHECK Oliver" w:date="2026-09-14T14:03:00Z" w:initials="OS">
    <w:p w14:paraId="072A3B0B" w14:textId="77777777" w:rsidR="00937DED" w:rsidRPr="00D2471B" w:rsidRDefault="00937DED" w:rsidP="00417CF1">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 w:id="1886" w:author="DI VICO, Michele" w:date="2026-07-10T10:51:00Z" w:initials="MdV">
    <w:p w14:paraId="5B87BE59" w14:textId="77777777" w:rsidR="00937DED" w:rsidRPr="00D2471B" w:rsidRDefault="00937DED" w:rsidP="00C60191">
      <w:pPr>
        <w:pStyle w:val="CommentText"/>
        <w:jc w:val="left"/>
      </w:pPr>
      <w:r w:rsidRPr="00D2471B">
        <w:rPr>
          <w:rStyle w:val="CommentReference"/>
        </w:rPr>
        <w:annotationRef/>
      </w:r>
      <w:r w:rsidRPr="00D2471B">
        <w:t>In the list of output I cannot find Test Report under SRS Validation execution</w:t>
      </w:r>
    </w:p>
  </w:comment>
  <w:comment w:id="1887" w:author="SCHECK Oliver" w:date="2026-09-14T14:06:00Z" w:initials="OS">
    <w:p w14:paraId="1E3977F4" w14:textId="77777777" w:rsidR="00937DED" w:rsidRPr="00D2471B" w:rsidRDefault="00937DED" w:rsidP="00867928">
      <w:pPr>
        <w:pStyle w:val="CommentText"/>
        <w:jc w:val="left"/>
      </w:pPr>
      <w:r w:rsidRPr="00D2471B">
        <w:rPr>
          <w:rStyle w:val="CommentReference"/>
        </w:rPr>
        <w:annotationRef/>
      </w:r>
      <w:r w:rsidRPr="00D2471B">
        <w:t>As discussed - SRS Validation is part of DDQ process, therefore an internal and not external interface. No change necessary here.</w:t>
      </w:r>
    </w:p>
  </w:comment>
  <w:comment w:id="1901" w:author="Oliver SCHECK" w:date="2026-06-01T15:17:00Z" w:initials="SO">
    <w:p w14:paraId="790B9824" w14:textId="77777777" w:rsidR="00937DED" w:rsidRPr="00D2471B" w:rsidRDefault="00937DED" w:rsidP="002447D9">
      <w:pPr>
        <w:pStyle w:val="CommentText1"/>
        <w:jc w:val="left"/>
      </w:pPr>
      <w:r w:rsidRPr="00D2471B">
        <w:rPr>
          <w:rStyle w:val="CommentReference1"/>
        </w:rPr>
        <w:annotationRef/>
      </w:r>
      <w:r w:rsidRPr="00D2471B">
        <w:t>No RS xxx?</w:t>
      </w:r>
    </w:p>
  </w:comment>
  <w:comment w:id="1902" w:author="LECORA, Marco" w:date="2026-06-09T10:53:00Z" w:initials="ML">
    <w:p w14:paraId="77168122" w14:textId="77777777" w:rsidR="00937DED" w:rsidRPr="00D2471B" w:rsidRDefault="00937DED" w:rsidP="002447D9">
      <w:pPr>
        <w:pStyle w:val="CommentText1"/>
        <w:jc w:val="left"/>
      </w:pPr>
      <w:r w:rsidRPr="00D2471B">
        <w:rPr>
          <w:rStyle w:val="CommentReference1"/>
        </w:rPr>
        <w:annotationRef/>
      </w:r>
      <w:r w:rsidRPr="00D2471B">
        <w:t>Interface coming from former S&amp;T Verification and Validation process (</w:t>
      </w:r>
      <w:hyperlink r:id="rId7" w:history="1">
        <w:r w:rsidRPr="00D2471B">
          <w:rPr>
            <w:rStyle w:val="Hyperlink"/>
          </w:rPr>
          <w:t>G-PRC_S0706_00_EN</w:t>
        </w:r>
      </w:hyperlink>
      <w:r w:rsidRPr="00D2471B">
        <w:t>).</w:t>
      </w:r>
    </w:p>
    <w:p w14:paraId="7E666C28" w14:textId="77777777" w:rsidR="00937DED" w:rsidRPr="00D2471B" w:rsidRDefault="00937DED" w:rsidP="002447D9">
      <w:pPr>
        <w:pStyle w:val="CommentText1"/>
        <w:jc w:val="left"/>
      </w:pPr>
    </w:p>
    <w:p w14:paraId="1CC88682" w14:textId="77777777" w:rsidR="00937DED" w:rsidRPr="00D2471B" w:rsidRDefault="00937DED" w:rsidP="002447D9">
      <w:pPr>
        <w:pStyle w:val="CommentText1"/>
        <w:jc w:val="left"/>
      </w:pPr>
      <w:r w:rsidRPr="00D2471B">
        <w:t xml:space="preserve">See also </w:t>
      </w:r>
      <w:hyperlink r:id="rId8" w:history="1">
        <w:r w:rsidRPr="00D2471B">
          <w:rPr>
            <w:rStyle w:val="Hyperlink"/>
          </w:rPr>
          <w:t>G-PRC_R0701_00_EN</w:t>
        </w:r>
      </w:hyperlink>
      <w:r w:rsidRPr="00D2471B">
        <w:t xml:space="preserve">  for RS Project Validation.</w:t>
      </w:r>
    </w:p>
  </w:comment>
  <w:comment w:id="1903" w:author="SCHECK Oliver" w:date="2026-09-14T14:03:00Z" w:initials="OS">
    <w:p w14:paraId="025AE9E0" w14:textId="77777777" w:rsidR="00937DED" w:rsidRPr="00D2471B" w:rsidRDefault="00937DED" w:rsidP="00456755">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 w:id="1910" w:author="LECORA, Marco" w:date="2026-06-09T10:57:00Z" w:initials="ML">
    <w:p w14:paraId="4A08AAA8" w14:textId="77777777" w:rsidR="00937DED" w:rsidRPr="00D2471B" w:rsidRDefault="00937DED" w:rsidP="00293B67">
      <w:pPr>
        <w:pStyle w:val="CommentText1"/>
        <w:jc w:val="left"/>
      </w:pPr>
      <w:r w:rsidRPr="00D2471B">
        <w:rPr>
          <w:rStyle w:val="CommentReference1"/>
        </w:rPr>
        <w:annotationRef/>
      </w:r>
      <w:r w:rsidRPr="00D2471B">
        <w:t>Interface coming from former S&amp;T Verification and Validation process (</w:t>
      </w:r>
      <w:hyperlink r:id="rId9" w:history="1">
        <w:r w:rsidRPr="00D2471B">
          <w:rPr>
            <w:rStyle w:val="Hyperlink"/>
          </w:rPr>
          <w:t>G-PRC_S0706_00_EN</w:t>
        </w:r>
      </w:hyperlink>
      <w:r w:rsidRPr="00D2471B">
        <w:t>).</w:t>
      </w:r>
    </w:p>
    <w:p w14:paraId="4987B96F" w14:textId="77777777" w:rsidR="00937DED" w:rsidRPr="00D2471B" w:rsidRDefault="00937DED" w:rsidP="00293B67">
      <w:pPr>
        <w:pStyle w:val="CommentText1"/>
        <w:jc w:val="left"/>
      </w:pPr>
    </w:p>
    <w:p w14:paraId="0FE118C5" w14:textId="77777777" w:rsidR="00937DED" w:rsidRPr="00D2471B" w:rsidRDefault="00937DED" w:rsidP="00293B67">
      <w:pPr>
        <w:pStyle w:val="CommentText1"/>
        <w:jc w:val="left"/>
      </w:pPr>
      <w:r w:rsidRPr="00D2471B">
        <w:t xml:space="preserve">See also </w:t>
      </w:r>
      <w:hyperlink r:id="rId10" w:history="1">
        <w:r w:rsidRPr="00D2471B">
          <w:rPr>
            <w:rStyle w:val="Hyperlink"/>
          </w:rPr>
          <w:t>G-PRC_R0701_00_EN</w:t>
        </w:r>
      </w:hyperlink>
      <w:r w:rsidRPr="00D2471B">
        <w:t xml:space="preserve">  for RS Project Validation.</w:t>
      </w:r>
    </w:p>
  </w:comment>
  <w:comment w:id="1911" w:author="SCHECK Oliver" w:date="2026-09-14T14:03:00Z" w:initials="OS">
    <w:p w14:paraId="3084B1E7" w14:textId="77777777" w:rsidR="00937DED" w:rsidRPr="00D2471B" w:rsidRDefault="00937DED" w:rsidP="00456755">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 w:id="1912" w:author="DI VICO, Michele" w:date="2026-07-10T10:51:00Z" w:initials="MdV">
    <w:p w14:paraId="6707324D" w14:textId="77777777" w:rsidR="00937DED" w:rsidRPr="00D2471B" w:rsidRDefault="00937DED" w:rsidP="00C60191">
      <w:pPr>
        <w:pStyle w:val="CommentText"/>
        <w:jc w:val="left"/>
      </w:pPr>
      <w:r w:rsidRPr="00D2471B">
        <w:rPr>
          <w:rStyle w:val="CommentReference"/>
        </w:rPr>
        <w:annotationRef/>
      </w:r>
      <w:r w:rsidRPr="00D2471B">
        <w:t>SRS Validation</w:t>
      </w:r>
    </w:p>
  </w:comment>
  <w:comment w:id="1913" w:author="SCHECK Oliver" w:date="2026-09-14T14:06:00Z" w:initials="OS">
    <w:p w14:paraId="0FCC8346" w14:textId="77777777" w:rsidR="00937DED" w:rsidRPr="00D2471B" w:rsidRDefault="00937DED" w:rsidP="00867928">
      <w:pPr>
        <w:pStyle w:val="CommentText"/>
        <w:jc w:val="left"/>
      </w:pPr>
      <w:r w:rsidRPr="00D2471B">
        <w:rPr>
          <w:rStyle w:val="CommentReference"/>
        </w:rPr>
        <w:annotationRef/>
      </w:r>
      <w:r w:rsidRPr="00D2471B">
        <w:t>As discussed - SRS Validation is part of DDQ process, therefore an internal and not external interface. No change necessary here.</w:t>
      </w:r>
    </w:p>
  </w:comment>
  <w:comment w:id="1941" w:author="LECORA, Marco" w:date="2026-06-09T11:06:00Z" w:initials="ML">
    <w:p w14:paraId="20702B46" w14:textId="77777777" w:rsidR="00937DED" w:rsidRPr="00D2471B" w:rsidRDefault="00937DED" w:rsidP="00EE0E36">
      <w:pPr>
        <w:pStyle w:val="CommentText1"/>
        <w:jc w:val="left"/>
      </w:pPr>
      <w:r w:rsidRPr="00D2471B">
        <w:rPr>
          <w:rStyle w:val="CommentReference1"/>
        </w:rPr>
        <w:annotationRef/>
      </w:r>
      <w:r w:rsidRPr="00D2471B">
        <w:t>Interface coming from former RS Design and Development process…</w:t>
      </w:r>
      <w:hyperlink r:id="rId11" w:history="1">
        <w:r w:rsidRPr="00D2471B">
          <w:rPr>
            <w:rStyle w:val="Hyperlink"/>
          </w:rPr>
          <w:t>G-PRC_R0403_02_EN.pdf</w:t>
        </w:r>
      </w:hyperlink>
      <w:r w:rsidRPr="00D2471B">
        <w:t xml:space="preserve"> </w:t>
      </w:r>
    </w:p>
    <w:p w14:paraId="0D3C1B4B" w14:textId="77777777" w:rsidR="00937DED" w:rsidRPr="00D2471B" w:rsidRDefault="00937DED" w:rsidP="00EE0E36">
      <w:pPr>
        <w:pStyle w:val="CommentText1"/>
        <w:jc w:val="left"/>
      </w:pPr>
    </w:p>
    <w:p w14:paraId="51EDFE86" w14:textId="77777777" w:rsidR="00937DED" w:rsidRPr="00D2471B" w:rsidRDefault="00937DED" w:rsidP="00EE0E36">
      <w:pPr>
        <w:pStyle w:val="CommentText1"/>
        <w:jc w:val="left"/>
      </w:pPr>
      <w:r w:rsidRPr="00D2471B">
        <w:t xml:space="preserve">See </w:t>
      </w:r>
      <w:hyperlink r:id="rId12" w:history="1">
        <w:r w:rsidRPr="00D2471B">
          <w:rPr>
            <w:rStyle w:val="Hyperlink"/>
          </w:rPr>
          <w:t>G-PRC_S0810_00_EN.pdf</w:t>
        </w:r>
      </w:hyperlink>
      <w:r w:rsidRPr="00D2471B">
        <w:t xml:space="preserve"> for S&amp;T (Industrialisation)</w:t>
      </w:r>
    </w:p>
  </w:comment>
  <w:comment w:id="1942" w:author="SCHECK Oliver" w:date="2026-09-14T14:03:00Z" w:initials="OS">
    <w:p w14:paraId="61EBAE05" w14:textId="77777777" w:rsidR="00937DED" w:rsidRDefault="00937DED" w:rsidP="00456755">
      <w:pPr>
        <w:pStyle w:val="CommentText"/>
        <w:jc w:val="left"/>
      </w:pPr>
      <w:r w:rsidRPr="00D2471B">
        <w:rPr>
          <w:rStyle w:val="CommentReference"/>
        </w:rPr>
        <w:annotationRef/>
      </w:r>
      <w:r w:rsidRPr="00D2471B">
        <w:t>No comment raised during the G-PRD review from the process team, therefore we‘ll keep it as it. If during PRC creation any PRD update is necessary we‘ll change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9E6F4" w15:done="1"/>
  <w15:commentEx w15:paraId="68B2CA5B" w15:paraIdParent="0719E6F4" w15:done="1"/>
  <w15:commentEx w15:paraId="406AF002" w15:done="1"/>
  <w15:commentEx w15:paraId="373204DF" w15:paraIdParent="406AF002" w15:done="1"/>
  <w15:commentEx w15:paraId="7F0ADD81" w15:done="1"/>
  <w15:commentEx w15:paraId="080904C8" w15:paraIdParent="7F0ADD81" w15:done="1"/>
  <w15:commentEx w15:paraId="2A6C2FE9" w15:done="1"/>
  <w15:commentEx w15:paraId="5655D1F7" w15:paraIdParent="2A6C2FE9" w15:done="1"/>
  <w15:commentEx w15:paraId="2E4FF12F" w15:done="1"/>
  <w15:commentEx w15:paraId="5045CF95" w15:paraIdParent="2E4FF12F" w15:done="1"/>
  <w15:commentEx w15:paraId="0A7AEE46" w15:done="1"/>
  <w15:commentEx w15:paraId="60F2D3A5" w15:paraIdParent="0A7AEE46" w15:done="1"/>
  <w15:commentEx w15:paraId="124C32FE" w15:done="1"/>
  <w15:commentEx w15:paraId="4F405F7C" w15:done="1"/>
  <w15:commentEx w15:paraId="57C1E128" w15:done="1"/>
  <w15:commentEx w15:paraId="152A5CAB" w15:paraIdParent="57C1E128" w15:done="1"/>
  <w15:commentEx w15:paraId="519A4074" w15:done="1"/>
  <w15:commentEx w15:paraId="4DDDA459" w15:paraIdParent="519A4074" w15:done="1"/>
  <w15:commentEx w15:paraId="49F84FB0" w15:done="1"/>
  <w15:commentEx w15:paraId="1A6501CA" w15:paraIdParent="49F84FB0" w15:done="1"/>
  <w15:commentEx w15:paraId="2EDBC9D3" w15:done="1"/>
  <w15:commentEx w15:paraId="20A0934C" w15:done="0"/>
  <w15:commentEx w15:paraId="70D1831B" w15:done="1"/>
  <w15:commentEx w15:paraId="3365B676" w15:paraIdParent="70D1831B" w15:done="1"/>
  <w15:commentEx w15:paraId="15246D94" w15:done="1"/>
  <w15:commentEx w15:paraId="28DC147C" w15:paraIdParent="15246D94" w15:done="1"/>
  <w15:commentEx w15:paraId="6B9EDDAA" w15:done="1"/>
  <w15:commentEx w15:paraId="38C68FAC" w15:paraIdParent="6B9EDDAA" w15:done="1"/>
  <w15:commentEx w15:paraId="6132FA95" w15:done="1"/>
  <w15:commentEx w15:paraId="662F6B2F" w15:paraIdParent="6132FA95" w15:done="1"/>
  <w15:commentEx w15:paraId="692E6DD2" w15:paraIdParent="6132FA95" w15:done="1"/>
  <w15:commentEx w15:paraId="7C747F3C" w15:done="1"/>
  <w15:commentEx w15:paraId="7ADD24D7" w15:paraIdParent="7C747F3C" w15:done="1"/>
  <w15:commentEx w15:paraId="7629FE98" w15:done="1"/>
  <w15:commentEx w15:paraId="65A8CCC5" w15:paraIdParent="7629FE98" w15:done="1"/>
  <w15:commentEx w15:paraId="576663E5" w15:done="1"/>
  <w15:commentEx w15:paraId="506DD3D2" w15:paraIdParent="576663E5" w15:done="1"/>
  <w15:commentEx w15:paraId="2D49930E" w15:done="1"/>
  <w15:commentEx w15:paraId="5254547A" w15:paraIdParent="2D49930E" w15:done="1"/>
  <w15:commentEx w15:paraId="017F77E5" w15:done="1"/>
  <w15:commentEx w15:paraId="733E0D39" w15:paraIdParent="017F77E5" w15:done="1"/>
  <w15:commentEx w15:paraId="2F6DD402" w15:done="1"/>
  <w15:commentEx w15:paraId="494E9E9A" w15:paraIdParent="2F6DD402" w15:done="1"/>
  <w15:commentEx w15:paraId="05DE0A19" w15:done="1"/>
  <w15:commentEx w15:paraId="2808CFE1" w15:paraIdParent="05DE0A19" w15:done="1"/>
  <w15:commentEx w15:paraId="2A628E38" w15:done="1"/>
  <w15:commentEx w15:paraId="46DB34D7" w15:paraIdParent="2A628E38" w15:done="1"/>
  <w15:commentEx w15:paraId="7324D787" w15:done="1"/>
  <w15:commentEx w15:paraId="75028B6C" w15:paraIdParent="7324D787" w15:done="1"/>
  <w15:commentEx w15:paraId="3B37D0ED" w15:done="1"/>
  <w15:commentEx w15:paraId="7F613CD1" w15:paraIdParent="3B37D0ED" w15:done="1"/>
  <w15:commentEx w15:paraId="6CE74754" w15:done="1"/>
  <w15:commentEx w15:paraId="09B0E623" w15:paraIdParent="6CE74754" w15:done="1"/>
  <w15:commentEx w15:paraId="1B92D1D0" w15:done="1"/>
  <w15:commentEx w15:paraId="6B09EFAA" w15:paraIdParent="1B92D1D0" w15:done="1"/>
  <w15:commentEx w15:paraId="5EEDDEAC" w15:done="1"/>
  <w15:commentEx w15:paraId="71276452" w15:paraIdParent="5EEDDEAC" w15:done="1"/>
  <w15:commentEx w15:paraId="0D01F195" w15:done="1"/>
  <w15:commentEx w15:paraId="61D09FD3" w15:paraIdParent="0D01F195" w15:done="1"/>
  <w15:commentEx w15:paraId="6E667607" w15:done="0"/>
  <w15:commentEx w15:paraId="2CA4258B" w15:paraIdParent="6E667607" w15:done="0"/>
  <w15:commentEx w15:paraId="78721847" w15:done="1"/>
  <w15:commentEx w15:paraId="0732B57B" w15:paraIdParent="78721847" w15:done="1"/>
  <w15:commentEx w15:paraId="3743531E" w15:done="1"/>
  <w15:commentEx w15:paraId="50F07207" w15:paraIdParent="3743531E" w15:done="1"/>
  <w15:commentEx w15:paraId="43B32145" w15:done="1"/>
  <w15:commentEx w15:paraId="64353109" w15:paraIdParent="43B32145" w15:done="1"/>
  <w15:commentEx w15:paraId="2BABB00D" w15:done="1"/>
  <w15:commentEx w15:paraId="2C555575" w15:paraIdParent="2BABB00D" w15:done="1"/>
  <w15:commentEx w15:paraId="080C87C4" w15:done="1"/>
  <w15:commentEx w15:paraId="36FD5A24" w15:paraIdParent="080C87C4" w15:done="1"/>
  <w15:commentEx w15:paraId="411B8371" w15:done="1"/>
  <w15:commentEx w15:paraId="75301E1D" w15:paraIdParent="411B8371" w15:done="1"/>
  <w15:commentEx w15:paraId="1F263FA8" w15:done="1"/>
  <w15:commentEx w15:paraId="3ED02EC1" w15:paraIdParent="1F263FA8" w15:done="1"/>
  <w15:commentEx w15:paraId="41D97C02" w15:done="1"/>
  <w15:commentEx w15:paraId="63E35A45" w15:paraIdParent="41D97C02" w15:done="1"/>
  <w15:commentEx w15:paraId="42C435F4" w15:done="1"/>
  <w15:commentEx w15:paraId="37B91A38" w15:paraIdParent="42C435F4" w15:done="1"/>
  <w15:commentEx w15:paraId="1FBABCB3" w15:done="1"/>
  <w15:commentEx w15:paraId="7D51CBE5" w15:paraIdParent="1FBABCB3" w15:done="1"/>
  <w15:commentEx w15:paraId="3E80C0A5" w15:done="0"/>
  <w15:commentEx w15:paraId="3186E6E5" w15:paraIdParent="3E80C0A5" w15:done="0"/>
  <w15:commentEx w15:paraId="415369D0" w15:done="1"/>
  <w15:commentEx w15:paraId="78A0EF8B" w15:paraIdParent="415369D0" w15:done="1"/>
  <w15:commentEx w15:paraId="65AE577A" w15:done="1"/>
  <w15:commentEx w15:paraId="3BD491F8" w15:paraIdParent="65AE577A" w15:done="1"/>
  <w15:commentEx w15:paraId="03A91BDA" w15:done="1"/>
  <w15:commentEx w15:paraId="29260FD0" w15:paraIdParent="03A91BDA" w15:done="1"/>
  <w15:commentEx w15:paraId="19BA730E" w15:done="1"/>
  <w15:commentEx w15:paraId="5FBB31D7" w15:paraIdParent="19BA730E" w15:done="1"/>
  <w15:commentEx w15:paraId="5F12B237" w15:done="1"/>
  <w15:commentEx w15:paraId="794EB098" w15:paraIdParent="5F12B237" w15:done="1"/>
  <w15:commentEx w15:paraId="27C93D1C" w15:done="0"/>
  <w15:commentEx w15:paraId="3C10AE44" w15:done="1"/>
  <w15:commentEx w15:paraId="21E9485B" w15:paraIdParent="3C10AE44" w15:done="1"/>
  <w15:commentEx w15:paraId="65D62162" w15:done="1"/>
  <w15:commentEx w15:paraId="1717E154" w15:paraIdParent="65D62162" w15:done="1"/>
  <w15:commentEx w15:paraId="563417AE" w15:done="0"/>
  <w15:commentEx w15:paraId="1C788BA5" w15:done="1"/>
  <w15:commentEx w15:paraId="2924C478" w15:paraIdParent="1C788BA5" w15:done="1"/>
  <w15:commentEx w15:paraId="51C2845B" w15:done="1"/>
  <w15:commentEx w15:paraId="24BF3BDE" w15:paraIdParent="51C2845B" w15:done="1"/>
  <w15:commentEx w15:paraId="3CD98FA1" w15:done="1"/>
  <w15:commentEx w15:paraId="311F5649" w15:paraIdParent="3CD98FA1" w15:done="1"/>
  <w15:commentEx w15:paraId="790ED0B7" w15:done="1"/>
  <w15:commentEx w15:paraId="79E18EB8" w15:paraIdParent="790ED0B7" w15:done="1"/>
  <w15:commentEx w15:paraId="51E24506" w15:done="1"/>
  <w15:commentEx w15:paraId="7E0ED4B0" w15:paraIdParent="51E24506" w15:done="1"/>
  <w15:commentEx w15:paraId="524CEE1B" w15:done="1"/>
  <w15:commentEx w15:paraId="6A0CC373" w15:paraIdParent="524CEE1B" w15:done="1"/>
  <w15:commentEx w15:paraId="4B987E0F" w15:done="1"/>
  <w15:commentEx w15:paraId="35AA1B41" w15:paraIdParent="4B987E0F" w15:done="1"/>
  <w15:commentEx w15:paraId="6D95286B" w15:done="1"/>
  <w15:commentEx w15:paraId="508B37B6" w15:paraIdParent="6D95286B" w15:done="1"/>
  <w15:commentEx w15:paraId="2E4FDA39" w15:done="1"/>
  <w15:commentEx w15:paraId="42169C7F" w15:paraIdParent="2E4FDA39" w15:done="1"/>
  <w15:commentEx w15:paraId="500B2AA7" w15:done="1"/>
  <w15:commentEx w15:paraId="5BD73712" w15:paraIdParent="500B2AA7" w15:done="1"/>
  <w15:commentEx w15:paraId="5BD91BFD" w15:done="1"/>
  <w15:commentEx w15:paraId="4EFF15AB" w15:paraIdParent="5BD91BFD" w15:done="1"/>
  <w15:commentEx w15:paraId="3D50C015" w15:done="1"/>
  <w15:commentEx w15:paraId="262749FF" w15:paraIdParent="3D50C015" w15:done="1"/>
  <w15:commentEx w15:paraId="44C54651" w15:done="1"/>
  <w15:commentEx w15:paraId="1F8DFC73" w15:paraIdParent="44C54651" w15:done="1"/>
  <w15:commentEx w15:paraId="3A316A21" w15:done="1"/>
  <w15:commentEx w15:paraId="4EEE9083" w15:paraIdParent="3A316A21" w15:done="1"/>
  <w15:commentEx w15:paraId="40761823" w15:done="1"/>
  <w15:commentEx w15:paraId="7E695BAC" w15:paraIdParent="40761823" w15:done="1"/>
  <w15:commentEx w15:paraId="781F73D4" w15:done="1"/>
  <w15:commentEx w15:paraId="2B2E73C9" w15:paraIdParent="781F73D4" w15:done="1"/>
  <w15:commentEx w15:paraId="3A040FB9" w15:done="1"/>
  <w15:commentEx w15:paraId="51DFB3C6" w15:paraIdParent="3A040FB9" w15:done="1"/>
  <w15:commentEx w15:paraId="4516E992" w15:done="0"/>
  <w15:commentEx w15:paraId="74F18E22" w15:done="0"/>
  <w15:commentEx w15:paraId="5C348FF1" w15:done="0"/>
  <w15:commentEx w15:paraId="2B85A457" w15:done="0"/>
  <w15:commentEx w15:paraId="3214C4BE" w15:done="0"/>
  <w15:commentEx w15:paraId="452C70C3" w15:done="1"/>
  <w15:commentEx w15:paraId="76C44F21" w15:paraIdParent="452C70C3" w15:done="1"/>
  <w15:commentEx w15:paraId="329BE882" w15:done="0"/>
  <w15:commentEx w15:paraId="0B5BCE35" w15:done="1"/>
  <w15:commentEx w15:paraId="7B632D8C" w15:paraIdParent="0B5BCE35" w15:done="1"/>
  <w15:commentEx w15:paraId="000D58FD" w15:paraIdParent="0B5BCE35" w15:done="1"/>
  <w15:commentEx w15:paraId="1A679EAB" w15:done="0"/>
  <w15:commentEx w15:paraId="3BB3B913" w15:paraIdParent="1A679EAB" w15:done="0"/>
  <w15:commentEx w15:paraId="7AFB84AC" w15:done="0"/>
  <w15:commentEx w15:paraId="4523774E" w15:done="0"/>
  <w15:commentEx w15:paraId="620BA8B8" w15:done="0"/>
  <w15:commentEx w15:paraId="058B0409" w15:done="0"/>
  <w15:commentEx w15:paraId="5CF5B44F" w15:done="0"/>
  <w15:commentEx w15:paraId="2521D561" w15:paraIdParent="5CF5B44F" w15:done="0"/>
  <w15:commentEx w15:paraId="5AA42987" w15:done="0"/>
  <w15:commentEx w15:paraId="14AAF3C6" w15:done="1"/>
  <w15:commentEx w15:paraId="438D7045" w15:paraIdParent="14AAF3C6" w15:done="1"/>
  <w15:commentEx w15:paraId="0C9C8FD0" w15:done="0"/>
  <w15:commentEx w15:paraId="3B771154" w15:done="0"/>
  <w15:commentEx w15:paraId="6A51977C" w15:done="1"/>
  <w15:commentEx w15:paraId="04A82D24" w15:paraIdParent="6A51977C" w15:done="1"/>
  <w15:commentEx w15:paraId="0ABBF6CD" w15:done="0"/>
  <w15:commentEx w15:paraId="4E1660BA" w15:done="0"/>
  <w15:commentEx w15:paraId="1CF9A917" w15:done="0"/>
  <w15:commentEx w15:paraId="31A70D2F" w15:done="0"/>
  <w15:commentEx w15:paraId="6427EADA" w15:done="0"/>
  <w15:commentEx w15:paraId="496DF656" w15:done="1"/>
  <w15:commentEx w15:paraId="37DDA0CA" w15:paraIdParent="496DF656" w15:done="1"/>
  <w15:commentEx w15:paraId="05ED0898" w15:done="0"/>
  <w15:commentEx w15:paraId="2B0B8973" w15:done="1"/>
  <w15:commentEx w15:paraId="03D8441A" w15:paraIdParent="2B0B8973" w15:done="1"/>
  <w15:commentEx w15:paraId="1D6253A1" w15:done="0"/>
  <w15:commentEx w15:paraId="092D495A" w15:done="1"/>
  <w15:commentEx w15:paraId="081BA783" w15:paraIdParent="092D495A" w15:done="1"/>
  <w15:commentEx w15:paraId="1E87E46F" w15:done="1"/>
  <w15:commentEx w15:paraId="30B3FB51" w15:paraIdParent="1E87E46F" w15:done="1"/>
  <w15:commentEx w15:paraId="4DDFCDD5" w15:done="1"/>
  <w15:commentEx w15:paraId="78A54F79" w15:paraIdParent="4DDFCDD5" w15:done="1"/>
  <w15:commentEx w15:paraId="4AC91A6B" w15:done="1"/>
  <w15:commentEx w15:paraId="22DDAF8E" w15:paraIdParent="4AC91A6B" w15:done="1"/>
  <w15:commentEx w15:paraId="6F44695C" w15:done="1"/>
  <w15:commentEx w15:paraId="47597576" w15:paraIdParent="6F44695C" w15:done="1"/>
  <w15:commentEx w15:paraId="7B914FC1" w15:done="1"/>
  <w15:commentEx w15:paraId="457E022D" w15:paraIdParent="7B914FC1" w15:done="1"/>
  <w15:commentEx w15:paraId="35D01523" w15:done="1"/>
  <w15:commentEx w15:paraId="79DE2EBB" w15:paraIdParent="35D01523" w15:done="1"/>
  <w15:commentEx w15:paraId="0435BBE8" w15:done="1"/>
  <w15:commentEx w15:paraId="76A6A96F" w15:paraIdParent="0435BBE8" w15:done="1"/>
  <w15:commentEx w15:paraId="7958CF22" w15:done="1"/>
  <w15:commentEx w15:paraId="28800118" w15:paraIdParent="7958CF22" w15:done="1"/>
  <w15:commentEx w15:paraId="3BF3A1FD" w15:done="1"/>
  <w15:commentEx w15:paraId="22FAE034" w15:paraIdParent="3BF3A1FD" w15:done="1"/>
  <w15:commentEx w15:paraId="0A29293B" w15:done="1"/>
  <w15:commentEx w15:paraId="6FC5E809" w15:paraIdParent="0A29293B" w15:done="1"/>
  <w15:commentEx w15:paraId="4D61A9BD" w15:done="1"/>
  <w15:commentEx w15:paraId="624EAAFC" w15:paraIdParent="4D61A9BD" w15:done="1"/>
  <w15:commentEx w15:paraId="61F805C5" w15:done="0"/>
  <w15:commentEx w15:paraId="1D00DFB7" w15:done="0"/>
  <w15:commentEx w15:paraId="046C561F" w15:done="0"/>
  <w15:commentEx w15:paraId="08180D1F" w15:done="1"/>
  <w15:commentEx w15:paraId="06322D75" w15:paraIdParent="08180D1F" w15:done="1"/>
  <w15:commentEx w15:paraId="33840E76" w15:done="0"/>
  <w15:commentEx w15:paraId="7897D7FD" w15:done="1"/>
  <w15:commentEx w15:paraId="1683D528" w15:paraIdParent="7897D7FD" w15:done="1"/>
  <w15:commentEx w15:paraId="28D28B79" w15:done="1"/>
  <w15:commentEx w15:paraId="77F8F485" w15:paraIdParent="28D28B79" w15:done="1"/>
  <w15:commentEx w15:paraId="727ECE24" w15:done="1"/>
  <w15:commentEx w15:paraId="201E9EB8" w15:paraIdParent="727ECE24" w15:done="1"/>
  <w15:commentEx w15:paraId="4B2B8672" w15:done="1"/>
  <w15:commentEx w15:paraId="7F17A888" w15:paraIdParent="4B2B8672" w15:done="1"/>
  <w15:commentEx w15:paraId="31C77672" w15:done="0"/>
  <w15:commentEx w15:paraId="01CC56F8" w15:done="0"/>
  <w15:commentEx w15:paraId="588B8933" w15:done="1"/>
  <w15:commentEx w15:paraId="4EFFE2ED" w15:paraIdParent="588B8933" w15:done="1"/>
  <w15:commentEx w15:paraId="4D016963" w15:done="1"/>
  <w15:commentEx w15:paraId="7703311D" w15:paraIdParent="4D016963" w15:done="1"/>
  <w15:commentEx w15:paraId="40418D5C" w15:done="0"/>
  <w15:commentEx w15:paraId="61E3C8B5" w15:paraIdParent="40418D5C" w15:done="0"/>
  <w15:commentEx w15:paraId="6BED66A5" w15:done="1"/>
  <w15:commentEx w15:paraId="39CA9402" w15:paraIdParent="6BED66A5" w15:done="1"/>
  <w15:commentEx w15:paraId="08FBB2F1" w15:paraIdParent="6BED66A5" w15:done="1"/>
  <w15:commentEx w15:paraId="35C6CFB1" w15:done="1"/>
  <w15:commentEx w15:paraId="4864E6AF" w15:paraIdParent="35C6CFB1" w15:done="1"/>
  <w15:commentEx w15:paraId="11325AF8" w15:done="1"/>
  <w15:commentEx w15:paraId="27C4FC3E" w15:paraIdParent="11325AF8" w15:done="1"/>
  <w15:commentEx w15:paraId="6EEF7F3C" w15:done="0"/>
  <w15:commentEx w15:paraId="12D50EE0" w15:done="1"/>
  <w15:commentEx w15:paraId="083C9F2B" w15:paraIdParent="12D50EE0" w15:done="1"/>
  <w15:commentEx w15:paraId="5C1BBF01" w15:done="1"/>
  <w15:commentEx w15:paraId="20495F20" w15:paraIdParent="5C1BBF01" w15:done="1"/>
  <w15:commentEx w15:paraId="7E01985C" w15:done="1"/>
  <w15:commentEx w15:paraId="40554E08" w15:paraIdParent="7E01985C" w15:done="1"/>
  <w15:commentEx w15:paraId="1032D66D" w15:done="0"/>
  <w15:commentEx w15:paraId="70ADC91E" w15:paraIdParent="1032D66D" w15:done="0"/>
  <w15:commentEx w15:paraId="0F943EC9" w15:done="0"/>
  <w15:commentEx w15:paraId="11D10442" w15:paraIdParent="0F943EC9" w15:done="0"/>
  <w15:commentEx w15:paraId="12568EBB" w15:done="0"/>
  <w15:commentEx w15:paraId="4B294A8D" w15:done="0"/>
  <w15:commentEx w15:paraId="48F76A45" w15:done="0"/>
  <w15:commentEx w15:paraId="0D38D2BE" w15:done="0"/>
  <w15:commentEx w15:paraId="471C9F81" w15:paraIdParent="0D38D2BE" w15:done="0"/>
  <w15:commentEx w15:paraId="22E31A5A" w15:done="0"/>
  <w15:commentEx w15:paraId="3195D616" w15:paraIdParent="22E31A5A" w15:done="0"/>
  <w15:commentEx w15:paraId="2DD34B3E" w15:done="1"/>
  <w15:commentEx w15:paraId="174E97D3" w15:paraIdParent="2DD34B3E" w15:done="1"/>
  <w15:commentEx w15:paraId="2A45903E" w15:done="1"/>
  <w15:commentEx w15:paraId="2329ADBF" w15:paraIdParent="2A45903E" w15:done="1"/>
  <w15:commentEx w15:paraId="69AB8FA0" w15:done="1"/>
  <w15:commentEx w15:paraId="6E918EEF" w15:paraIdParent="69AB8FA0" w15:done="1"/>
  <w15:commentEx w15:paraId="43A37A2D" w15:done="1"/>
  <w15:commentEx w15:paraId="7441C43E" w15:paraIdParent="43A37A2D" w15:done="1"/>
  <w15:commentEx w15:paraId="6691E7CD" w15:done="1"/>
  <w15:commentEx w15:paraId="68086364" w15:paraIdParent="6691E7CD" w15:done="1"/>
  <w15:commentEx w15:paraId="40C3B794" w15:done="1"/>
  <w15:commentEx w15:paraId="1BD5AF5C" w15:paraIdParent="40C3B794" w15:done="1"/>
  <w15:commentEx w15:paraId="5D7F5CD2" w15:done="1"/>
  <w15:commentEx w15:paraId="072A3B0B" w15:paraIdParent="5D7F5CD2" w15:done="1"/>
  <w15:commentEx w15:paraId="5B87BE59" w15:done="1"/>
  <w15:commentEx w15:paraId="1E3977F4" w15:paraIdParent="5B87BE59" w15:done="1"/>
  <w15:commentEx w15:paraId="790B9824" w15:done="1"/>
  <w15:commentEx w15:paraId="1CC88682" w15:paraIdParent="790B9824" w15:done="1"/>
  <w15:commentEx w15:paraId="025AE9E0" w15:paraIdParent="790B9824" w15:done="1"/>
  <w15:commentEx w15:paraId="0FE118C5" w15:done="1"/>
  <w15:commentEx w15:paraId="3084B1E7" w15:paraIdParent="0FE118C5" w15:done="1"/>
  <w15:commentEx w15:paraId="6707324D" w15:done="1"/>
  <w15:commentEx w15:paraId="0FCC8346" w15:paraIdParent="6707324D" w15:done="1"/>
  <w15:commentEx w15:paraId="51EDFE86" w15:done="1"/>
  <w15:commentEx w15:paraId="61EBAE05" w15:paraIdParent="51EDFE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75A6C" w16cex:dateUtc="2026-07-09T12:41:00Z"/>
  <w16cex:commentExtensible w16cex:durableId="7E3950BC" w16cex:dateUtc="2026-09-07T15:11:00Z"/>
  <w16cex:commentExtensible w16cex:durableId="1CEE7761" w16cex:dateUtc="2026-07-09T14:06:00Z"/>
  <w16cex:commentExtensible w16cex:durableId="13ED192A" w16cex:dateUtc="2026-09-07T15:10:00Z"/>
  <w16cex:commentExtensible w16cex:durableId="5BFDF8E4" w16cex:dateUtc="2026-07-10T07:56:00Z"/>
  <w16cex:commentExtensible w16cex:durableId="570475FF" w16cex:dateUtc="2026-09-07T15:22:00Z"/>
  <w16cex:commentExtensible w16cex:durableId="6EC1DD9C" w16cex:dateUtc="2026-09-07T15:23:00Z"/>
  <w16cex:commentExtensible w16cex:durableId="1D58B741" w16cex:dateUtc="2026-09-14T11:37:00Z"/>
  <w16cex:commentExtensible w16cex:durableId="0D842280" w16cex:dateUtc="2026-09-14T11:52:00Z"/>
  <w16cex:commentExtensible w16cex:durableId="36AD6025" w16cex:dateUtc="2026-07-09T10:07:00Z"/>
  <w16cex:commentExtensible w16cex:durableId="6950169D" w16cex:dateUtc="2026-09-07T15:14:00Z"/>
  <w16cex:commentExtensible w16cex:durableId="3A940079" w16cex:dateUtc="2026-08-28T12:24:00Z"/>
  <w16cex:commentExtensible w16cex:durableId="44A90AD3" w16cex:dateUtc="2026-09-07T16:04:00Z"/>
  <w16cex:commentExtensible w16cex:durableId="4DAD82B3" w16cex:dateUtc="2026-07-10T08:19:00Z"/>
  <w16cex:commentExtensible w16cex:durableId="717947FB" w16cex:dateUtc="2026-09-07T15:15:00Z"/>
  <w16cex:commentExtensible w16cex:durableId="1CB55837" w16cex:dateUtc="2026-07-10T09:05:00Z"/>
  <w16cex:commentExtensible w16cex:durableId="710A87E5" w16cex:dateUtc="2026-09-07T15:16:00Z"/>
  <w16cex:commentExtensible w16cex:durableId="4CD2E0A3" w16cex:dateUtc="2026-09-07T15:19:00Z"/>
  <w16cex:commentExtensible w16cex:durableId="00247BB5" w16cex:dateUtc="2026-09-08T16:00:00Z"/>
  <w16cex:commentExtensible w16cex:durableId="47D8A045" w16cex:dateUtc="2026-09-07T16:03:00Z"/>
  <w16cex:commentExtensible w16cex:durableId="06D40A8B" w16cex:dateUtc="2026-09-07T15:27:00Z"/>
  <w16cex:commentExtensible w16cex:durableId="509B6702" w16cex:dateUtc="2026-09-07T15:33:00Z"/>
  <w16cex:commentExtensible w16cex:durableId="7CDC6E84" w16cex:dateUtc="2026-07-09T07:10:00Z"/>
  <w16cex:commentExtensible w16cex:durableId="3AA1C036" w16cex:dateUtc="2026-09-07T15:34:00Z"/>
  <w16cex:commentExtensible w16cex:durableId="48DC57F1" w16cex:dateUtc="2026-06-01T14:46:00Z"/>
  <w16cex:commentExtensible w16cex:durableId="55F4E510" w16cex:dateUtc="2026-06-01T14:48:00Z"/>
  <w16cex:commentExtensible w16cex:durableId="01E04480" w16cex:dateUtc="2026-09-07T15:42:00Z"/>
  <w16cex:commentExtensible w16cex:durableId="3546B697" w16cex:dateUtc="2026-07-10T07:57:00Z"/>
  <w16cex:commentExtensible w16cex:durableId="5DFB32C6" w16cex:dateUtc="2026-09-07T15:43:00Z"/>
  <w16cex:commentExtensible w16cex:durableId="158F652C" w16cex:dateUtc="2026-07-10T07:57:00Z"/>
  <w16cex:commentExtensible w16cex:durableId="68316456" w16cex:dateUtc="2026-09-07T15:46:00Z"/>
  <w16cex:commentExtensible w16cex:durableId="220AD89E" w16cex:dateUtc="2026-07-10T07:58:00Z"/>
  <w16cex:commentExtensible w16cex:durableId="4787743E" w16cex:dateUtc="2026-09-07T15:48:00Z"/>
  <w16cex:commentExtensible w16cex:durableId="16917147" w16cex:dateUtc="2026-07-10T07:58:00Z"/>
  <w16cex:commentExtensible w16cex:durableId="33201D81" w16cex:dateUtc="2026-09-07T15:49:00Z"/>
  <w16cex:commentExtensible w16cex:durableId="772B719C" w16cex:dateUtc="2026-07-09T07:08:00Z"/>
  <w16cex:commentExtensible w16cex:durableId="6B4AB51E" w16cex:dateUtc="2026-09-07T16:07:00Z"/>
  <w16cex:commentExtensible w16cex:durableId="78E3A707" w16cex:dateUtc="2026-07-10T07:58:00Z"/>
  <w16cex:commentExtensible w16cex:durableId="44EC7A37" w16cex:dateUtc="2026-09-07T16:07:00Z"/>
  <w16cex:commentExtensible w16cex:durableId="421B9895" w16cex:dateUtc="2026-07-10T08:15:00Z"/>
  <w16cex:commentExtensible w16cex:durableId="7E499511" w16cex:dateUtc="2026-09-07T16:35:00Z"/>
  <w16cex:commentExtensible w16cex:durableId="792B7210" w16cex:dateUtc="2026-07-10T08:05:00Z"/>
  <w16cex:commentExtensible w16cex:durableId="5307E917" w16cex:dateUtc="2026-09-07T16:37:00Z"/>
  <w16cex:commentExtensible w16cex:durableId="74E314FF" w16cex:dateUtc="2026-07-10T08:06:00Z"/>
  <w16cex:commentExtensible w16cex:durableId="13EEA811" w16cex:dateUtc="2026-09-07T16:39:00Z"/>
  <w16cex:commentExtensible w16cex:durableId="3D700BD6" w16cex:dateUtc="2026-07-10T08:06:00Z"/>
  <w16cex:commentExtensible w16cex:durableId="5EF476EA" w16cex:dateUtc="2026-09-07T16:41:00Z"/>
  <w16cex:commentExtensible w16cex:durableId="2690E5EC" w16cex:dateUtc="2026-09-07T16:41:00Z"/>
  <w16cex:commentExtensible w16cex:durableId="18C53957" w16cex:dateUtc="2026-06-30T17:14:00Z"/>
  <w16cex:commentExtensible w16cex:durableId="460D2378" w16cex:dateUtc="2026-09-07T16:42:00Z"/>
  <w16cex:commentExtensible w16cex:durableId="31EF8AA4" w16cex:dateUtc="2026-07-09T07:34:00Z"/>
  <w16cex:commentExtensible w16cex:durableId="21A38BA7" w16cex:dateUtc="2026-09-07T16:44:00Z"/>
  <w16cex:commentExtensible w16cex:durableId="037686EF" w16cex:dateUtc="2026-09-08T09:35:00Z"/>
  <w16cex:commentExtensible w16cex:durableId="2C59938E" w16cex:dateUtc="2026-07-09T09:25:00Z"/>
  <w16cex:commentExtensible w16cex:durableId="7ABFF940" w16cex:dateUtc="2026-09-07T16:49:00Z"/>
  <w16cex:commentExtensible w16cex:durableId="491E1085" w16cex:dateUtc="2026-07-10T08:06:00Z"/>
  <w16cex:commentExtensible w16cex:durableId="3F292A0C" w16cex:dateUtc="2026-09-07T16:48:00Z"/>
  <w16cex:commentExtensible w16cex:durableId="5A8A7100" w16cex:dateUtc="2026-06-30T15:57:00Z"/>
  <w16cex:commentExtensible w16cex:durableId="4FE1BED4" w16cex:dateUtc="2026-09-07T16:46:00Z"/>
  <w16cex:commentExtensible w16cex:durableId="74F7ADFF" w16cex:dateUtc="2026-07-09T07:24:00Z"/>
  <w16cex:commentExtensible w16cex:durableId="64363253" w16cex:dateUtc="2026-09-08T09:38:00Z"/>
  <w16cex:commentExtensible w16cex:durableId="42AA1CED" w16cex:dateUtc="2026-07-09T07:38:00Z"/>
  <w16cex:commentExtensible w16cex:durableId="0EEC1B80" w16cex:dateUtc="2026-09-08T10:02:00Z"/>
  <w16cex:commentExtensible w16cex:durableId="7B1BCE29" w16cex:dateUtc="2026-07-10T08:07:00Z"/>
  <w16cex:commentExtensible w16cex:durableId="7D3A35E6" w16cex:dateUtc="2026-09-07T16:50:00Z"/>
  <w16cex:commentExtensible w16cex:durableId="751776D2" w16cex:dateUtc="2026-07-10T08:07:00Z"/>
  <w16cex:commentExtensible w16cex:durableId="470700A5" w16cex:dateUtc="2026-09-07T16:52:00Z"/>
  <w16cex:commentExtensible w16cex:durableId="713171CD" w16cex:dateUtc="2026-07-10T08:08:00Z"/>
  <w16cex:commentExtensible w16cex:durableId="033390F5" w16cex:dateUtc="2026-09-08T12:08:00Z"/>
  <w16cex:commentExtensible w16cex:durableId="654EE775" w16cex:dateUtc="2026-07-09T09:26:00Z"/>
  <w16cex:commentExtensible w16cex:durableId="547A878B" w16cex:dateUtc="2026-09-07T16:53:00Z"/>
  <w16cex:commentExtensible w16cex:durableId="6EB9D66B" w16cex:dateUtc="2026-09-08T12:09:00Z"/>
  <w16cex:commentExtensible w16cex:durableId="6E7E2A58" w16cex:dateUtc="2026-09-08T12:09:00Z"/>
  <w16cex:commentExtensible w16cex:durableId="4C7F41A0" w16cex:dateUtc="2026-07-10T08:18:00Z"/>
  <w16cex:commentExtensible w16cex:durableId="69F0EF8A" w16cex:dateUtc="2026-09-08T12:12:00Z"/>
  <w16cex:commentExtensible w16cex:durableId="2198D152" w16cex:dateUtc="2026-07-10T08:08:00Z"/>
  <w16cex:commentExtensible w16cex:durableId="164F9AE6" w16cex:dateUtc="2026-09-08T12:19:00Z"/>
  <w16cex:commentExtensible w16cex:durableId="65715AA1" w16cex:dateUtc="2026-07-10T08:09:00Z"/>
  <w16cex:commentExtensible w16cex:durableId="7E11C434" w16cex:dateUtc="2026-09-08T12:21:00Z"/>
  <w16cex:commentExtensible w16cex:durableId="03AC857A" w16cex:dateUtc="2026-07-10T08:09:00Z"/>
  <w16cex:commentExtensible w16cex:durableId="529B7582" w16cex:dateUtc="2026-09-08T12:21:00Z"/>
  <w16cex:commentExtensible w16cex:durableId="34271830" w16cex:dateUtc="2026-07-10T08:09:00Z"/>
  <w16cex:commentExtensible w16cex:durableId="618488FF" w16cex:dateUtc="2026-09-08T12:22:00Z"/>
  <w16cex:commentExtensible w16cex:durableId="1886F949" w16cex:dateUtc="2026-06-30T17:16:00Z"/>
  <w16cex:commentExtensible w16cex:durableId="4759ADBE" w16cex:dateUtc="2026-09-08T12:24:00Z"/>
  <w16cex:commentExtensible w16cex:durableId="40059DF2" w16cex:dateUtc="2026-09-14T11:39:00Z"/>
  <w16cex:commentExtensible w16cex:durableId="007DAB77" w16cex:dateUtc="2026-09-14T11:55:00Z"/>
  <w16cex:commentExtensible w16cex:durableId="1D99C8FB" w16cex:dateUtc="2026-09-14T11:32:00Z"/>
  <w16cex:commentExtensible w16cex:durableId="06A9946B" w16cex:dateUtc="2026-09-09T13:14:00Z"/>
  <w16cex:commentExtensible w16cex:durableId="74BC42BE" w16cex:dateUtc="2026-07-10T08:10:00Z"/>
  <w16cex:commentExtensible w16cex:durableId="607FEC45" w16cex:dateUtc="2026-09-08T12:26:00Z"/>
  <w16cex:commentExtensible w16cex:durableId="1996ADF8" w16cex:dateUtc="2026-07-10T09:21:00Z"/>
  <w16cex:commentExtensible w16cex:durableId="6E5F4C4E" w16cex:dateUtc="2026-09-16T13:05:00Z"/>
  <w16cex:commentExtensible w16cex:durableId="00CBE967" w16cex:dateUtc="2026-07-10T08:10:00Z"/>
  <w16cex:commentExtensible w16cex:durableId="415F73C5" w16cex:dateUtc="2026-09-08T12:26:00Z"/>
  <w16cex:commentExtensible w16cex:durableId="37E4B652" w16cex:dateUtc="2026-06-30T17:16:00Z"/>
  <w16cex:commentExtensible w16cex:durableId="6208E26A" w16cex:dateUtc="2026-09-09T08:47:00Z"/>
  <w16cex:commentExtensible w16cex:durableId="4E21477D" w16cex:dateUtc="2026-09-14T11:28:00Z"/>
  <w16cex:commentExtensible w16cex:durableId="5DD265C0" w16cex:dateUtc="2026-09-14T11:56:00Z"/>
  <w16cex:commentExtensible w16cex:durableId="3F4ECB78" w16cex:dateUtc="2026-07-10T08:10:00Z"/>
  <w16cex:commentExtensible w16cex:durableId="3D1A0645" w16cex:dateUtc="2026-09-08T12:28:00Z"/>
  <w16cex:commentExtensible w16cex:durableId="50ED9F63" w16cex:dateUtc="2026-07-09T07:31:00Z"/>
  <w16cex:commentExtensible w16cex:durableId="773C40EA" w16cex:dateUtc="2026-09-09T08:50:00Z"/>
  <w16cex:commentExtensible w16cex:durableId="729E4977" w16cex:dateUtc="2026-07-10T10:22:00Z"/>
  <w16cex:commentExtensible w16cex:durableId="1E7D2C8C" w16cex:dateUtc="2026-09-08T12:31:00Z"/>
  <w16cex:commentExtensible w16cex:durableId="67B057FF" w16cex:dateUtc="2026-07-10T10:21:00Z"/>
  <w16cex:commentExtensible w16cex:durableId="00F78FD7" w16cex:dateUtc="2026-09-16T13:06:00Z"/>
  <w16cex:commentExtensible w16cex:durableId="218AA39E" w16cex:dateUtc="2026-07-10T08:13:00Z"/>
  <w16cex:commentExtensible w16cex:durableId="778EA934" w16cex:dateUtc="2026-09-08T12:32:00Z"/>
  <w16cex:commentExtensible w16cex:durableId="3EE5D229" w16cex:dateUtc="2026-07-09T09:41:00Z"/>
  <w16cex:commentExtensible w16cex:durableId="6EB4337C" w16cex:dateUtc="2026-09-08T12:35:00Z"/>
  <w16cex:commentExtensible w16cex:durableId="29632F2A" w16cex:dateUtc="2026-07-09T09:46:00Z"/>
  <w16cex:commentExtensible w16cex:durableId="5009A77D" w16cex:dateUtc="2026-09-09T08:52:00Z"/>
  <w16cex:commentExtensible w16cex:durableId="10C9E631" w16cex:dateUtc="2026-07-09T09:42:00Z"/>
  <w16cex:commentExtensible w16cex:durableId="1B8D83B7" w16cex:dateUtc="2026-09-09T08:53:00Z"/>
  <w16cex:commentExtensible w16cex:durableId="6E2490B9" w16cex:dateUtc="2026-06-30T16:18:00Z"/>
  <w16cex:commentExtensible w16cex:durableId="146AC588" w16cex:dateUtc="2026-09-08T15:40:00Z"/>
  <w16cex:commentExtensible w16cex:durableId="2D5CBE28" w16cex:dateUtc="2026-09-08T15:37:00Z"/>
  <w16cex:commentExtensible w16cex:durableId="433A6EFF" w16cex:dateUtc="2026-09-14T11:34:00Z"/>
  <w16cex:commentExtensible w16cex:durableId="6037DF2C" w16cex:dateUtc="2026-09-14T11:34:00Z"/>
  <w16cex:commentExtensible w16cex:durableId="1EFC1604" w16cex:dateUtc="2026-09-11T13:07:00Z"/>
  <w16cex:commentExtensible w16cex:durableId="6D77B1C1" w16cex:dateUtc="2026-09-14T11:35:00Z"/>
  <w16cex:commentExtensible w16cex:durableId="55A4D881" w16cex:dateUtc="2026-09-14T11:35:00Z"/>
  <w16cex:commentExtensible w16cex:durableId="1622DF97" w16cex:dateUtc="2026-09-09T08:59:00Z"/>
  <w16cex:commentExtensible w16cex:durableId="03BF2938" w16cex:dateUtc="2026-07-17T14:01:00Z"/>
  <w16cex:commentExtensible w16cex:durableId="4EA18257" w16cex:dateUtc="2026-06-30T17:19:00Z"/>
  <w16cex:commentExtensible w16cex:durableId="4CADBC97" w16cex:dateUtc="2026-09-09T14:10:00Z"/>
  <w16cex:commentExtensible w16cex:durableId="3208AB6A" w16cex:dateUtc="2026-07-17T14:02:00Z"/>
  <w16cex:commentExtensible w16cex:durableId="5B79B7B0" w16cex:dateUtc="2026-06-30T16:27:00Z"/>
  <w16cex:commentExtensible w16cex:durableId="4B39F256" w16cex:dateUtc="2026-07-17T14:04:00Z"/>
  <w16cex:commentExtensible w16cex:durableId="30BFFED2" w16cex:dateUtc="2026-07-17T14:10:00Z"/>
  <w16cex:commentExtensible w16cex:durableId="08EC8E88" w16cex:dateUtc="2026-06-15T13:57:00Z"/>
  <w16cex:commentExtensible w16cex:durableId="33723284" w16cex:dateUtc="2026-06-18T13:58:00Z"/>
  <w16cex:commentExtensible w16cex:durableId="148F122E" w16cex:dateUtc="2026-07-17T14:19:00Z"/>
  <w16cex:commentExtensible w16cex:durableId="36D2F202" w16cex:dateUtc="2026-09-09T14:22:00Z"/>
  <w16cex:commentExtensible w16cex:durableId="127DAE39" w16cex:dateUtc="2026-06-18T13:58:00Z"/>
  <w16cex:commentExtensible w16cex:durableId="519AC7E2" w16cex:dateUtc="2026-06-15T14:00:00Z"/>
  <w16cex:commentExtensible w16cex:durableId="3B70AF99" w16cex:dateUtc="2026-07-10T08:43:00Z"/>
  <w16cex:commentExtensible w16cex:durableId="7149E8E0" w16cex:dateUtc="2026-09-08T12:41:00Z"/>
  <w16cex:commentExtensible w16cex:durableId="6C368277" w16cex:dateUtc="2026-07-10T08:43:00Z"/>
  <w16cex:commentExtensible w16cex:durableId="22032B19" w16cex:dateUtc="2026-07-10T08:44:00Z"/>
  <w16cex:commentExtensible w16cex:durableId="754BCDE7" w16cex:dateUtc="2026-06-01T17:27:00Z"/>
  <w16cex:commentExtensible w16cex:durableId="04E1E32F" w16cex:dateUtc="2026-07-10T08:45:00Z"/>
  <w16cex:commentExtensible w16cex:durableId="57636838" w16cex:dateUtc="2026-07-10T08:45:00Z"/>
  <w16cex:commentExtensible w16cex:durableId="3B40B140" w16cex:dateUtc="2026-09-16T09:55:00Z"/>
  <w16cex:commentExtensible w16cex:durableId="0795A00F" w16cex:dateUtc="2026-07-10T08:46:00Z"/>
  <w16cex:commentExtensible w16cex:durableId="4657D394" w16cex:dateUtc="2026-07-10T10:52:00Z"/>
  <w16cex:commentExtensible w16cex:durableId="0F27AF9D" w16cex:dateUtc="2026-09-16T14:01:00Z"/>
  <w16cex:commentExtensible w16cex:durableId="3256BF54" w16cex:dateUtc="2026-07-09T11:08:00Z"/>
  <w16cex:commentExtensible w16cex:durableId="1AAE8979" w16cex:dateUtc="2026-07-09T11:14:00Z"/>
  <w16cex:commentExtensible w16cex:durableId="45F782C3" w16cex:dateUtc="2026-09-16T09:40:00Z"/>
  <w16cex:commentExtensible w16cex:durableId="442E4BC5" w16cex:dateUtc="2026-07-09T11:16:00Z"/>
  <w16cex:commentExtensible w16cex:durableId="50A7B596" w16cex:dateUtc="2026-09-16T09:46:00Z"/>
  <w16cex:commentExtensible w16cex:durableId="45C6180E" w16cex:dateUtc="2026-07-09T09:27:00Z"/>
  <w16cex:commentExtensible w16cex:durableId="1D1440E7" w16cex:dateUtc="2026-09-15T07:37:00Z"/>
  <w16cex:commentExtensible w16cex:durableId="69955D0C" w16cex:dateUtc="2026-09-15T07:13:00Z"/>
  <w16cex:commentExtensible w16cex:durableId="07521084" w16cex:dateUtc="2026-07-10T08:23:00Z"/>
  <w16cex:commentExtensible w16cex:durableId="11EDDA9F" w16cex:dateUtc="2026-09-16T09:44:00Z"/>
  <w16cex:commentExtensible w16cex:durableId="46F4E0A4" w16cex:dateUtc="2026-07-10T08:20:00Z"/>
  <w16cex:commentExtensible w16cex:durableId="77A9821A" w16cex:dateUtc="2026-09-15T07:36:00Z"/>
  <w16cex:commentExtensible w16cex:durableId="4655DDDE" w16cex:dateUtc="2026-07-09T09:27:00Z"/>
  <w16cex:commentExtensible w16cex:durableId="0518474F" w16cex:dateUtc="2026-09-15T07:24:00Z"/>
  <w16cex:commentExtensible w16cex:durableId="779064B4" w16cex:dateUtc="2026-09-09T13:17:00Z"/>
  <w16cex:commentExtensible w16cex:durableId="5B6E7DA2" w16cex:dateUtc="2026-07-10T08:20:00Z"/>
  <w16cex:commentExtensible w16cex:durableId="18F6001C" w16cex:dateUtc="2026-09-15T07:23:00Z"/>
  <w16cex:commentExtensible w16cex:durableId="08300458" w16cex:dateUtc="2026-07-09T09:27:00Z"/>
  <w16cex:commentExtensible w16cex:durableId="69EE913D" w16cex:dateUtc="2026-09-15T07:23:00Z"/>
  <w16cex:commentExtensible w16cex:durableId="24E2DDE8" w16cex:dateUtc="2026-09-15T07:09:00Z"/>
  <w16cex:commentExtensible w16cex:durableId="64D74549" w16cex:dateUtc="2026-07-10T08:20:00Z"/>
  <w16cex:commentExtensible w16cex:durableId="0A866D8F" w16cex:dateUtc="2026-09-15T07:23:00Z"/>
  <w16cex:commentExtensible w16cex:durableId="1AF01038" w16cex:dateUtc="2026-07-09T09:28:00Z"/>
  <w16cex:commentExtensible w16cex:durableId="53652989" w16cex:dateUtc="2026-07-10T08:46:00Z"/>
  <w16cex:commentExtensible w16cex:durableId="0E6720B7" w16cex:dateUtc="2026-07-10T10:55:00Z"/>
  <w16cex:commentExtensible w16cex:durableId="6D7184FE" w16cex:dateUtc="2026-09-16T14:01:00Z"/>
  <w16cex:commentExtensible w16cex:durableId="2CE383F1" w16cex:dateUtc="2026-07-10T08:20:00Z"/>
  <w16cex:commentExtensible w16cex:durableId="6D12EB6F" w16cex:dateUtc="2026-07-09T11:09:00Z"/>
  <w16cex:commentExtensible w16cex:durableId="05873EF1" w16cex:dateUtc="2026-09-16T09:41:00Z"/>
  <w16cex:commentExtensible w16cex:durableId="165F99D2" w16cex:dateUtc="2026-09-15T07:12:00Z"/>
  <w16cex:commentExtensible w16cex:durableId="716A8B12" w16cex:dateUtc="2026-07-10T10:55:00Z"/>
  <w16cex:commentExtensible w16cex:durableId="0F0719C9" w16cex:dateUtc="2026-09-16T14:01:00Z"/>
  <w16cex:commentExtensible w16cex:durableId="5F7D7F6E" w16cex:dateUtc="2026-07-09T11:17:00Z"/>
  <w16cex:commentExtensible w16cex:durableId="550DAB79" w16cex:dateUtc="2026-09-16T09:41:00Z"/>
  <w16cex:commentExtensible w16cex:durableId="5D96E105" w16cex:dateUtc="2026-07-09T09:59:00Z"/>
  <w16cex:commentExtensible w16cex:durableId="15F3C128" w16cex:dateUtc="2026-07-09T09:28:00Z"/>
  <w16cex:commentExtensible w16cex:durableId="4B8A8E5D" w16cex:dateUtc="2026-07-17T14:24:00Z"/>
  <w16cex:commentExtensible w16cex:durableId="54112455" w16cex:dateUtc="2026-09-16T13:56:00Z"/>
  <w16cex:commentExtensible w16cex:durableId="4023159F" w16cex:dateUtc="2026-09-10T14:44:00Z"/>
  <w16cex:commentExtensible w16cex:durableId="50D1E158" w16cex:dateUtc="2026-06-09T09:54:00Z"/>
  <w16cex:commentExtensible w16cex:durableId="03D0285E" w16cex:dateUtc="2026-06-12T09:16:00Z"/>
  <w16cex:commentExtensible w16cex:durableId="7851AFD8" w16cex:dateUtc="2026-09-14T12:00:00Z"/>
  <w16cex:commentExtensible w16cex:durableId="6DFAF259" w16cex:dateUtc="2026-07-10T11:07:00Z"/>
  <w16cex:commentExtensible w16cex:durableId="18361143" w16cex:dateUtc="2026-09-08T12:46:00Z"/>
  <w16cex:commentExtensible w16cex:durableId="692A2B80" w16cex:dateUtc="2026-09-08T11:38:00Z"/>
  <w16cex:commentExtensible w16cex:durableId="3FD54531" w16cex:dateUtc="2026-06-08T08:52:00Z"/>
  <w16cex:commentExtensible w16cex:durableId="5ACBC774" w16cex:dateUtc="2026-09-14T12:02:00Z"/>
  <w16cex:commentExtensible w16cex:durableId="0A320DBA" w16cex:dateUtc="2026-06-08T10:20:00Z"/>
  <w16cex:commentExtensible w16cex:durableId="1D1A14B8" w16cex:dateUtc="2026-09-14T12:02:00Z"/>
  <w16cex:commentExtensible w16cex:durableId="5FE1B32D" w16cex:dateUtc="2026-06-08T10:20:00Z"/>
  <w16cex:commentExtensible w16cex:durableId="1B9EF6E1" w16cex:dateUtc="2026-09-14T12:02:00Z"/>
  <w16cex:commentExtensible w16cex:durableId="3A8482C6" w16cex:dateUtc="2026-07-09T10:00:00Z"/>
  <w16cex:commentExtensible w16cex:durableId="6979E4F8" w16cex:dateUtc="2026-09-08T11:37:00Z"/>
  <w16cex:commentExtensible w16cex:durableId="6044304B" w16cex:dateUtc="2026-06-08T10:22:00Z"/>
  <w16cex:commentExtensible w16cex:durableId="342B1543" w16cex:dateUtc="2026-09-07T13:49:00Z"/>
  <w16cex:commentExtensible w16cex:durableId="7A1942B5" w16cex:dateUtc="2026-07-09T10:01:00Z"/>
  <w16cex:commentExtensible w16cex:durableId="2499DC02" w16cex:dateUtc="2026-09-08T11:36:00Z"/>
  <w16cex:commentExtensible w16cex:durableId="4A41E869" w16cex:dateUtc="2026-09-08T11:31:00Z"/>
  <w16cex:commentExtensible w16cex:durableId="05DF29D3" w16cex:dateUtc="2026-07-10T11:29:00Z"/>
  <w16cex:commentExtensible w16cex:durableId="0B46F9DA" w16cex:dateUtc="2026-09-08T11:29:00Z"/>
  <w16cex:commentExtensible w16cex:durableId="6D66B3EF" w16cex:dateUtc="2026-09-08T11:27:00Z"/>
  <w16cex:commentExtensible w16cex:durableId="133B0D83" w16cex:dateUtc="2026-09-10T13:38:00Z"/>
  <w16cex:commentExtensible w16cex:durableId="2E319C2B" w16cex:dateUtc="2026-09-08T11:22:00Z"/>
  <w16cex:commentExtensible w16cex:durableId="12BC9507" w16cex:dateUtc="2026-07-10T08:50:00Z"/>
  <w16cex:commentExtensible w16cex:durableId="073A375B" w16cex:dateUtc="2026-09-14T12:05:00Z"/>
  <w16cex:commentExtensible w16cex:durableId="1FA88841" w16cex:dateUtc="2026-07-10T08:50:00Z"/>
  <w16cex:commentExtensible w16cex:durableId="55A3D830" w16cex:dateUtc="2026-09-14T12:05:00Z"/>
  <w16cex:commentExtensible w16cex:durableId="470DE681" w16cex:dateUtc="2026-06-08T08:54:00Z"/>
  <w16cex:commentExtensible w16cex:durableId="3CF4C91D" w16cex:dateUtc="2026-09-14T12:03:00Z"/>
  <w16cex:commentExtensible w16cex:durableId="068ED9A3" w16cex:dateUtc="2026-07-10T08:51:00Z"/>
  <w16cex:commentExtensible w16cex:durableId="0BF7F13D" w16cex:dateUtc="2026-09-14T12:06:00Z"/>
  <w16cex:commentExtensible w16cex:durableId="372A48D6" w16cex:dateUtc="2026-06-09T08:53:00Z"/>
  <w16cex:commentExtensible w16cex:durableId="4300918B" w16cex:dateUtc="2026-09-14T12:03:00Z"/>
  <w16cex:commentExtensible w16cex:durableId="10294642" w16cex:dateUtc="2026-06-09T08:57:00Z"/>
  <w16cex:commentExtensible w16cex:durableId="68D49DEA" w16cex:dateUtc="2026-09-14T12:03:00Z"/>
  <w16cex:commentExtensible w16cex:durableId="692D5C17" w16cex:dateUtc="2026-07-10T08:51:00Z"/>
  <w16cex:commentExtensible w16cex:durableId="209D6093" w16cex:dateUtc="2026-09-14T12:06:00Z"/>
  <w16cex:commentExtensible w16cex:durableId="24A2F37E" w16cex:dateUtc="2026-06-09T09:06:00Z"/>
  <w16cex:commentExtensible w16cex:durableId="42582735" w16cex:dateUtc="2026-09-14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9E6F4" w16cid:durableId="59B75A6C"/>
  <w16cid:commentId w16cid:paraId="68B2CA5B" w16cid:durableId="7E3950BC"/>
  <w16cid:commentId w16cid:paraId="406AF002" w16cid:durableId="1CEE7761"/>
  <w16cid:commentId w16cid:paraId="373204DF" w16cid:durableId="13ED192A"/>
  <w16cid:commentId w16cid:paraId="7F0ADD81" w16cid:durableId="5BFDF8E4"/>
  <w16cid:commentId w16cid:paraId="080904C8" w16cid:durableId="570475FF"/>
  <w16cid:commentId w16cid:paraId="2A6C2FE9" w16cid:durableId="2E0CA9F5"/>
  <w16cid:commentId w16cid:paraId="5655D1F7" w16cid:durableId="6EC1DD9C"/>
  <w16cid:commentId w16cid:paraId="2E4FF12F" w16cid:durableId="1D58B741"/>
  <w16cid:commentId w16cid:paraId="5045CF95" w16cid:durableId="0D842280"/>
  <w16cid:commentId w16cid:paraId="0A7AEE46" w16cid:durableId="36AD6025"/>
  <w16cid:commentId w16cid:paraId="60F2D3A5" w16cid:durableId="6950169D"/>
  <w16cid:commentId w16cid:paraId="124C32FE" w16cid:durableId="3A940079"/>
  <w16cid:commentId w16cid:paraId="4F405F7C" w16cid:durableId="44A90AD3"/>
  <w16cid:commentId w16cid:paraId="57C1E128" w16cid:durableId="4DAD82B3"/>
  <w16cid:commentId w16cid:paraId="152A5CAB" w16cid:durableId="717947FB"/>
  <w16cid:commentId w16cid:paraId="519A4074" w16cid:durableId="1CB55837"/>
  <w16cid:commentId w16cid:paraId="4DDDA459" w16cid:durableId="710A87E5"/>
  <w16cid:commentId w16cid:paraId="49F84FB0" w16cid:durableId="2E0CAADA"/>
  <w16cid:commentId w16cid:paraId="1A6501CA" w16cid:durableId="4CD2E0A3"/>
  <w16cid:commentId w16cid:paraId="2EDBC9D3" w16cid:durableId="00247BB5"/>
  <w16cid:commentId w16cid:paraId="20A0934C" w16cid:durableId="47D8A045"/>
  <w16cid:commentId w16cid:paraId="70D1831B" w16cid:durableId="2E175FAF"/>
  <w16cid:commentId w16cid:paraId="3365B676" w16cid:durableId="06D40A8B"/>
  <w16cid:commentId w16cid:paraId="15246D94" w16cid:durableId="2DF0D6FF"/>
  <w16cid:commentId w16cid:paraId="28DC147C" w16cid:durableId="509B6702"/>
  <w16cid:commentId w16cid:paraId="6B9EDDAA" w16cid:durableId="7CDC6E84"/>
  <w16cid:commentId w16cid:paraId="38C68FAC" w16cid:durableId="3AA1C036"/>
  <w16cid:commentId w16cid:paraId="6132FA95" w16cid:durableId="48DC57F1"/>
  <w16cid:commentId w16cid:paraId="662F6B2F" w16cid:durableId="55F4E510"/>
  <w16cid:commentId w16cid:paraId="692E6DD2" w16cid:durableId="01E04480"/>
  <w16cid:commentId w16cid:paraId="7C747F3C" w16cid:durableId="3546B697"/>
  <w16cid:commentId w16cid:paraId="7ADD24D7" w16cid:durableId="5DFB32C6"/>
  <w16cid:commentId w16cid:paraId="7629FE98" w16cid:durableId="158F652C"/>
  <w16cid:commentId w16cid:paraId="65A8CCC5" w16cid:durableId="68316456"/>
  <w16cid:commentId w16cid:paraId="576663E5" w16cid:durableId="220AD89E"/>
  <w16cid:commentId w16cid:paraId="506DD3D2" w16cid:durableId="4787743E"/>
  <w16cid:commentId w16cid:paraId="2D49930E" w16cid:durableId="16917147"/>
  <w16cid:commentId w16cid:paraId="5254547A" w16cid:durableId="33201D81"/>
  <w16cid:commentId w16cid:paraId="017F77E5" w16cid:durableId="772B719C"/>
  <w16cid:commentId w16cid:paraId="733E0D39" w16cid:durableId="6B4AB51E"/>
  <w16cid:commentId w16cid:paraId="2F6DD402" w16cid:durableId="78E3A707"/>
  <w16cid:commentId w16cid:paraId="494E9E9A" w16cid:durableId="44EC7A37"/>
  <w16cid:commentId w16cid:paraId="05DE0A19" w16cid:durableId="421B9895"/>
  <w16cid:commentId w16cid:paraId="2808CFE1" w16cid:durableId="7E499511"/>
  <w16cid:commentId w16cid:paraId="2A628E38" w16cid:durableId="792B7210"/>
  <w16cid:commentId w16cid:paraId="46DB34D7" w16cid:durableId="5307E917"/>
  <w16cid:commentId w16cid:paraId="7324D787" w16cid:durableId="74E314FF"/>
  <w16cid:commentId w16cid:paraId="75028B6C" w16cid:durableId="13EEA811"/>
  <w16cid:commentId w16cid:paraId="3B37D0ED" w16cid:durableId="3D700BD6"/>
  <w16cid:commentId w16cid:paraId="7F613CD1" w16cid:durableId="5EF476EA"/>
  <w16cid:commentId w16cid:paraId="6CE74754" w16cid:durableId="2DF0DAA0"/>
  <w16cid:commentId w16cid:paraId="09B0E623" w16cid:durableId="2690E5EC"/>
  <w16cid:commentId w16cid:paraId="1B92D1D0" w16cid:durableId="18C53957"/>
  <w16cid:commentId w16cid:paraId="6B09EFAA" w16cid:durableId="460D2378"/>
  <w16cid:commentId w16cid:paraId="5EEDDEAC" w16cid:durableId="31EF8AA4"/>
  <w16cid:commentId w16cid:paraId="71276452" w16cid:durableId="21A38BA7"/>
  <w16cid:commentId w16cid:paraId="0D01F195" w16cid:durableId="2E175EAA"/>
  <w16cid:commentId w16cid:paraId="61D09FD3" w16cid:durableId="037686EF"/>
  <w16cid:commentId w16cid:paraId="6E667607" w16cid:durableId="2C59938E"/>
  <w16cid:commentId w16cid:paraId="2CA4258B" w16cid:durableId="7ABFF940"/>
  <w16cid:commentId w16cid:paraId="78721847" w16cid:durableId="491E1085"/>
  <w16cid:commentId w16cid:paraId="0732B57B" w16cid:durableId="3F292A0C"/>
  <w16cid:commentId w16cid:paraId="3743531E" w16cid:durableId="5A8A7100"/>
  <w16cid:commentId w16cid:paraId="50F07207" w16cid:durableId="4FE1BED4"/>
  <w16cid:commentId w16cid:paraId="43B32145" w16cid:durableId="74F7ADFF"/>
  <w16cid:commentId w16cid:paraId="64353109" w16cid:durableId="64363253"/>
  <w16cid:commentId w16cid:paraId="2BABB00D" w16cid:durableId="42AA1CED"/>
  <w16cid:commentId w16cid:paraId="2C555575" w16cid:durableId="0EEC1B80"/>
  <w16cid:commentId w16cid:paraId="080C87C4" w16cid:durableId="7B1BCE29"/>
  <w16cid:commentId w16cid:paraId="36FD5A24" w16cid:durableId="7D3A35E6"/>
  <w16cid:commentId w16cid:paraId="411B8371" w16cid:durableId="751776D2"/>
  <w16cid:commentId w16cid:paraId="75301E1D" w16cid:durableId="470700A5"/>
  <w16cid:commentId w16cid:paraId="1F263FA8" w16cid:durableId="713171CD"/>
  <w16cid:commentId w16cid:paraId="3ED02EC1" w16cid:durableId="033390F5"/>
  <w16cid:commentId w16cid:paraId="41D97C02" w16cid:durableId="654EE775"/>
  <w16cid:commentId w16cid:paraId="63E35A45" w16cid:durableId="547A878B"/>
  <w16cid:commentId w16cid:paraId="42C435F4" w16cid:durableId="13544084"/>
  <w16cid:commentId w16cid:paraId="37B91A38" w16cid:durableId="6EB9D66B"/>
  <w16cid:commentId w16cid:paraId="1FBABCB3" w16cid:durableId="2E174113"/>
  <w16cid:commentId w16cid:paraId="7D51CBE5" w16cid:durableId="6E7E2A58"/>
  <w16cid:commentId w16cid:paraId="3E80C0A5" w16cid:durableId="4C7F41A0"/>
  <w16cid:commentId w16cid:paraId="3186E6E5" w16cid:durableId="2E0CB880"/>
  <w16cid:commentId w16cid:paraId="415369D0" w16cid:durableId="2E1741B4"/>
  <w16cid:commentId w16cid:paraId="78A0EF8B" w16cid:durableId="69F0EF8A"/>
  <w16cid:commentId w16cid:paraId="65AE577A" w16cid:durableId="2198D152"/>
  <w16cid:commentId w16cid:paraId="3BD491F8" w16cid:durableId="164F9AE6"/>
  <w16cid:commentId w16cid:paraId="03A91BDA" w16cid:durableId="65715AA1"/>
  <w16cid:commentId w16cid:paraId="29260FD0" w16cid:durableId="7E11C434"/>
  <w16cid:commentId w16cid:paraId="19BA730E" w16cid:durableId="03AC857A"/>
  <w16cid:commentId w16cid:paraId="5FBB31D7" w16cid:durableId="529B7582"/>
  <w16cid:commentId w16cid:paraId="5F12B237" w16cid:durableId="34271830"/>
  <w16cid:commentId w16cid:paraId="794EB098" w16cid:durableId="618488FF"/>
  <w16cid:commentId w16cid:paraId="27C93D1C" w16cid:durableId="1886F949"/>
  <w16cid:commentId w16cid:paraId="3C10AE44" w16cid:durableId="2E175DE1"/>
  <w16cid:commentId w16cid:paraId="21E9485B" w16cid:durableId="4759ADBE"/>
  <w16cid:commentId w16cid:paraId="65D62162" w16cid:durableId="40059DF2"/>
  <w16cid:commentId w16cid:paraId="1717E154" w16cid:durableId="007DAB77"/>
  <w16cid:commentId w16cid:paraId="563417AE" w16cid:durableId="1D99C8FB"/>
  <w16cid:commentId w16cid:paraId="1C788BA5" w16cid:durableId="2E14BD2F"/>
  <w16cid:commentId w16cid:paraId="2924C478" w16cid:durableId="06A9946B"/>
  <w16cid:commentId w16cid:paraId="51C2845B" w16cid:durableId="74BC42BE"/>
  <w16cid:commentId w16cid:paraId="24BF3BDE" w16cid:durableId="607FEC45"/>
  <w16cid:commentId w16cid:paraId="3CD98FA1" w16cid:durableId="1996ADF8"/>
  <w16cid:commentId w16cid:paraId="311F5649" w16cid:durableId="6E5F4C4E"/>
  <w16cid:commentId w16cid:paraId="790ED0B7" w16cid:durableId="00CBE967"/>
  <w16cid:commentId w16cid:paraId="79E18EB8" w16cid:durableId="415F73C5"/>
  <w16cid:commentId w16cid:paraId="51E24506" w16cid:durableId="37E4B652"/>
  <w16cid:commentId w16cid:paraId="7E0ED4B0" w16cid:durableId="6208E26A"/>
  <w16cid:commentId w16cid:paraId="524CEE1B" w16cid:durableId="4E21477D"/>
  <w16cid:commentId w16cid:paraId="6A0CC373" w16cid:durableId="5DD265C0"/>
  <w16cid:commentId w16cid:paraId="4B987E0F" w16cid:durableId="3F4ECB78"/>
  <w16cid:commentId w16cid:paraId="35AA1B41" w16cid:durableId="3D1A0645"/>
  <w16cid:commentId w16cid:paraId="6D95286B" w16cid:durableId="50ED9F63"/>
  <w16cid:commentId w16cid:paraId="508B37B6" w16cid:durableId="773C40EA"/>
  <w16cid:commentId w16cid:paraId="2E4FDA39" w16cid:durableId="729E4977"/>
  <w16cid:commentId w16cid:paraId="42169C7F" w16cid:durableId="1E7D2C8C"/>
  <w16cid:commentId w16cid:paraId="500B2AA7" w16cid:durableId="67B057FF"/>
  <w16cid:commentId w16cid:paraId="5BD73712" w16cid:durableId="00F78FD7"/>
  <w16cid:commentId w16cid:paraId="5BD91BFD" w16cid:durableId="218AA39E"/>
  <w16cid:commentId w16cid:paraId="4EFF15AB" w16cid:durableId="778EA934"/>
  <w16cid:commentId w16cid:paraId="3D50C015" w16cid:durableId="2DC43112"/>
  <w16cid:commentId w16cid:paraId="262749FF" w16cid:durableId="2DE53747"/>
  <w16cid:commentId w16cid:paraId="44C54651" w16cid:durableId="3EE5D229"/>
  <w16cid:commentId w16cid:paraId="1F8DFC73" w16cid:durableId="6EB4337C"/>
  <w16cid:commentId w16cid:paraId="3A316A21" w16cid:durableId="29632F2A"/>
  <w16cid:commentId w16cid:paraId="4EEE9083" w16cid:durableId="5009A77D"/>
  <w16cid:commentId w16cid:paraId="40761823" w16cid:durableId="10C9E631"/>
  <w16cid:commentId w16cid:paraId="7E695BAC" w16cid:durableId="1B8D83B7"/>
  <w16cid:commentId w16cid:paraId="781F73D4" w16cid:durableId="6E2490B9"/>
  <w16cid:commentId w16cid:paraId="2B2E73C9" w16cid:durableId="146AC588"/>
  <w16cid:commentId w16cid:paraId="3A040FB9" w16cid:durableId="2E14BDE0"/>
  <w16cid:commentId w16cid:paraId="51DFB3C6" w16cid:durableId="2D5CBE28"/>
  <w16cid:commentId w16cid:paraId="4516E992" w16cid:durableId="433A6EFF"/>
  <w16cid:commentId w16cid:paraId="74F18E22" w16cid:durableId="6037DF2C"/>
  <w16cid:commentId w16cid:paraId="5C348FF1" w16cid:durableId="1EFC1604"/>
  <w16cid:commentId w16cid:paraId="2B85A457" w16cid:durableId="6D77B1C1"/>
  <w16cid:commentId w16cid:paraId="3214C4BE" w16cid:durableId="55A4D881"/>
  <w16cid:commentId w16cid:paraId="452C70C3" w16cid:durableId="2E299585"/>
  <w16cid:commentId w16cid:paraId="76C44F21" w16cid:durableId="1622DF97"/>
  <w16cid:commentId w16cid:paraId="329BE882" w16cid:durableId="03BF2938"/>
  <w16cid:commentId w16cid:paraId="0B5BCE35" w16cid:durableId="4EA18257"/>
  <w16cid:commentId w16cid:paraId="7B632D8C" w16cid:durableId="2E298E5A"/>
  <w16cid:commentId w16cid:paraId="000D58FD" w16cid:durableId="4CADBC97"/>
  <w16cid:commentId w16cid:paraId="1A679EAB" w16cid:durableId="3208AB6A"/>
  <w16cid:commentId w16cid:paraId="3BB3B913" w16cid:durableId="2E298DCF"/>
  <w16cid:commentId w16cid:paraId="7AFB84AC" w16cid:durableId="2E14BE45"/>
  <w16cid:commentId w16cid:paraId="4523774E" w16cid:durableId="5B79B7B0"/>
  <w16cid:commentId w16cid:paraId="620BA8B8" w16cid:durableId="4B39F256"/>
  <w16cid:commentId w16cid:paraId="058B0409" w16cid:durableId="30BFFED2"/>
  <w16cid:commentId w16cid:paraId="5CF5B44F" w16cid:durableId="2DC9A3DE"/>
  <w16cid:commentId w16cid:paraId="2521D561" w16cid:durableId="08EC8E88"/>
  <w16cid:commentId w16cid:paraId="5AA42987" w16cid:durableId="33723284"/>
  <w16cid:commentId w16cid:paraId="14AAF3C6" w16cid:durableId="148F122E"/>
  <w16cid:commentId w16cid:paraId="438D7045" w16cid:durableId="36D2F202"/>
  <w16cid:commentId w16cid:paraId="0C9C8FD0" w16cid:durableId="127DAE39"/>
  <w16cid:commentId w16cid:paraId="3B771154" w16cid:durableId="519AC7E2"/>
  <w16cid:commentId w16cid:paraId="6A51977C" w16cid:durableId="3B70AF99"/>
  <w16cid:commentId w16cid:paraId="04A82D24" w16cid:durableId="7149E8E0"/>
  <w16cid:commentId w16cid:paraId="0ABBF6CD" w16cid:durableId="6C368277"/>
  <w16cid:commentId w16cid:paraId="4E1660BA" w16cid:durableId="22032B19"/>
  <w16cid:commentId w16cid:paraId="1CF9A917" w16cid:durableId="754BCDE7"/>
  <w16cid:commentId w16cid:paraId="31A70D2F" w16cid:durableId="04E1E32F"/>
  <w16cid:commentId w16cid:paraId="6427EADA" w16cid:durableId="57636838"/>
  <w16cid:commentId w16cid:paraId="496DF656" w16cid:durableId="2E17547B"/>
  <w16cid:commentId w16cid:paraId="37DDA0CA" w16cid:durableId="3B40B140"/>
  <w16cid:commentId w16cid:paraId="05ED0898" w16cid:durableId="0795A00F"/>
  <w16cid:commentId w16cid:paraId="2B0B8973" w16cid:durableId="4657D394"/>
  <w16cid:commentId w16cid:paraId="03D8441A" w16cid:durableId="0F27AF9D"/>
  <w16cid:commentId w16cid:paraId="1D6253A1" w16cid:durableId="3256BF54"/>
  <w16cid:commentId w16cid:paraId="092D495A" w16cid:durableId="1AAE8979"/>
  <w16cid:commentId w16cid:paraId="081BA783" w16cid:durableId="45F782C3"/>
  <w16cid:commentId w16cid:paraId="1E87E46F" w16cid:durableId="442E4BC5"/>
  <w16cid:commentId w16cid:paraId="30B3FB51" w16cid:durableId="50A7B596"/>
  <w16cid:commentId w16cid:paraId="4DDFCDD5" w16cid:durableId="45C6180E"/>
  <w16cid:commentId w16cid:paraId="78A54F79" w16cid:durableId="1D1440E7"/>
  <w16cid:commentId w16cid:paraId="4AC91A6B" w16cid:durableId="2E14BF7D"/>
  <w16cid:commentId w16cid:paraId="22DDAF8E" w16cid:durableId="69955D0C"/>
  <w16cid:commentId w16cid:paraId="6F44695C" w16cid:durableId="07521084"/>
  <w16cid:commentId w16cid:paraId="47597576" w16cid:durableId="11EDDA9F"/>
  <w16cid:commentId w16cid:paraId="7B914FC1" w16cid:durableId="46F4E0A4"/>
  <w16cid:commentId w16cid:paraId="457E022D" w16cid:durableId="77A9821A"/>
  <w16cid:commentId w16cid:paraId="35D01523" w16cid:durableId="4655DDDE"/>
  <w16cid:commentId w16cid:paraId="79DE2EBB" w16cid:durableId="0518474F"/>
  <w16cid:commentId w16cid:paraId="0435BBE8" w16cid:durableId="2E14BFB7"/>
  <w16cid:commentId w16cid:paraId="76A6A96F" w16cid:durableId="779064B4"/>
  <w16cid:commentId w16cid:paraId="7958CF22" w16cid:durableId="5B6E7DA2"/>
  <w16cid:commentId w16cid:paraId="28800118" w16cid:durableId="18F6001C"/>
  <w16cid:commentId w16cid:paraId="3BF3A1FD" w16cid:durableId="08300458"/>
  <w16cid:commentId w16cid:paraId="22FAE034" w16cid:durableId="69EE913D"/>
  <w16cid:commentId w16cid:paraId="0A29293B" w16cid:durableId="2E14BFEC"/>
  <w16cid:commentId w16cid:paraId="6FC5E809" w16cid:durableId="24E2DDE8"/>
  <w16cid:commentId w16cid:paraId="4D61A9BD" w16cid:durableId="64D74549"/>
  <w16cid:commentId w16cid:paraId="624EAAFC" w16cid:durableId="0A866D8F"/>
  <w16cid:commentId w16cid:paraId="61F805C5" w16cid:durableId="1AF01038"/>
  <w16cid:commentId w16cid:paraId="1D00DFB7" w16cid:durableId="2E14C00F"/>
  <w16cid:commentId w16cid:paraId="046C561F" w16cid:durableId="53652989"/>
  <w16cid:commentId w16cid:paraId="08180D1F" w16cid:durableId="0E6720B7"/>
  <w16cid:commentId w16cid:paraId="06322D75" w16cid:durableId="6D7184FE"/>
  <w16cid:commentId w16cid:paraId="33840E76" w16cid:durableId="2CE383F1"/>
  <w16cid:commentId w16cid:paraId="7897D7FD" w16cid:durableId="6D12EB6F"/>
  <w16cid:commentId w16cid:paraId="1683D528" w16cid:durableId="05873EF1"/>
  <w16cid:commentId w16cid:paraId="28D28B79" w16cid:durableId="2E14C17D"/>
  <w16cid:commentId w16cid:paraId="77F8F485" w16cid:durableId="165F99D2"/>
  <w16cid:commentId w16cid:paraId="727ECE24" w16cid:durableId="716A8B12"/>
  <w16cid:commentId w16cid:paraId="201E9EB8" w16cid:durableId="0F0719C9"/>
  <w16cid:commentId w16cid:paraId="4B2B8672" w16cid:durableId="5F7D7F6E"/>
  <w16cid:commentId w16cid:paraId="7F17A888" w16cid:durableId="550DAB79"/>
  <w16cid:commentId w16cid:paraId="31C77672" w16cid:durableId="5D96E105"/>
  <w16cid:commentId w16cid:paraId="01CC56F8" w16cid:durableId="15F3C128"/>
  <w16cid:commentId w16cid:paraId="588B8933" w16cid:durableId="4B8A8E5D"/>
  <w16cid:commentId w16cid:paraId="4EFFE2ED" w16cid:durableId="54112455"/>
  <w16cid:commentId w16cid:paraId="4D016963" w16cid:durableId="2E297E44"/>
  <w16cid:commentId w16cid:paraId="7703311D" w16cid:durableId="4023159F"/>
  <w16cid:commentId w16cid:paraId="40418D5C" w16cid:durableId="2DC99660"/>
  <w16cid:commentId w16cid:paraId="61E3C8B5" w16cid:durableId="50D1E158"/>
  <w16cid:commentId w16cid:paraId="6BED66A5" w16cid:durableId="2DC82F95"/>
  <w16cid:commentId w16cid:paraId="39CA9402" w16cid:durableId="03D0285E"/>
  <w16cid:commentId w16cid:paraId="08FBB2F1" w16cid:durableId="7851AFD8"/>
  <w16cid:commentId w16cid:paraId="35C6CFB1" w16cid:durableId="6DFAF259"/>
  <w16cid:commentId w16cid:paraId="4864E6AF" w16cid:durableId="18361143"/>
  <w16cid:commentId w16cid:paraId="11325AF8" w16cid:durableId="2DF0D46C"/>
  <w16cid:commentId w16cid:paraId="27C4FC3E" w16cid:durableId="692A2B80"/>
  <w16cid:commentId w16cid:paraId="6EEF7F3C" w16cid:durableId="2E175882"/>
  <w16cid:commentId w16cid:paraId="12D50EE0" w16cid:durableId="3FD54531"/>
  <w16cid:commentId w16cid:paraId="083C9F2B" w16cid:durableId="5ACBC774"/>
  <w16cid:commentId w16cid:paraId="5C1BBF01" w16cid:durableId="0A320DBA"/>
  <w16cid:commentId w16cid:paraId="20495F20" w16cid:durableId="1D1A14B8"/>
  <w16cid:commentId w16cid:paraId="7E01985C" w16cid:durableId="5FE1B32D"/>
  <w16cid:commentId w16cid:paraId="40554E08" w16cid:durableId="1B9EF6E1"/>
  <w16cid:commentId w16cid:paraId="1032D66D" w16cid:durableId="3A8482C6"/>
  <w16cid:commentId w16cid:paraId="70ADC91E" w16cid:durableId="6979E4F8"/>
  <w16cid:commentId w16cid:paraId="0F943EC9" w16cid:durableId="2DC81C8D"/>
  <w16cid:commentId w16cid:paraId="11D10442" w16cid:durableId="6044304B"/>
  <w16cid:commentId w16cid:paraId="12568EBB" w16cid:durableId="342B1543"/>
  <w16cid:commentId w16cid:paraId="4B294A8D" w16cid:durableId="2DE7818B"/>
  <w16cid:commentId w16cid:paraId="48F76A45" w16cid:durableId="2DE6F53C"/>
  <w16cid:commentId w16cid:paraId="0D38D2BE" w16cid:durableId="7A1942B5"/>
  <w16cid:commentId w16cid:paraId="471C9F81" w16cid:durableId="2499DC02"/>
  <w16cid:commentId w16cid:paraId="22E31A5A" w16cid:durableId="2E175A6A"/>
  <w16cid:commentId w16cid:paraId="3195D616" w16cid:durableId="4A41E869"/>
  <w16cid:commentId w16cid:paraId="2DD34B3E" w16cid:durableId="05DF29D3"/>
  <w16cid:commentId w16cid:paraId="174E97D3" w16cid:durableId="0B46F9DA"/>
  <w16cid:commentId w16cid:paraId="2A45903E" w16cid:durableId="2E175B30"/>
  <w16cid:commentId w16cid:paraId="2329ADBF" w16cid:durableId="6D66B3EF"/>
  <w16cid:commentId w16cid:paraId="69AB8FA0" w16cid:durableId="2DC82018"/>
  <w16cid:commentId w16cid:paraId="6E918EEF" w16cid:durableId="133B0D83"/>
  <w16cid:commentId w16cid:paraId="43A37A2D" w16cid:durableId="2E175C25"/>
  <w16cid:commentId w16cid:paraId="7441C43E" w16cid:durableId="2E319C2B"/>
  <w16cid:commentId w16cid:paraId="6691E7CD" w16cid:durableId="12BC9507"/>
  <w16cid:commentId w16cid:paraId="68086364" w16cid:durableId="073A375B"/>
  <w16cid:commentId w16cid:paraId="40C3B794" w16cid:durableId="1FA88841"/>
  <w16cid:commentId w16cid:paraId="1BD5AF5C" w16cid:durableId="55A3D830"/>
  <w16cid:commentId w16cid:paraId="5D7F5CD2" w16cid:durableId="470DE681"/>
  <w16cid:commentId w16cid:paraId="072A3B0B" w16cid:durableId="3CF4C91D"/>
  <w16cid:commentId w16cid:paraId="5B87BE59" w16cid:durableId="068ED9A3"/>
  <w16cid:commentId w16cid:paraId="1E3977F4" w16cid:durableId="0BF7F13D"/>
  <w16cid:commentId w16cid:paraId="790B9824" w16cid:durableId="2DC820F5"/>
  <w16cid:commentId w16cid:paraId="1CC88682" w16cid:durableId="372A48D6"/>
  <w16cid:commentId w16cid:paraId="025AE9E0" w16cid:durableId="4300918B"/>
  <w16cid:commentId w16cid:paraId="0FE118C5" w16cid:durableId="10294642"/>
  <w16cid:commentId w16cid:paraId="3084B1E7" w16cid:durableId="68D49DEA"/>
  <w16cid:commentId w16cid:paraId="6707324D" w16cid:durableId="692D5C17"/>
  <w16cid:commentId w16cid:paraId="0FCC8346" w16cid:durableId="209D6093"/>
  <w16cid:commentId w16cid:paraId="51EDFE86" w16cid:durableId="24A2F37E"/>
  <w16cid:commentId w16cid:paraId="61EBAE05" w16cid:durableId="425827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BDCA2" w14:textId="77777777" w:rsidR="00BD7F54" w:rsidRPr="00D2471B" w:rsidRDefault="00BD7F54" w:rsidP="005B7935">
      <w:r w:rsidRPr="00D2471B">
        <w:separator/>
      </w:r>
    </w:p>
  </w:endnote>
  <w:endnote w:type="continuationSeparator" w:id="0">
    <w:p w14:paraId="642B9947" w14:textId="77777777" w:rsidR="00BD7F54" w:rsidRPr="00D2471B" w:rsidRDefault="00BD7F54" w:rsidP="005B7935">
      <w:r w:rsidRPr="00D2471B">
        <w:continuationSeparator/>
      </w:r>
    </w:p>
  </w:endnote>
  <w:endnote w:type="continuationNotice" w:id="1">
    <w:p w14:paraId="6F2902F7" w14:textId="77777777" w:rsidR="00BD7F54" w:rsidRPr="00D2471B" w:rsidRDefault="00BD7F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itachi Sans">
    <w:altName w:val="Calibri"/>
    <w:charset w:val="00"/>
    <w:family w:val="auto"/>
    <w:pitch w:val="variable"/>
    <w:sig w:usb0="A00000EF" w:usb1="4000A07B" w:usb2="00000000" w:usb3="00000000" w:csb0="00000093"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FB45" w14:textId="77777777" w:rsidR="003C73E8" w:rsidRPr="00D2471B" w:rsidRDefault="003C73E8">
    <w:pPr>
      <w:pStyle w:val="Footer"/>
      <w:rPr>
        <w:lang w:val="en-GB"/>
        <w:rPrChange w:id="545" w:author="SCHECK Oliver" w:date="2026-09-15T08:53:00Z" w16du:dateUtc="2026-09-15T06:53:00Z">
          <w:rPr/>
        </w:rPrChang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6"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4820"/>
      <w:gridCol w:w="1984"/>
      <w:gridCol w:w="993"/>
      <w:gridCol w:w="708"/>
      <w:gridCol w:w="921"/>
    </w:tblGrid>
    <w:tr w:rsidR="003C73E8" w:rsidRPr="00D2471B" w14:paraId="4D6212AE" w14:textId="77777777" w:rsidTr="00550EB8">
      <w:trPr>
        <w:cantSplit/>
        <w:trHeight w:val="281"/>
      </w:trPr>
      <w:tc>
        <w:tcPr>
          <w:tcW w:w="4820" w:type="dxa"/>
          <w:tcBorders>
            <w:bottom w:val="nil"/>
            <w:right w:val="nil"/>
          </w:tcBorders>
          <w:shd w:val="clear" w:color="auto" w:fill="F3F3F3"/>
          <w:vAlign w:val="center"/>
        </w:tcPr>
        <w:p w14:paraId="4D6212A9" w14:textId="28B010CB" w:rsidR="003C73E8" w:rsidRPr="00D2471B" w:rsidRDefault="003C73E8" w:rsidP="005400FC">
          <w:pPr>
            <w:spacing w:before="60" w:after="0"/>
            <w:rPr>
              <w:sz w:val="12"/>
              <w:szCs w:val="24"/>
            </w:rPr>
          </w:pPr>
          <w:r w:rsidRPr="00D2471B">
            <w:rPr>
              <w:sz w:val="12"/>
              <w:szCs w:val="24"/>
            </w:rPr>
            <w:t>Title</w:t>
          </w:r>
        </w:p>
      </w:tc>
      <w:tc>
        <w:tcPr>
          <w:tcW w:w="1984" w:type="dxa"/>
          <w:tcBorders>
            <w:left w:val="nil"/>
            <w:bottom w:val="nil"/>
            <w:right w:val="nil"/>
          </w:tcBorders>
          <w:shd w:val="clear" w:color="auto" w:fill="F3F3F3"/>
          <w:vAlign w:val="center"/>
        </w:tcPr>
        <w:p w14:paraId="4D6212AA" w14:textId="77777777" w:rsidR="003C73E8" w:rsidRPr="00D2471B" w:rsidDel="00795E54" w:rsidRDefault="003C73E8" w:rsidP="005400FC">
          <w:pPr>
            <w:spacing w:before="60" w:after="0"/>
            <w:rPr>
              <w:sz w:val="12"/>
              <w:szCs w:val="24"/>
            </w:rPr>
          </w:pPr>
          <w:r w:rsidRPr="00D2471B">
            <w:rPr>
              <w:sz w:val="12"/>
              <w:szCs w:val="24"/>
            </w:rPr>
            <w:t>Code</w:t>
          </w:r>
        </w:p>
      </w:tc>
      <w:tc>
        <w:tcPr>
          <w:tcW w:w="993" w:type="dxa"/>
          <w:tcBorders>
            <w:left w:val="nil"/>
            <w:bottom w:val="nil"/>
            <w:right w:val="nil"/>
          </w:tcBorders>
          <w:shd w:val="clear" w:color="auto" w:fill="F3F3F3"/>
          <w:vAlign w:val="center"/>
        </w:tcPr>
        <w:p w14:paraId="4D6212AB" w14:textId="77777777" w:rsidR="003C73E8" w:rsidRPr="00D2471B" w:rsidRDefault="003C73E8" w:rsidP="005400FC">
          <w:pPr>
            <w:spacing w:before="60" w:after="0"/>
            <w:rPr>
              <w:sz w:val="12"/>
              <w:szCs w:val="24"/>
            </w:rPr>
          </w:pPr>
          <w:r w:rsidRPr="00D2471B">
            <w:rPr>
              <w:sz w:val="12"/>
              <w:szCs w:val="24"/>
            </w:rPr>
            <w:t>Country</w:t>
          </w:r>
        </w:p>
      </w:tc>
      <w:tc>
        <w:tcPr>
          <w:tcW w:w="708" w:type="dxa"/>
          <w:tcBorders>
            <w:left w:val="nil"/>
            <w:bottom w:val="nil"/>
            <w:right w:val="nil"/>
          </w:tcBorders>
          <w:shd w:val="clear" w:color="auto" w:fill="F3F3F3"/>
          <w:vAlign w:val="center"/>
        </w:tcPr>
        <w:p w14:paraId="4D6212AC" w14:textId="77777777" w:rsidR="003C73E8" w:rsidRPr="00D2471B" w:rsidRDefault="003C73E8" w:rsidP="005400FC">
          <w:pPr>
            <w:spacing w:before="60" w:after="0"/>
            <w:rPr>
              <w:sz w:val="12"/>
              <w:szCs w:val="24"/>
            </w:rPr>
          </w:pPr>
          <w:r w:rsidRPr="00D2471B">
            <w:rPr>
              <w:sz w:val="12"/>
              <w:szCs w:val="24"/>
            </w:rPr>
            <w:t>Rev</w:t>
          </w:r>
        </w:p>
      </w:tc>
      <w:tc>
        <w:tcPr>
          <w:tcW w:w="921" w:type="dxa"/>
          <w:tcBorders>
            <w:left w:val="nil"/>
            <w:bottom w:val="nil"/>
          </w:tcBorders>
          <w:shd w:val="clear" w:color="auto" w:fill="F3F3F3"/>
          <w:vAlign w:val="center"/>
        </w:tcPr>
        <w:p w14:paraId="4D6212AD"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4D6212B4" w14:textId="77777777" w:rsidTr="00550EB8">
      <w:trPr>
        <w:cantSplit/>
        <w:trHeight w:val="289"/>
      </w:trPr>
      <w:tc>
        <w:tcPr>
          <w:tcW w:w="4820" w:type="dxa"/>
          <w:tcBorders>
            <w:top w:val="nil"/>
            <w:right w:val="nil"/>
          </w:tcBorders>
          <w:vAlign w:val="center"/>
        </w:tcPr>
        <w:p w14:paraId="4D6212AF" w14:textId="6901E64D" w:rsidR="003C73E8" w:rsidRPr="00D2471B" w:rsidRDefault="003C73E8" w:rsidP="00486BF0">
          <w:pPr>
            <w:spacing w:before="60" w:after="120"/>
            <w:rPr>
              <w:b/>
              <w:sz w:val="18"/>
              <w:szCs w:val="18"/>
            </w:rPr>
          </w:pPr>
          <w:r w:rsidRPr="00D2471B">
            <w:rPr>
              <w:b/>
              <w:sz w:val="18"/>
              <w:szCs w:val="18"/>
            </w:rPr>
            <w:t>Design, Develop and Qualify Solution</w:t>
          </w:r>
        </w:p>
      </w:tc>
      <w:tc>
        <w:tcPr>
          <w:tcW w:w="1984" w:type="dxa"/>
          <w:tcBorders>
            <w:top w:val="nil"/>
            <w:left w:val="nil"/>
            <w:right w:val="nil"/>
          </w:tcBorders>
          <w:vAlign w:val="center"/>
        </w:tcPr>
        <w:p w14:paraId="4D6212B0" w14:textId="08FC3C96" w:rsidR="003C73E8" w:rsidRPr="00D2471B" w:rsidRDefault="003C73E8" w:rsidP="00FF66CE">
          <w:pPr>
            <w:spacing w:before="60" w:after="120"/>
            <w:rPr>
              <w:b/>
              <w:sz w:val="18"/>
              <w:szCs w:val="18"/>
              <w:rPrChange w:id="546" w:author="SCHECK Oliver" w:date="2026-09-15T08:53:00Z" w16du:dateUtc="2026-09-15T06:53:00Z">
                <w:rPr>
                  <w:b/>
                  <w:sz w:val="18"/>
                  <w:szCs w:val="18"/>
                  <w:lang w:val="fr-FR"/>
                </w:rPr>
              </w:rPrChange>
            </w:rPr>
          </w:pPr>
          <w:r w:rsidRPr="00D2471B">
            <w:rPr>
              <w:b/>
              <w:sz w:val="18"/>
              <w:szCs w:val="18"/>
              <w:rPrChange w:id="547" w:author="SCHECK Oliver" w:date="2026-09-15T08:53:00Z" w16du:dateUtc="2026-09-15T06:53:00Z">
                <w:rPr>
                  <w:b/>
                  <w:sz w:val="18"/>
                  <w:szCs w:val="18"/>
                  <w:lang w:val="fr-FR"/>
                </w:rPr>
              </w:rPrChange>
            </w:rPr>
            <w:t>G-PRD L03000</w:t>
          </w:r>
        </w:p>
      </w:tc>
      <w:tc>
        <w:tcPr>
          <w:tcW w:w="993" w:type="dxa"/>
          <w:tcBorders>
            <w:top w:val="nil"/>
            <w:left w:val="nil"/>
            <w:right w:val="nil"/>
          </w:tcBorders>
          <w:vAlign w:val="center"/>
        </w:tcPr>
        <w:p w14:paraId="4D6212B1" w14:textId="77777777" w:rsidR="003C73E8" w:rsidRPr="00D2471B" w:rsidRDefault="003C73E8" w:rsidP="00306BEF">
          <w:pPr>
            <w:spacing w:before="60" w:after="120"/>
            <w:rPr>
              <w:b/>
              <w:sz w:val="18"/>
              <w:szCs w:val="18"/>
              <w:rPrChange w:id="548" w:author="SCHECK Oliver" w:date="2026-09-15T08:53:00Z" w16du:dateUtc="2026-09-15T06:53:00Z">
                <w:rPr>
                  <w:b/>
                  <w:sz w:val="18"/>
                  <w:szCs w:val="18"/>
                  <w:lang w:val="fr-FR"/>
                </w:rPr>
              </w:rPrChange>
            </w:rPr>
          </w:pPr>
          <w:r w:rsidRPr="00D2471B">
            <w:rPr>
              <w:b/>
              <w:sz w:val="18"/>
              <w:szCs w:val="18"/>
              <w:rPrChange w:id="549" w:author="SCHECK Oliver" w:date="2026-09-15T08:53:00Z" w16du:dateUtc="2026-09-15T06:53:00Z">
                <w:rPr>
                  <w:b/>
                  <w:sz w:val="18"/>
                  <w:szCs w:val="18"/>
                  <w:lang w:val="fr-FR"/>
                </w:rPr>
              </w:rPrChange>
            </w:rPr>
            <w:t>ALL</w:t>
          </w:r>
        </w:p>
      </w:tc>
      <w:tc>
        <w:tcPr>
          <w:tcW w:w="708" w:type="dxa"/>
          <w:tcBorders>
            <w:top w:val="nil"/>
            <w:left w:val="nil"/>
            <w:right w:val="nil"/>
          </w:tcBorders>
          <w:vAlign w:val="center"/>
        </w:tcPr>
        <w:p w14:paraId="4D6212B2" w14:textId="4FACFC97" w:rsidR="003C73E8" w:rsidRPr="00D2471B" w:rsidRDefault="003C73E8" w:rsidP="00306BEF">
          <w:pPr>
            <w:spacing w:before="60" w:after="120"/>
            <w:rPr>
              <w:b/>
              <w:sz w:val="18"/>
              <w:szCs w:val="18"/>
            </w:rPr>
          </w:pPr>
          <w:r w:rsidRPr="00D2471B">
            <w:rPr>
              <w:b/>
              <w:sz w:val="18"/>
              <w:szCs w:val="18"/>
            </w:rPr>
            <w:t>00</w:t>
          </w:r>
        </w:p>
      </w:tc>
      <w:tc>
        <w:tcPr>
          <w:tcW w:w="921" w:type="dxa"/>
          <w:tcBorders>
            <w:top w:val="nil"/>
            <w:left w:val="nil"/>
          </w:tcBorders>
          <w:vAlign w:val="center"/>
        </w:tcPr>
        <w:p w14:paraId="4D6212B3" w14:textId="60BDBD04" w:rsidR="003C73E8" w:rsidRPr="00D2471B" w:rsidRDefault="003C73E8" w:rsidP="00306BEF">
          <w:pPr>
            <w:spacing w:before="60" w:after="120"/>
            <w:rPr>
              <w:b/>
              <w:sz w:val="18"/>
              <w:szCs w:val="18"/>
            </w:rPr>
          </w:pPr>
          <w:r w:rsidRPr="00D2471B">
            <w:rPr>
              <w:b/>
              <w:sz w:val="18"/>
              <w:szCs w:val="18"/>
            </w:rPr>
            <w:fldChar w:fldCharType="begin"/>
          </w:r>
          <w:r w:rsidRPr="00D2471B">
            <w:rPr>
              <w:b/>
              <w:sz w:val="18"/>
              <w:szCs w:val="18"/>
            </w:rPr>
            <w:instrText xml:space="preserve"> PAGE   \* MERGEFORMAT </w:instrText>
          </w:r>
          <w:r w:rsidRPr="00D2471B">
            <w:rPr>
              <w:b/>
              <w:sz w:val="18"/>
              <w:szCs w:val="18"/>
            </w:rPr>
            <w:fldChar w:fldCharType="separate"/>
          </w:r>
          <w:r w:rsidRPr="00D2471B">
            <w:rPr>
              <w:b/>
              <w:sz w:val="18"/>
              <w:szCs w:val="18"/>
              <w:rPrChange w:id="550" w:author="SCHECK Oliver" w:date="2026-09-15T08:53:00Z" w16du:dateUtc="2026-09-15T06:53:00Z">
                <w:rPr>
                  <w:b/>
                  <w:noProof/>
                  <w:sz w:val="18"/>
                  <w:szCs w:val="18"/>
                </w:rPr>
              </w:rPrChange>
            </w:rPr>
            <w:t>1</w:t>
          </w:r>
          <w:r w:rsidRPr="00D2471B">
            <w:rPr>
              <w:b/>
              <w:sz w:val="18"/>
              <w:szCs w:val="18"/>
              <w:rPrChange w:id="551" w:author="SCHECK Oliver" w:date="2026-09-15T08:53:00Z" w16du:dateUtc="2026-09-15T06:53:00Z">
                <w:rPr>
                  <w:b/>
                  <w:noProof/>
                  <w:sz w:val="18"/>
                  <w:szCs w:val="18"/>
                </w:rPr>
              </w:rPrChange>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D2471B">
            <w:rPr>
              <w:rStyle w:val="PageNumber"/>
              <w:b/>
              <w:sz w:val="18"/>
              <w:szCs w:val="18"/>
              <w:rPrChange w:id="552" w:author="SCHECK Oliver" w:date="2026-09-15T08:53:00Z" w16du:dateUtc="2026-09-15T06:53:00Z">
                <w:rPr>
                  <w:rStyle w:val="PageNumber"/>
                  <w:b/>
                  <w:noProof/>
                  <w:sz w:val="18"/>
                  <w:szCs w:val="18"/>
                </w:rPr>
              </w:rPrChange>
            </w:rPr>
            <w:t>5</w:t>
          </w:r>
          <w:r w:rsidRPr="00D2471B">
            <w:rPr>
              <w:rStyle w:val="PageNumber"/>
              <w:b/>
              <w:sz w:val="18"/>
              <w:szCs w:val="18"/>
            </w:rPr>
            <w:fldChar w:fldCharType="end"/>
          </w:r>
        </w:p>
      </w:tc>
    </w:tr>
  </w:tbl>
  <w:p w14:paraId="72A1818F" w14:textId="77777777" w:rsidR="003C73E8" w:rsidRPr="00D2471B" w:rsidRDefault="003C73E8" w:rsidP="001066F3">
    <w:pPr>
      <w:spacing w:after="0" w:line="240" w:lineRule="auto"/>
      <w:rPr>
        <w:b/>
        <w:bCs/>
        <w:color w:val="00964E"/>
        <w:sz w:val="18"/>
        <w:szCs w:val="18"/>
        <w:rPrChange w:id="553" w:author="SCHECK Oliver" w:date="2026-09-15T08:53:00Z" w16du:dateUtc="2026-09-15T06:53:00Z">
          <w:rPr>
            <w:b/>
            <w:bCs/>
            <w:color w:val="00964E"/>
            <w:sz w:val="18"/>
            <w:szCs w:val="18"/>
            <w:lang w:val="en-AU"/>
          </w:rPr>
        </w:rPrChange>
      </w:rPr>
    </w:pPr>
    <w:r w:rsidRPr="00D2471B">
      <w:rPr>
        <w:b/>
        <w:bCs/>
        <w:color w:val="00964E"/>
        <w:sz w:val="18"/>
        <w:szCs w:val="18"/>
        <w:rPrChange w:id="554" w:author="SCHECK Oliver" w:date="2026-09-15T08:53:00Z" w16du:dateUtc="2026-09-15T06:53:00Z">
          <w:rPr>
            <w:b/>
            <w:bCs/>
            <w:color w:val="00964E"/>
            <w:sz w:val="18"/>
            <w:szCs w:val="18"/>
            <w:lang w:val="en-AU"/>
          </w:rPr>
        </w:rPrChange>
      </w:rPr>
      <w:t xml:space="preserve">Hitachi Rail – Internal </w:t>
    </w:r>
  </w:p>
  <w:p w14:paraId="4D6212B7" w14:textId="3A630C3D" w:rsidR="003C73E8" w:rsidRPr="00D2471B" w:rsidRDefault="003C73E8" w:rsidP="001066F3">
    <w:pPr>
      <w:spacing w:after="0" w:line="240" w:lineRule="auto"/>
      <w:rPr>
        <w:rFonts w:cs="Arial"/>
        <w:sz w:val="10"/>
        <w:szCs w:val="10"/>
      </w:rPr>
    </w:pPr>
    <w:r w:rsidRPr="00D2471B">
      <w:rPr>
        <w:rFonts w:cs="Arial"/>
        <w:sz w:val="10"/>
        <w:szCs w:val="10"/>
        <w:rPrChange w:id="555" w:author="SCHECK Oliver" w:date="2026-09-15T08:53:00Z" w16du:dateUtc="2026-09-15T06:53:00Z">
          <w:rPr>
            <w:rFonts w:cs="Arial"/>
            <w:sz w:val="10"/>
            <w:szCs w:val="10"/>
            <w:lang w:val="en-US"/>
          </w:rPr>
        </w:rPrChange>
      </w:rPr>
      <w:t xml:space="preserve">© </w:t>
    </w:r>
    <w:r w:rsidRPr="00D2471B">
      <w:rPr>
        <w:rFonts w:cs="Arial"/>
        <w:sz w:val="10"/>
        <w:szCs w:val="10"/>
      </w:rPr>
      <w:t xml:space="preserve">Property of Hitachi Ltd., Hitachi Rail Ltd., and all its subsidiary companies, </w:t>
    </w:r>
    <w:r w:rsidRPr="00D2471B">
      <w:rPr>
        <w:rFonts w:cs="Arial"/>
        <w:sz w:val="10"/>
        <w:szCs w:val="10"/>
        <w:rPrChange w:id="556" w:author="SCHECK Oliver" w:date="2026-09-15T08:53:00Z" w16du:dateUtc="2026-09-15T06:53:00Z">
          <w:rPr>
            <w:rFonts w:cs="Arial"/>
            <w:sz w:val="10"/>
            <w:szCs w:val="10"/>
            <w:lang w:val="en-US"/>
          </w:rPr>
        </w:rPrChange>
      </w:rPr>
      <w:t>2026,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D929" w14:textId="11721812" w:rsidR="003C73E8" w:rsidRPr="00D2471B" w:rsidRDefault="003C73E8" w:rsidP="00512C3F">
    <w:pPr>
      <w:spacing w:after="0" w:line="240" w:lineRule="auto"/>
      <w:rPr>
        <w:b/>
        <w:color w:val="00964E"/>
        <w:sz w:val="18"/>
        <w:szCs w:val="18"/>
        <w:rPrChange w:id="558" w:author="SCHECK Oliver" w:date="2026-09-15T08:53:00Z" w16du:dateUtc="2026-09-15T06:53:00Z">
          <w:rPr>
            <w:b/>
            <w:color w:val="00964E"/>
            <w:sz w:val="18"/>
            <w:szCs w:val="18"/>
            <w:lang w:val="en-AU"/>
          </w:rPr>
        </w:rPrChange>
      </w:rPr>
    </w:pPr>
    <w:r w:rsidRPr="00D2471B">
      <w:rPr>
        <w:b/>
        <w:bCs/>
        <w:color w:val="00964E"/>
        <w:sz w:val="18"/>
        <w:szCs w:val="18"/>
        <w:rPrChange w:id="559" w:author="SCHECK Oliver" w:date="2026-09-15T08:53:00Z" w16du:dateUtc="2026-09-15T06:53:00Z">
          <w:rPr>
            <w:b/>
            <w:bCs/>
            <w:color w:val="00964E"/>
            <w:sz w:val="18"/>
            <w:szCs w:val="18"/>
            <w:lang w:val="en-AU"/>
          </w:rPr>
        </w:rPrChange>
      </w:rPr>
      <w:t>Hitachi Rail – Internal</w:t>
    </w:r>
    <w:r w:rsidRPr="00D2471B">
      <w:rPr>
        <w:b/>
        <w:color w:val="00964E"/>
        <w:sz w:val="18"/>
        <w:szCs w:val="18"/>
        <w:rPrChange w:id="560" w:author="SCHECK Oliver" w:date="2026-09-15T08:53:00Z" w16du:dateUtc="2026-09-15T06:53:00Z">
          <w:rPr>
            <w:b/>
            <w:color w:val="00964E"/>
            <w:sz w:val="18"/>
            <w:szCs w:val="18"/>
            <w:lang w:val="en-AU"/>
          </w:rPr>
        </w:rPrChange>
      </w:rPr>
      <w:t xml:space="preserve"> </w:t>
    </w:r>
  </w:p>
  <w:p w14:paraId="6F02C8CB" w14:textId="77777777" w:rsidR="003C73E8" w:rsidRPr="00D2471B" w:rsidRDefault="003C73E8" w:rsidP="00512C3F">
    <w:pPr>
      <w:spacing w:after="40" w:line="240" w:lineRule="auto"/>
      <w:rPr>
        <w:rFonts w:cs="Arial"/>
        <w:sz w:val="10"/>
        <w:szCs w:val="10"/>
      </w:rPr>
    </w:pPr>
    <w:r w:rsidRPr="00D2471B">
      <w:rPr>
        <w:rFonts w:cs="Arial"/>
        <w:sz w:val="10"/>
        <w:szCs w:val="10"/>
      </w:rPr>
      <w:t>Either current or outdated GBMS documents are recognized as part of RSBU official data, therefore their disclosure to Third Parties is allowed if it respects the rules for confidentiality, disclosure, protection and labelling guidelines defined in G-MNL A12000.</w:t>
    </w:r>
  </w:p>
  <w:p w14:paraId="4D6212BA" w14:textId="6C9CA552" w:rsidR="003C73E8" w:rsidRPr="00D2471B" w:rsidRDefault="003C73E8" w:rsidP="00EE71C6">
    <w:pPr>
      <w:spacing w:after="0" w:line="240" w:lineRule="auto"/>
      <w:rPr>
        <w:rFonts w:cs="Arial"/>
        <w:sz w:val="10"/>
        <w:szCs w:val="10"/>
      </w:rPr>
    </w:pPr>
    <w:r w:rsidRPr="00D2471B">
      <w:rPr>
        <w:rFonts w:cs="Arial"/>
        <w:sz w:val="10"/>
        <w:szCs w:val="10"/>
        <w:rPrChange w:id="561" w:author="SCHECK Oliver" w:date="2026-09-15T08:53:00Z" w16du:dateUtc="2026-09-15T06:53:00Z">
          <w:rPr>
            <w:rFonts w:cs="Arial"/>
            <w:sz w:val="10"/>
            <w:szCs w:val="10"/>
            <w:lang w:val="en-US"/>
          </w:rPr>
        </w:rPrChange>
      </w:rPr>
      <w:t xml:space="preserve">© </w:t>
    </w:r>
    <w:r w:rsidRPr="00D2471B">
      <w:rPr>
        <w:rFonts w:cs="Arial"/>
        <w:sz w:val="10"/>
        <w:szCs w:val="10"/>
      </w:rPr>
      <w:t xml:space="preserve">Property of Hitachi Ltd., Hitachi Rail Ltd., and all its subsidiary companies, </w:t>
    </w:r>
    <w:r w:rsidRPr="00D2471B">
      <w:rPr>
        <w:rFonts w:cs="Arial"/>
        <w:sz w:val="10"/>
        <w:szCs w:val="10"/>
        <w:rPrChange w:id="562" w:author="SCHECK Oliver" w:date="2026-09-15T08:53:00Z" w16du:dateUtc="2026-09-15T06:53:00Z">
          <w:rPr>
            <w:rFonts w:cs="Arial"/>
            <w:sz w:val="10"/>
            <w:szCs w:val="10"/>
            <w:lang w:val="en-US"/>
          </w:rPr>
        </w:rPrChange>
      </w:rPr>
      <w:t>2026, all rights reserved.</w:t>
    </w:r>
    <w:r w:rsidRPr="00D2471B">
      <w:rPr>
        <w:rFonts w:cs="Arial"/>
        <w:sz w:val="10"/>
        <w:szCs w:val="10"/>
        <w:rPrChange w:id="563" w:author="SCHECK Oliver" w:date="2026-09-15T08:53:00Z" w16du:dateUtc="2026-09-15T06:53:00Z">
          <w:rPr>
            <w:rFonts w:cs="Arial"/>
            <w:sz w:val="10"/>
            <w:szCs w:val="10"/>
            <w:lang w:val="en-US"/>
          </w:rPr>
        </w:rPrChange>
      </w:rPr>
      <w:tab/>
    </w:r>
    <w:r w:rsidRPr="00D2471B">
      <w:rPr>
        <w:rFonts w:cs="Arial"/>
        <w:sz w:val="10"/>
        <w:szCs w:val="10"/>
        <w:rPrChange w:id="564" w:author="SCHECK Oliver" w:date="2026-09-15T08:53:00Z" w16du:dateUtc="2026-09-15T06:53:00Z">
          <w:rPr>
            <w:rFonts w:cs="Arial"/>
            <w:sz w:val="10"/>
            <w:szCs w:val="10"/>
            <w:lang w:val="en-US"/>
          </w:rPr>
        </w:rPrChange>
      </w:rPr>
      <w:tab/>
    </w:r>
    <w:r w:rsidRPr="00D2471B">
      <w:rPr>
        <w:rFonts w:cs="Arial"/>
        <w:sz w:val="10"/>
        <w:szCs w:val="10"/>
        <w:rPrChange w:id="565" w:author="SCHECK Oliver" w:date="2026-09-15T08:53:00Z" w16du:dateUtc="2026-09-15T06:53:00Z">
          <w:rPr>
            <w:rFonts w:cs="Arial"/>
            <w:sz w:val="10"/>
            <w:szCs w:val="10"/>
            <w:lang w:val="en-US"/>
          </w:rPr>
        </w:rPrChange>
      </w:rPr>
      <w:tab/>
    </w:r>
    <w:r w:rsidRPr="00D2471B">
      <w:rPr>
        <w:rFonts w:cs="Arial"/>
        <w:sz w:val="10"/>
        <w:szCs w:val="10"/>
        <w:rPrChange w:id="566" w:author="SCHECK Oliver" w:date="2026-09-15T08:53:00Z" w16du:dateUtc="2026-09-15T06:53:00Z">
          <w:rPr>
            <w:rFonts w:cs="Arial"/>
            <w:sz w:val="10"/>
            <w:szCs w:val="10"/>
            <w:lang w:val="en-US"/>
          </w:rPr>
        </w:rPrChange>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081"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7202"/>
      <w:gridCol w:w="2964"/>
      <w:gridCol w:w="1483"/>
      <w:gridCol w:w="1057"/>
      <w:gridCol w:w="1375"/>
    </w:tblGrid>
    <w:tr w:rsidR="003C73E8" w:rsidRPr="00D2471B" w14:paraId="3ACBB14B" w14:textId="77777777" w:rsidTr="002160B9">
      <w:trPr>
        <w:cantSplit/>
        <w:trHeight w:val="278"/>
      </w:trPr>
      <w:tc>
        <w:tcPr>
          <w:tcW w:w="7202" w:type="dxa"/>
          <w:tcBorders>
            <w:bottom w:val="nil"/>
            <w:right w:val="nil"/>
          </w:tcBorders>
          <w:shd w:val="clear" w:color="auto" w:fill="F3F3F3"/>
          <w:vAlign w:val="center"/>
        </w:tcPr>
        <w:p w14:paraId="2B763A16" w14:textId="49F59F81" w:rsidR="003C73E8" w:rsidRPr="00D2471B" w:rsidRDefault="003C73E8" w:rsidP="005400FC">
          <w:pPr>
            <w:spacing w:before="60" w:after="0"/>
            <w:rPr>
              <w:sz w:val="12"/>
              <w:szCs w:val="24"/>
            </w:rPr>
          </w:pPr>
          <w:r w:rsidRPr="00D2471B">
            <w:rPr>
              <w:sz w:val="12"/>
              <w:szCs w:val="24"/>
            </w:rPr>
            <w:t>Title</w:t>
          </w:r>
        </w:p>
      </w:tc>
      <w:tc>
        <w:tcPr>
          <w:tcW w:w="2964" w:type="dxa"/>
          <w:tcBorders>
            <w:left w:val="nil"/>
            <w:bottom w:val="nil"/>
            <w:right w:val="nil"/>
          </w:tcBorders>
          <w:shd w:val="clear" w:color="auto" w:fill="F3F3F3"/>
          <w:vAlign w:val="center"/>
        </w:tcPr>
        <w:p w14:paraId="719F2C37" w14:textId="77777777" w:rsidR="003C73E8" w:rsidRPr="00D2471B" w:rsidDel="00795E54" w:rsidRDefault="003C73E8" w:rsidP="005400FC">
          <w:pPr>
            <w:spacing w:before="60" w:after="0"/>
            <w:rPr>
              <w:sz w:val="12"/>
              <w:szCs w:val="24"/>
            </w:rPr>
          </w:pPr>
          <w:r w:rsidRPr="00D2471B">
            <w:rPr>
              <w:sz w:val="12"/>
              <w:szCs w:val="24"/>
            </w:rPr>
            <w:t>Code</w:t>
          </w:r>
        </w:p>
      </w:tc>
      <w:tc>
        <w:tcPr>
          <w:tcW w:w="1483" w:type="dxa"/>
          <w:tcBorders>
            <w:left w:val="nil"/>
            <w:bottom w:val="nil"/>
            <w:right w:val="nil"/>
          </w:tcBorders>
          <w:shd w:val="clear" w:color="auto" w:fill="F3F3F3"/>
          <w:vAlign w:val="center"/>
        </w:tcPr>
        <w:p w14:paraId="02702C1A" w14:textId="77777777" w:rsidR="003C73E8" w:rsidRPr="00D2471B" w:rsidRDefault="003C73E8" w:rsidP="005400FC">
          <w:pPr>
            <w:spacing w:before="60" w:after="0"/>
            <w:rPr>
              <w:sz w:val="12"/>
              <w:szCs w:val="24"/>
            </w:rPr>
          </w:pPr>
          <w:r w:rsidRPr="00D2471B">
            <w:rPr>
              <w:sz w:val="12"/>
              <w:szCs w:val="24"/>
            </w:rPr>
            <w:t>Country</w:t>
          </w:r>
        </w:p>
      </w:tc>
      <w:tc>
        <w:tcPr>
          <w:tcW w:w="1057" w:type="dxa"/>
          <w:tcBorders>
            <w:left w:val="nil"/>
            <w:bottom w:val="nil"/>
            <w:right w:val="nil"/>
          </w:tcBorders>
          <w:shd w:val="clear" w:color="auto" w:fill="F3F3F3"/>
          <w:vAlign w:val="center"/>
        </w:tcPr>
        <w:p w14:paraId="24588723" w14:textId="77777777" w:rsidR="003C73E8" w:rsidRPr="00D2471B" w:rsidRDefault="003C73E8" w:rsidP="005400FC">
          <w:pPr>
            <w:spacing w:before="60" w:after="0"/>
            <w:rPr>
              <w:sz w:val="12"/>
              <w:szCs w:val="24"/>
            </w:rPr>
          </w:pPr>
          <w:r w:rsidRPr="00D2471B">
            <w:rPr>
              <w:sz w:val="12"/>
              <w:szCs w:val="24"/>
            </w:rPr>
            <w:t>Rev</w:t>
          </w:r>
        </w:p>
      </w:tc>
      <w:tc>
        <w:tcPr>
          <w:tcW w:w="1375" w:type="dxa"/>
          <w:tcBorders>
            <w:left w:val="nil"/>
            <w:bottom w:val="nil"/>
          </w:tcBorders>
          <w:shd w:val="clear" w:color="auto" w:fill="F3F3F3"/>
          <w:vAlign w:val="center"/>
        </w:tcPr>
        <w:p w14:paraId="73450B34"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7890D176" w14:textId="77777777" w:rsidTr="002160B9">
      <w:trPr>
        <w:cantSplit/>
        <w:trHeight w:val="287"/>
      </w:trPr>
      <w:tc>
        <w:tcPr>
          <w:tcW w:w="7202" w:type="dxa"/>
          <w:tcBorders>
            <w:top w:val="nil"/>
            <w:right w:val="nil"/>
          </w:tcBorders>
          <w:vAlign w:val="center"/>
        </w:tcPr>
        <w:p w14:paraId="335D5733" w14:textId="2B253ECD" w:rsidR="003C73E8" w:rsidRPr="00D2471B" w:rsidRDefault="003C73E8" w:rsidP="00486BF0">
          <w:pPr>
            <w:spacing w:before="60" w:after="120"/>
            <w:rPr>
              <w:b/>
              <w:sz w:val="18"/>
              <w:szCs w:val="18"/>
            </w:rPr>
          </w:pPr>
          <w:r w:rsidRPr="00D2471B">
            <w:rPr>
              <w:b/>
              <w:sz w:val="18"/>
              <w:szCs w:val="18"/>
            </w:rPr>
            <w:t>Design, Develop and Qualify Solution</w:t>
          </w:r>
        </w:p>
      </w:tc>
      <w:tc>
        <w:tcPr>
          <w:tcW w:w="2964" w:type="dxa"/>
          <w:tcBorders>
            <w:top w:val="nil"/>
            <w:left w:val="nil"/>
            <w:right w:val="nil"/>
          </w:tcBorders>
          <w:vAlign w:val="center"/>
        </w:tcPr>
        <w:p w14:paraId="1EE707E9" w14:textId="43D2F6A8" w:rsidR="003C73E8" w:rsidRPr="00D2471B" w:rsidRDefault="003C73E8" w:rsidP="00FF66CE">
          <w:pPr>
            <w:spacing w:before="60" w:after="120"/>
            <w:rPr>
              <w:b/>
              <w:sz w:val="18"/>
              <w:szCs w:val="18"/>
              <w:rPrChange w:id="570" w:author="SCHECK Oliver" w:date="2026-09-15T08:53:00Z" w16du:dateUtc="2026-09-15T06:53:00Z">
                <w:rPr>
                  <w:b/>
                  <w:sz w:val="18"/>
                  <w:szCs w:val="18"/>
                  <w:lang w:val="fr-FR"/>
                </w:rPr>
              </w:rPrChange>
            </w:rPr>
          </w:pPr>
          <w:r w:rsidRPr="00D2471B">
            <w:rPr>
              <w:b/>
              <w:sz w:val="18"/>
              <w:szCs w:val="18"/>
              <w:rPrChange w:id="571" w:author="SCHECK Oliver" w:date="2026-09-15T08:53:00Z" w16du:dateUtc="2026-09-15T06:53:00Z">
                <w:rPr>
                  <w:b/>
                  <w:sz w:val="18"/>
                  <w:szCs w:val="18"/>
                  <w:lang w:val="fr-FR"/>
                </w:rPr>
              </w:rPrChange>
            </w:rPr>
            <w:t>G-PRD L03000</w:t>
          </w:r>
        </w:p>
      </w:tc>
      <w:tc>
        <w:tcPr>
          <w:tcW w:w="1483" w:type="dxa"/>
          <w:tcBorders>
            <w:top w:val="nil"/>
            <w:left w:val="nil"/>
            <w:right w:val="nil"/>
          </w:tcBorders>
          <w:vAlign w:val="center"/>
        </w:tcPr>
        <w:p w14:paraId="20273AF5" w14:textId="77777777" w:rsidR="003C73E8" w:rsidRPr="00D2471B" w:rsidRDefault="003C73E8" w:rsidP="00306BEF">
          <w:pPr>
            <w:spacing w:before="60" w:after="120"/>
            <w:rPr>
              <w:b/>
              <w:sz w:val="18"/>
              <w:szCs w:val="18"/>
              <w:rPrChange w:id="572" w:author="SCHECK Oliver" w:date="2026-09-15T08:53:00Z" w16du:dateUtc="2026-09-15T06:53:00Z">
                <w:rPr>
                  <w:b/>
                  <w:sz w:val="18"/>
                  <w:szCs w:val="18"/>
                  <w:lang w:val="fr-FR"/>
                </w:rPr>
              </w:rPrChange>
            </w:rPr>
          </w:pPr>
          <w:r w:rsidRPr="00D2471B">
            <w:rPr>
              <w:b/>
              <w:sz w:val="18"/>
              <w:szCs w:val="18"/>
              <w:rPrChange w:id="573" w:author="SCHECK Oliver" w:date="2026-09-15T08:53:00Z" w16du:dateUtc="2026-09-15T06:53:00Z">
                <w:rPr>
                  <w:b/>
                  <w:sz w:val="18"/>
                  <w:szCs w:val="18"/>
                  <w:lang w:val="fr-FR"/>
                </w:rPr>
              </w:rPrChange>
            </w:rPr>
            <w:t>ALL</w:t>
          </w:r>
        </w:p>
      </w:tc>
      <w:tc>
        <w:tcPr>
          <w:tcW w:w="1057" w:type="dxa"/>
          <w:tcBorders>
            <w:top w:val="nil"/>
            <w:left w:val="nil"/>
            <w:right w:val="nil"/>
          </w:tcBorders>
          <w:vAlign w:val="center"/>
        </w:tcPr>
        <w:p w14:paraId="1C0D7D28" w14:textId="0F4D5896" w:rsidR="003C73E8" w:rsidRPr="00D2471B" w:rsidRDefault="003C73E8" w:rsidP="00306BEF">
          <w:pPr>
            <w:spacing w:before="60" w:after="120"/>
            <w:rPr>
              <w:b/>
              <w:sz w:val="18"/>
              <w:szCs w:val="18"/>
            </w:rPr>
          </w:pPr>
          <w:r w:rsidRPr="00D2471B">
            <w:rPr>
              <w:b/>
              <w:sz w:val="18"/>
              <w:szCs w:val="18"/>
            </w:rPr>
            <w:t>00</w:t>
          </w:r>
        </w:p>
      </w:tc>
      <w:tc>
        <w:tcPr>
          <w:tcW w:w="1375" w:type="dxa"/>
          <w:tcBorders>
            <w:top w:val="nil"/>
            <w:left w:val="nil"/>
          </w:tcBorders>
          <w:vAlign w:val="center"/>
        </w:tcPr>
        <w:p w14:paraId="4C872B31" w14:textId="77777777" w:rsidR="003C73E8" w:rsidRPr="00D2471B" w:rsidRDefault="003C73E8" w:rsidP="00306BEF">
          <w:pPr>
            <w:spacing w:before="60" w:after="120"/>
            <w:rPr>
              <w:b/>
              <w:sz w:val="18"/>
              <w:szCs w:val="18"/>
            </w:rPr>
          </w:pPr>
          <w:r w:rsidRPr="00D2471B">
            <w:rPr>
              <w:b/>
              <w:sz w:val="18"/>
              <w:szCs w:val="18"/>
            </w:rPr>
            <w:fldChar w:fldCharType="begin"/>
          </w:r>
          <w:r w:rsidRPr="00D2471B">
            <w:rPr>
              <w:b/>
              <w:sz w:val="18"/>
              <w:szCs w:val="18"/>
            </w:rPr>
            <w:instrText xml:space="preserve"> PAGE   \* MERGEFORMAT </w:instrText>
          </w:r>
          <w:r w:rsidRPr="00D2471B">
            <w:rPr>
              <w:b/>
              <w:sz w:val="18"/>
              <w:szCs w:val="18"/>
            </w:rPr>
            <w:fldChar w:fldCharType="separate"/>
          </w:r>
          <w:r w:rsidRPr="00D2471B">
            <w:rPr>
              <w:b/>
              <w:sz w:val="18"/>
              <w:szCs w:val="18"/>
              <w:rPrChange w:id="574" w:author="SCHECK Oliver" w:date="2026-09-15T08:53:00Z" w16du:dateUtc="2026-09-15T06:53:00Z">
                <w:rPr>
                  <w:b/>
                  <w:noProof/>
                  <w:sz w:val="18"/>
                  <w:szCs w:val="18"/>
                </w:rPr>
              </w:rPrChange>
            </w:rPr>
            <w:t>1</w:t>
          </w:r>
          <w:r w:rsidRPr="00D2471B">
            <w:rPr>
              <w:b/>
              <w:sz w:val="18"/>
              <w:szCs w:val="18"/>
              <w:rPrChange w:id="575" w:author="SCHECK Oliver" w:date="2026-09-15T08:53:00Z" w16du:dateUtc="2026-09-15T06:53:00Z">
                <w:rPr>
                  <w:b/>
                  <w:noProof/>
                  <w:sz w:val="18"/>
                  <w:szCs w:val="18"/>
                </w:rPr>
              </w:rPrChange>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D2471B">
            <w:rPr>
              <w:rStyle w:val="PageNumber"/>
              <w:b/>
              <w:sz w:val="18"/>
              <w:szCs w:val="18"/>
              <w:rPrChange w:id="576" w:author="SCHECK Oliver" w:date="2026-09-15T08:53:00Z" w16du:dateUtc="2026-09-15T06:53:00Z">
                <w:rPr>
                  <w:rStyle w:val="PageNumber"/>
                  <w:b/>
                  <w:noProof/>
                  <w:sz w:val="18"/>
                  <w:szCs w:val="18"/>
                </w:rPr>
              </w:rPrChange>
            </w:rPr>
            <w:t>5</w:t>
          </w:r>
          <w:r w:rsidRPr="00D2471B">
            <w:rPr>
              <w:rStyle w:val="PageNumber"/>
              <w:b/>
              <w:sz w:val="18"/>
              <w:szCs w:val="18"/>
            </w:rPr>
            <w:fldChar w:fldCharType="end"/>
          </w:r>
        </w:p>
      </w:tc>
    </w:tr>
  </w:tbl>
  <w:p w14:paraId="66C093D3" w14:textId="77777777" w:rsidR="003C73E8" w:rsidRPr="00D2471B" w:rsidRDefault="003C73E8" w:rsidP="001066F3">
    <w:pPr>
      <w:spacing w:after="0" w:line="240" w:lineRule="auto"/>
      <w:rPr>
        <w:b/>
        <w:bCs/>
        <w:color w:val="00964E"/>
        <w:sz w:val="18"/>
        <w:szCs w:val="18"/>
        <w:rPrChange w:id="577" w:author="SCHECK Oliver" w:date="2026-09-15T08:53:00Z" w16du:dateUtc="2026-09-15T06:53:00Z">
          <w:rPr>
            <w:b/>
            <w:bCs/>
            <w:color w:val="00964E"/>
            <w:sz w:val="18"/>
            <w:szCs w:val="18"/>
            <w:lang w:val="en-AU"/>
          </w:rPr>
        </w:rPrChange>
      </w:rPr>
    </w:pPr>
    <w:r w:rsidRPr="00D2471B">
      <w:rPr>
        <w:b/>
        <w:bCs/>
        <w:color w:val="00964E"/>
        <w:sz w:val="18"/>
        <w:szCs w:val="18"/>
        <w:rPrChange w:id="578" w:author="SCHECK Oliver" w:date="2026-09-15T08:53:00Z" w16du:dateUtc="2026-09-15T06:53:00Z">
          <w:rPr>
            <w:b/>
            <w:bCs/>
            <w:color w:val="00964E"/>
            <w:sz w:val="18"/>
            <w:szCs w:val="18"/>
            <w:lang w:val="en-AU"/>
          </w:rPr>
        </w:rPrChange>
      </w:rPr>
      <w:t xml:space="preserve">Hitachi Rail – Internal </w:t>
    </w:r>
  </w:p>
  <w:p w14:paraId="04F3FE84" w14:textId="77777777" w:rsidR="003C73E8" w:rsidRPr="00D2471B" w:rsidRDefault="003C73E8" w:rsidP="001066F3">
    <w:pPr>
      <w:spacing w:after="0" w:line="240" w:lineRule="auto"/>
      <w:rPr>
        <w:rFonts w:cs="Arial"/>
        <w:sz w:val="10"/>
        <w:szCs w:val="10"/>
      </w:rPr>
    </w:pPr>
    <w:r w:rsidRPr="00D2471B">
      <w:rPr>
        <w:rFonts w:cs="Arial"/>
        <w:sz w:val="10"/>
        <w:szCs w:val="10"/>
        <w:rPrChange w:id="579" w:author="SCHECK Oliver" w:date="2026-09-15T08:53:00Z" w16du:dateUtc="2026-09-15T06:53:00Z">
          <w:rPr>
            <w:rFonts w:cs="Arial"/>
            <w:sz w:val="10"/>
            <w:szCs w:val="10"/>
            <w:lang w:val="en-US"/>
          </w:rPr>
        </w:rPrChange>
      </w:rPr>
      <w:t xml:space="preserve">© </w:t>
    </w:r>
    <w:r w:rsidRPr="00D2471B">
      <w:rPr>
        <w:rFonts w:cs="Arial"/>
        <w:sz w:val="10"/>
        <w:szCs w:val="10"/>
      </w:rPr>
      <w:t xml:space="preserve">Property of Hitachi Ltd., Hitachi Rail Ltd., and all its subsidiary companies, </w:t>
    </w:r>
    <w:r w:rsidRPr="00D2471B">
      <w:rPr>
        <w:rFonts w:cs="Arial"/>
        <w:sz w:val="10"/>
        <w:szCs w:val="10"/>
        <w:rPrChange w:id="580" w:author="SCHECK Oliver" w:date="2026-09-15T08:53:00Z" w16du:dateUtc="2026-09-15T06:53:00Z">
          <w:rPr>
            <w:rFonts w:cs="Arial"/>
            <w:sz w:val="10"/>
            <w:szCs w:val="10"/>
            <w:lang w:val="en-US"/>
          </w:rPr>
        </w:rPrChange>
      </w:rPr>
      <w:t>2025,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6C6" w14:textId="6131B493" w:rsidR="003C73E8" w:rsidRPr="00D2471B" w:rsidRDefault="003C73E8" w:rsidP="00512C3F">
    <w:pPr>
      <w:spacing w:after="0" w:line="240" w:lineRule="auto"/>
      <w:rPr>
        <w:b/>
        <w:color w:val="00964E"/>
        <w:sz w:val="18"/>
        <w:szCs w:val="18"/>
        <w:rPrChange w:id="587" w:author="SCHECK Oliver" w:date="2026-09-15T08:53:00Z" w16du:dateUtc="2026-09-15T06:53:00Z">
          <w:rPr>
            <w:b/>
            <w:color w:val="00964E"/>
            <w:sz w:val="18"/>
            <w:szCs w:val="18"/>
            <w:lang w:val="en-AU"/>
          </w:rPr>
        </w:rPrChange>
      </w:rPr>
    </w:pPr>
    <w:r w:rsidRPr="00D2471B">
      <w:rPr>
        <w:b/>
        <w:bCs/>
        <w:color w:val="00964E"/>
        <w:sz w:val="18"/>
        <w:szCs w:val="18"/>
        <w:rPrChange w:id="588" w:author="SCHECK Oliver" w:date="2026-09-15T08:53:00Z" w16du:dateUtc="2026-09-15T06:53:00Z">
          <w:rPr>
            <w:b/>
            <w:bCs/>
            <w:color w:val="00964E"/>
            <w:sz w:val="18"/>
            <w:szCs w:val="18"/>
            <w:lang w:val="en-AU"/>
          </w:rPr>
        </w:rPrChange>
      </w:rPr>
      <w:t>Hitachi Rail – Internal</w:t>
    </w:r>
    <w:r w:rsidRPr="00D2471B">
      <w:rPr>
        <w:b/>
        <w:color w:val="00964E"/>
        <w:sz w:val="18"/>
        <w:szCs w:val="18"/>
        <w:rPrChange w:id="589" w:author="SCHECK Oliver" w:date="2026-09-15T08:53:00Z" w16du:dateUtc="2026-09-15T06:53:00Z">
          <w:rPr>
            <w:b/>
            <w:color w:val="00964E"/>
            <w:sz w:val="18"/>
            <w:szCs w:val="18"/>
            <w:lang w:val="en-AU"/>
          </w:rPr>
        </w:rPrChange>
      </w:rPr>
      <w:t xml:space="preserve"> </w:t>
    </w:r>
  </w:p>
  <w:p w14:paraId="18E3597E" w14:textId="77777777" w:rsidR="003C73E8" w:rsidRPr="00D2471B" w:rsidRDefault="003C73E8" w:rsidP="00EE71C6">
    <w:pPr>
      <w:spacing w:after="0" w:line="240" w:lineRule="auto"/>
      <w:rPr>
        <w:rFonts w:cs="Arial"/>
        <w:sz w:val="10"/>
        <w:szCs w:val="10"/>
      </w:rPr>
    </w:pPr>
    <w:r w:rsidRPr="00D2471B">
      <w:rPr>
        <w:rFonts w:cs="Arial"/>
        <w:sz w:val="10"/>
        <w:szCs w:val="10"/>
        <w:rPrChange w:id="590" w:author="SCHECK Oliver" w:date="2026-09-15T08:53:00Z" w16du:dateUtc="2026-09-15T06:53:00Z">
          <w:rPr>
            <w:rFonts w:cs="Arial"/>
            <w:sz w:val="10"/>
            <w:szCs w:val="10"/>
            <w:lang w:val="en-US"/>
          </w:rPr>
        </w:rPrChange>
      </w:rPr>
      <w:t xml:space="preserve">© </w:t>
    </w:r>
    <w:r w:rsidRPr="00D2471B">
      <w:rPr>
        <w:rFonts w:cs="Arial"/>
        <w:sz w:val="10"/>
        <w:szCs w:val="10"/>
      </w:rPr>
      <w:t xml:space="preserve">Property of Hitachi Ltd., Hitachi Rail Ltd., and all its subsidiary companies, </w:t>
    </w:r>
    <w:r w:rsidRPr="00D2471B">
      <w:rPr>
        <w:rFonts w:cs="Arial"/>
        <w:sz w:val="10"/>
        <w:szCs w:val="10"/>
        <w:rPrChange w:id="591" w:author="SCHECK Oliver" w:date="2026-09-15T08:53:00Z" w16du:dateUtc="2026-09-15T06:53:00Z">
          <w:rPr>
            <w:rFonts w:cs="Arial"/>
            <w:sz w:val="10"/>
            <w:szCs w:val="10"/>
            <w:lang w:val="en-US"/>
          </w:rPr>
        </w:rPrChange>
      </w:rPr>
      <w:t>2025, all rights reserved.</w:t>
    </w:r>
    <w:r w:rsidRPr="00D2471B">
      <w:rPr>
        <w:rFonts w:cs="Arial"/>
        <w:sz w:val="10"/>
        <w:szCs w:val="10"/>
        <w:rPrChange w:id="592" w:author="SCHECK Oliver" w:date="2026-09-15T08:53:00Z" w16du:dateUtc="2026-09-15T06:53:00Z">
          <w:rPr>
            <w:rFonts w:cs="Arial"/>
            <w:sz w:val="10"/>
            <w:szCs w:val="10"/>
            <w:lang w:val="en-US"/>
          </w:rPr>
        </w:rPrChange>
      </w:rPr>
      <w:tab/>
    </w:r>
    <w:r w:rsidRPr="00D2471B">
      <w:rPr>
        <w:rFonts w:cs="Arial"/>
        <w:sz w:val="10"/>
        <w:szCs w:val="10"/>
        <w:rPrChange w:id="593" w:author="SCHECK Oliver" w:date="2026-09-15T08:53:00Z" w16du:dateUtc="2026-09-15T06:53:00Z">
          <w:rPr>
            <w:rFonts w:cs="Arial"/>
            <w:sz w:val="10"/>
            <w:szCs w:val="10"/>
            <w:lang w:val="en-US"/>
          </w:rPr>
        </w:rPrChange>
      </w:rPr>
      <w:tab/>
    </w:r>
    <w:r w:rsidRPr="00D2471B">
      <w:rPr>
        <w:rFonts w:cs="Arial"/>
        <w:sz w:val="10"/>
        <w:szCs w:val="10"/>
        <w:rPrChange w:id="594" w:author="SCHECK Oliver" w:date="2026-09-15T08:53:00Z" w16du:dateUtc="2026-09-15T06:53:00Z">
          <w:rPr>
            <w:rFonts w:cs="Arial"/>
            <w:sz w:val="10"/>
            <w:szCs w:val="10"/>
            <w:lang w:val="en-US"/>
          </w:rPr>
        </w:rPrChange>
      </w:rPr>
      <w:tab/>
    </w:r>
    <w:r w:rsidRPr="00D2471B">
      <w:rPr>
        <w:rFonts w:cs="Arial"/>
        <w:sz w:val="10"/>
        <w:szCs w:val="10"/>
        <w:rPrChange w:id="595" w:author="SCHECK Oliver" w:date="2026-09-15T08:53:00Z" w16du:dateUtc="2026-09-15T06:53:00Z">
          <w:rPr>
            <w:rFonts w:cs="Arial"/>
            <w:sz w:val="10"/>
            <w:szCs w:val="10"/>
            <w:lang w:val="en-US"/>
          </w:rPr>
        </w:rPrChange>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6"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4820"/>
      <w:gridCol w:w="1984"/>
      <w:gridCol w:w="993"/>
      <w:gridCol w:w="708"/>
      <w:gridCol w:w="921"/>
    </w:tblGrid>
    <w:tr w:rsidR="003C73E8" w:rsidRPr="00D2471B" w14:paraId="1DE41B7E" w14:textId="77777777" w:rsidTr="00550EB8">
      <w:trPr>
        <w:cantSplit/>
        <w:trHeight w:val="281"/>
      </w:trPr>
      <w:tc>
        <w:tcPr>
          <w:tcW w:w="4820" w:type="dxa"/>
          <w:tcBorders>
            <w:bottom w:val="nil"/>
            <w:right w:val="nil"/>
          </w:tcBorders>
          <w:shd w:val="clear" w:color="auto" w:fill="F3F3F3"/>
          <w:vAlign w:val="center"/>
        </w:tcPr>
        <w:p w14:paraId="62F54B2C" w14:textId="030EA71D" w:rsidR="003C73E8" w:rsidRPr="00D2471B" w:rsidRDefault="003C73E8" w:rsidP="005400FC">
          <w:pPr>
            <w:spacing w:before="60" w:after="0"/>
            <w:rPr>
              <w:sz w:val="12"/>
              <w:szCs w:val="24"/>
            </w:rPr>
          </w:pPr>
          <w:r w:rsidRPr="00D2471B">
            <w:rPr>
              <w:sz w:val="12"/>
              <w:szCs w:val="24"/>
            </w:rPr>
            <w:t>Title</w:t>
          </w:r>
        </w:p>
      </w:tc>
      <w:tc>
        <w:tcPr>
          <w:tcW w:w="1984" w:type="dxa"/>
          <w:tcBorders>
            <w:left w:val="nil"/>
            <w:bottom w:val="nil"/>
            <w:right w:val="nil"/>
          </w:tcBorders>
          <w:shd w:val="clear" w:color="auto" w:fill="F3F3F3"/>
          <w:vAlign w:val="center"/>
        </w:tcPr>
        <w:p w14:paraId="7751C67A" w14:textId="77777777" w:rsidR="003C73E8" w:rsidRPr="00D2471B" w:rsidDel="00795E54" w:rsidRDefault="003C73E8" w:rsidP="005400FC">
          <w:pPr>
            <w:spacing w:before="60" w:after="0"/>
            <w:rPr>
              <w:sz w:val="12"/>
              <w:szCs w:val="24"/>
            </w:rPr>
          </w:pPr>
          <w:r w:rsidRPr="00D2471B">
            <w:rPr>
              <w:sz w:val="12"/>
              <w:szCs w:val="24"/>
            </w:rPr>
            <w:t>Code</w:t>
          </w:r>
        </w:p>
      </w:tc>
      <w:tc>
        <w:tcPr>
          <w:tcW w:w="993" w:type="dxa"/>
          <w:tcBorders>
            <w:left w:val="nil"/>
            <w:bottom w:val="nil"/>
            <w:right w:val="nil"/>
          </w:tcBorders>
          <w:shd w:val="clear" w:color="auto" w:fill="F3F3F3"/>
          <w:vAlign w:val="center"/>
        </w:tcPr>
        <w:p w14:paraId="17381AF4" w14:textId="77777777" w:rsidR="003C73E8" w:rsidRPr="00D2471B" w:rsidRDefault="003C73E8" w:rsidP="005400FC">
          <w:pPr>
            <w:spacing w:before="60" w:after="0"/>
            <w:rPr>
              <w:sz w:val="12"/>
              <w:szCs w:val="24"/>
            </w:rPr>
          </w:pPr>
          <w:r w:rsidRPr="00D2471B">
            <w:rPr>
              <w:sz w:val="12"/>
              <w:szCs w:val="24"/>
            </w:rPr>
            <w:t>Country</w:t>
          </w:r>
        </w:p>
      </w:tc>
      <w:tc>
        <w:tcPr>
          <w:tcW w:w="708" w:type="dxa"/>
          <w:tcBorders>
            <w:left w:val="nil"/>
            <w:bottom w:val="nil"/>
            <w:right w:val="nil"/>
          </w:tcBorders>
          <w:shd w:val="clear" w:color="auto" w:fill="F3F3F3"/>
          <w:vAlign w:val="center"/>
        </w:tcPr>
        <w:p w14:paraId="5E6EB404" w14:textId="77777777" w:rsidR="003C73E8" w:rsidRPr="00D2471B" w:rsidRDefault="003C73E8" w:rsidP="005400FC">
          <w:pPr>
            <w:spacing w:before="60" w:after="0"/>
            <w:rPr>
              <w:sz w:val="12"/>
              <w:szCs w:val="24"/>
            </w:rPr>
          </w:pPr>
          <w:r w:rsidRPr="00D2471B">
            <w:rPr>
              <w:sz w:val="12"/>
              <w:szCs w:val="24"/>
            </w:rPr>
            <w:t>Rev</w:t>
          </w:r>
        </w:p>
      </w:tc>
      <w:tc>
        <w:tcPr>
          <w:tcW w:w="921" w:type="dxa"/>
          <w:tcBorders>
            <w:left w:val="nil"/>
            <w:bottom w:val="nil"/>
          </w:tcBorders>
          <w:shd w:val="clear" w:color="auto" w:fill="F3F3F3"/>
          <w:vAlign w:val="center"/>
        </w:tcPr>
        <w:p w14:paraId="57FCF231"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03997AF5" w14:textId="77777777" w:rsidTr="00550EB8">
      <w:trPr>
        <w:cantSplit/>
        <w:trHeight w:val="289"/>
      </w:trPr>
      <w:tc>
        <w:tcPr>
          <w:tcW w:w="4820" w:type="dxa"/>
          <w:tcBorders>
            <w:top w:val="nil"/>
            <w:right w:val="nil"/>
          </w:tcBorders>
          <w:vAlign w:val="center"/>
        </w:tcPr>
        <w:p w14:paraId="52FF7482" w14:textId="6A146CF4" w:rsidR="003C73E8" w:rsidRPr="00D2471B" w:rsidRDefault="003C73E8" w:rsidP="00486BF0">
          <w:pPr>
            <w:spacing w:before="60" w:after="120"/>
            <w:rPr>
              <w:b/>
              <w:sz w:val="18"/>
              <w:szCs w:val="18"/>
            </w:rPr>
          </w:pPr>
          <w:r w:rsidRPr="00D2471B">
            <w:rPr>
              <w:b/>
              <w:sz w:val="18"/>
              <w:szCs w:val="18"/>
            </w:rPr>
            <w:t>Design, Develop and Qualify Solution</w:t>
          </w:r>
        </w:p>
      </w:tc>
      <w:tc>
        <w:tcPr>
          <w:tcW w:w="1984" w:type="dxa"/>
          <w:tcBorders>
            <w:top w:val="nil"/>
            <w:left w:val="nil"/>
            <w:right w:val="nil"/>
          </w:tcBorders>
          <w:vAlign w:val="center"/>
        </w:tcPr>
        <w:p w14:paraId="2D2580DC" w14:textId="61B8891D" w:rsidR="003C73E8" w:rsidRPr="00D2471B" w:rsidRDefault="003C73E8" w:rsidP="00FF66CE">
          <w:pPr>
            <w:spacing w:before="60" w:after="120"/>
            <w:rPr>
              <w:b/>
              <w:sz w:val="18"/>
              <w:szCs w:val="18"/>
              <w:rPrChange w:id="1398" w:author="SCHECK Oliver" w:date="2026-09-15T08:53:00Z" w16du:dateUtc="2026-09-15T06:53:00Z">
                <w:rPr>
                  <w:b/>
                  <w:sz w:val="18"/>
                  <w:szCs w:val="18"/>
                  <w:lang w:val="fr-FR"/>
                </w:rPr>
              </w:rPrChange>
            </w:rPr>
          </w:pPr>
          <w:r w:rsidRPr="00D2471B">
            <w:rPr>
              <w:b/>
              <w:sz w:val="18"/>
              <w:szCs w:val="18"/>
              <w:rPrChange w:id="1399" w:author="SCHECK Oliver" w:date="2026-09-15T08:53:00Z" w16du:dateUtc="2026-09-15T06:53:00Z">
                <w:rPr>
                  <w:b/>
                  <w:sz w:val="18"/>
                  <w:szCs w:val="18"/>
                  <w:lang w:val="fr-FR"/>
                </w:rPr>
              </w:rPrChange>
            </w:rPr>
            <w:t>G-PRD L03000</w:t>
          </w:r>
        </w:p>
      </w:tc>
      <w:tc>
        <w:tcPr>
          <w:tcW w:w="993" w:type="dxa"/>
          <w:tcBorders>
            <w:top w:val="nil"/>
            <w:left w:val="nil"/>
            <w:right w:val="nil"/>
          </w:tcBorders>
          <w:vAlign w:val="center"/>
        </w:tcPr>
        <w:p w14:paraId="12CD4567" w14:textId="77777777" w:rsidR="003C73E8" w:rsidRPr="00D2471B" w:rsidRDefault="003C73E8" w:rsidP="00306BEF">
          <w:pPr>
            <w:spacing w:before="60" w:after="120"/>
            <w:rPr>
              <w:b/>
              <w:sz w:val="18"/>
              <w:szCs w:val="18"/>
              <w:rPrChange w:id="1400" w:author="SCHECK Oliver" w:date="2026-09-15T08:53:00Z" w16du:dateUtc="2026-09-15T06:53:00Z">
                <w:rPr>
                  <w:b/>
                  <w:sz w:val="18"/>
                  <w:szCs w:val="18"/>
                  <w:lang w:val="fr-FR"/>
                </w:rPr>
              </w:rPrChange>
            </w:rPr>
          </w:pPr>
          <w:r w:rsidRPr="00D2471B">
            <w:rPr>
              <w:b/>
              <w:sz w:val="18"/>
              <w:szCs w:val="18"/>
              <w:rPrChange w:id="1401" w:author="SCHECK Oliver" w:date="2026-09-15T08:53:00Z" w16du:dateUtc="2026-09-15T06:53:00Z">
                <w:rPr>
                  <w:b/>
                  <w:sz w:val="18"/>
                  <w:szCs w:val="18"/>
                  <w:lang w:val="fr-FR"/>
                </w:rPr>
              </w:rPrChange>
            </w:rPr>
            <w:t>ALL</w:t>
          </w:r>
        </w:p>
      </w:tc>
      <w:tc>
        <w:tcPr>
          <w:tcW w:w="708" w:type="dxa"/>
          <w:tcBorders>
            <w:top w:val="nil"/>
            <w:left w:val="nil"/>
            <w:right w:val="nil"/>
          </w:tcBorders>
          <w:vAlign w:val="center"/>
        </w:tcPr>
        <w:p w14:paraId="67EC2CD9" w14:textId="2BA3DCF4" w:rsidR="003C73E8" w:rsidRPr="00D2471B" w:rsidRDefault="003C73E8" w:rsidP="00306BEF">
          <w:pPr>
            <w:spacing w:before="60" w:after="120"/>
            <w:rPr>
              <w:b/>
              <w:sz w:val="18"/>
              <w:szCs w:val="18"/>
            </w:rPr>
          </w:pPr>
          <w:r w:rsidRPr="00D2471B">
            <w:rPr>
              <w:b/>
              <w:sz w:val="18"/>
              <w:szCs w:val="18"/>
            </w:rPr>
            <w:t>00</w:t>
          </w:r>
        </w:p>
      </w:tc>
      <w:tc>
        <w:tcPr>
          <w:tcW w:w="921" w:type="dxa"/>
          <w:tcBorders>
            <w:top w:val="nil"/>
            <w:left w:val="nil"/>
          </w:tcBorders>
          <w:vAlign w:val="center"/>
        </w:tcPr>
        <w:p w14:paraId="6A817605" w14:textId="77777777" w:rsidR="003C73E8" w:rsidRPr="00D2471B" w:rsidRDefault="003C73E8" w:rsidP="00306BEF">
          <w:pPr>
            <w:spacing w:before="60" w:after="120"/>
            <w:rPr>
              <w:b/>
              <w:sz w:val="18"/>
              <w:szCs w:val="18"/>
            </w:rPr>
          </w:pPr>
          <w:r w:rsidRPr="00D2471B">
            <w:rPr>
              <w:b/>
              <w:sz w:val="18"/>
              <w:szCs w:val="18"/>
            </w:rPr>
            <w:fldChar w:fldCharType="begin"/>
          </w:r>
          <w:r w:rsidRPr="00D2471B">
            <w:rPr>
              <w:b/>
              <w:sz w:val="18"/>
              <w:szCs w:val="18"/>
            </w:rPr>
            <w:instrText xml:space="preserve"> PAGE   \* MERGEFORMAT </w:instrText>
          </w:r>
          <w:r w:rsidRPr="00D2471B">
            <w:rPr>
              <w:b/>
              <w:sz w:val="18"/>
              <w:szCs w:val="18"/>
            </w:rPr>
            <w:fldChar w:fldCharType="separate"/>
          </w:r>
          <w:r w:rsidRPr="00D2471B">
            <w:rPr>
              <w:b/>
              <w:sz w:val="18"/>
              <w:szCs w:val="18"/>
              <w:rPrChange w:id="1402" w:author="SCHECK Oliver" w:date="2026-09-15T08:53:00Z" w16du:dateUtc="2026-09-15T06:53:00Z">
                <w:rPr>
                  <w:b/>
                  <w:noProof/>
                  <w:sz w:val="18"/>
                  <w:szCs w:val="18"/>
                </w:rPr>
              </w:rPrChange>
            </w:rPr>
            <w:t>1</w:t>
          </w:r>
          <w:r w:rsidRPr="00D2471B">
            <w:rPr>
              <w:b/>
              <w:sz w:val="18"/>
              <w:szCs w:val="18"/>
              <w:rPrChange w:id="1403" w:author="SCHECK Oliver" w:date="2026-09-15T08:53:00Z" w16du:dateUtc="2026-09-15T06:53:00Z">
                <w:rPr>
                  <w:b/>
                  <w:noProof/>
                  <w:sz w:val="18"/>
                  <w:szCs w:val="18"/>
                </w:rPr>
              </w:rPrChange>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D2471B">
            <w:rPr>
              <w:rStyle w:val="PageNumber"/>
              <w:b/>
              <w:sz w:val="18"/>
              <w:szCs w:val="18"/>
              <w:rPrChange w:id="1404" w:author="SCHECK Oliver" w:date="2026-09-15T08:53:00Z" w16du:dateUtc="2026-09-15T06:53:00Z">
                <w:rPr>
                  <w:rStyle w:val="PageNumber"/>
                  <w:b/>
                  <w:noProof/>
                  <w:sz w:val="18"/>
                  <w:szCs w:val="18"/>
                </w:rPr>
              </w:rPrChange>
            </w:rPr>
            <w:t>5</w:t>
          </w:r>
          <w:r w:rsidRPr="00D2471B">
            <w:rPr>
              <w:rStyle w:val="PageNumber"/>
              <w:b/>
              <w:sz w:val="18"/>
              <w:szCs w:val="18"/>
            </w:rPr>
            <w:fldChar w:fldCharType="end"/>
          </w:r>
        </w:p>
      </w:tc>
    </w:tr>
  </w:tbl>
  <w:p w14:paraId="320EB404" w14:textId="77777777" w:rsidR="003C73E8" w:rsidRPr="00D2471B" w:rsidRDefault="003C73E8" w:rsidP="001066F3">
    <w:pPr>
      <w:spacing w:after="0" w:line="240" w:lineRule="auto"/>
      <w:rPr>
        <w:b/>
        <w:bCs/>
        <w:color w:val="00964E"/>
        <w:sz w:val="18"/>
        <w:szCs w:val="18"/>
        <w:rPrChange w:id="1405" w:author="SCHECK Oliver" w:date="2026-09-15T08:53:00Z" w16du:dateUtc="2026-09-15T06:53:00Z">
          <w:rPr>
            <w:b/>
            <w:bCs/>
            <w:color w:val="00964E"/>
            <w:sz w:val="18"/>
            <w:szCs w:val="18"/>
            <w:lang w:val="en-AU"/>
          </w:rPr>
        </w:rPrChange>
      </w:rPr>
    </w:pPr>
    <w:r w:rsidRPr="00D2471B">
      <w:rPr>
        <w:b/>
        <w:bCs/>
        <w:color w:val="00964E"/>
        <w:sz w:val="18"/>
        <w:szCs w:val="18"/>
        <w:rPrChange w:id="1406" w:author="SCHECK Oliver" w:date="2026-09-15T08:53:00Z" w16du:dateUtc="2026-09-15T06:53:00Z">
          <w:rPr>
            <w:b/>
            <w:bCs/>
            <w:color w:val="00964E"/>
            <w:sz w:val="18"/>
            <w:szCs w:val="18"/>
            <w:lang w:val="en-AU"/>
          </w:rPr>
        </w:rPrChange>
      </w:rPr>
      <w:t xml:space="preserve">Hitachi Rail – Internal </w:t>
    </w:r>
  </w:p>
  <w:p w14:paraId="791CBAF7" w14:textId="77777777" w:rsidR="003C73E8" w:rsidRPr="00D2471B" w:rsidRDefault="003C73E8" w:rsidP="001066F3">
    <w:pPr>
      <w:spacing w:after="0" w:line="240" w:lineRule="auto"/>
      <w:rPr>
        <w:rFonts w:cs="Arial"/>
        <w:sz w:val="10"/>
        <w:szCs w:val="10"/>
      </w:rPr>
    </w:pPr>
    <w:r w:rsidRPr="00D2471B">
      <w:rPr>
        <w:rFonts w:cs="Arial"/>
        <w:sz w:val="10"/>
        <w:szCs w:val="10"/>
        <w:rPrChange w:id="1407" w:author="SCHECK Oliver" w:date="2026-09-15T08:53:00Z" w16du:dateUtc="2026-09-15T06:53:00Z">
          <w:rPr>
            <w:rFonts w:cs="Arial"/>
            <w:sz w:val="10"/>
            <w:szCs w:val="10"/>
            <w:lang w:val="en-US"/>
          </w:rPr>
        </w:rPrChange>
      </w:rPr>
      <w:t xml:space="preserve">© </w:t>
    </w:r>
    <w:r w:rsidRPr="00D2471B">
      <w:rPr>
        <w:rFonts w:cs="Arial"/>
        <w:sz w:val="10"/>
        <w:szCs w:val="10"/>
      </w:rPr>
      <w:t xml:space="preserve">Property of Hitachi Ltd., Hitachi Rail Ltd., and all its subsidiary companies, </w:t>
    </w:r>
    <w:r w:rsidRPr="00D2471B">
      <w:rPr>
        <w:rFonts w:cs="Arial"/>
        <w:sz w:val="10"/>
        <w:szCs w:val="10"/>
        <w:rPrChange w:id="1408" w:author="SCHECK Oliver" w:date="2026-09-15T08:53:00Z" w16du:dateUtc="2026-09-15T06:53:00Z">
          <w:rPr>
            <w:rFonts w:cs="Arial"/>
            <w:sz w:val="10"/>
            <w:szCs w:val="10"/>
            <w:lang w:val="en-US"/>
          </w:rPr>
        </w:rPrChange>
      </w:rPr>
      <w:t>2025,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7162"/>
      <w:gridCol w:w="2946"/>
      <w:gridCol w:w="1476"/>
      <w:gridCol w:w="1053"/>
      <w:gridCol w:w="1367"/>
    </w:tblGrid>
    <w:tr w:rsidR="003C73E8" w:rsidRPr="00D2471B" w14:paraId="778A369E" w14:textId="77777777" w:rsidTr="00FD1588">
      <w:trPr>
        <w:cantSplit/>
        <w:trHeight w:val="281"/>
      </w:trPr>
      <w:tc>
        <w:tcPr>
          <w:tcW w:w="2557" w:type="pct"/>
          <w:tcBorders>
            <w:bottom w:val="nil"/>
            <w:right w:val="nil"/>
          </w:tcBorders>
          <w:shd w:val="clear" w:color="auto" w:fill="F3F3F3"/>
          <w:vAlign w:val="center"/>
        </w:tcPr>
        <w:p w14:paraId="760F4D0D" w14:textId="77777777" w:rsidR="003C73E8" w:rsidRPr="00D2471B" w:rsidRDefault="003C73E8" w:rsidP="005400FC">
          <w:pPr>
            <w:spacing w:before="60" w:after="0"/>
            <w:rPr>
              <w:sz w:val="12"/>
              <w:szCs w:val="24"/>
            </w:rPr>
          </w:pPr>
          <w:r w:rsidRPr="00D2471B">
            <w:rPr>
              <w:sz w:val="12"/>
              <w:szCs w:val="24"/>
            </w:rPr>
            <w:t>Title</w:t>
          </w:r>
        </w:p>
      </w:tc>
      <w:tc>
        <w:tcPr>
          <w:tcW w:w="1052" w:type="pct"/>
          <w:tcBorders>
            <w:left w:val="nil"/>
            <w:bottom w:val="nil"/>
            <w:right w:val="nil"/>
          </w:tcBorders>
          <w:shd w:val="clear" w:color="auto" w:fill="F3F3F3"/>
          <w:vAlign w:val="center"/>
        </w:tcPr>
        <w:p w14:paraId="440BD42C" w14:textId="77777777" w:rsidR="003C73E8" w:rsidRPr="00D2471B" w:rsidDel="00795E54" w:rsidRDefault="003C73E8" w:rsidP="005400FC">
          <w:pPr>
            <w:spacing w:before="60" w:after="0"/>
            <w:rPr>
              <w:sz w:val="12"/>
              <w:szCs w:val="24"/>
            </w:rPr>
          </w:pPr>
          <w:r w:rsidRPr="00D2471B">
            <w:rPr>
              <w:sz w:val="12"/>
              <w:szCs w:val="24"/>
            </w:rPr>
            <w:t>Code</w:t>
          </w:r>
        </w:p>
      </w:tc>
      <w:tc>
        <w:tcPr>
          <w:tcW w:w="527" w:type="pct"/>
          <w:tcBorders>
            <w:left w:val="nil"/>
            <w:bottom w:val="nil"/>
            <w:right w:val="nil"/>
          </w:tcBorders>
          <w:shd w:val="clear" w:color="auto" w:fill="F3F3F3"/>
          <w:vAlign w:val="center"/>
        </w:tcPr>
        <w:p w14:paraId="14D77DEB" w14:textId="77777777" w:rsidR="003C73E8" w:rsidRPr="00D2471B" w:rsidRDefault="003C73E8" w:rsidP="005400FC">
          <w:pPr>
            <w:spacing w:before="60" w:after="0"/>
            <w:rPr>
              <w:sz w:val="12"/>
              <w:szCs w:val="24"/>
            </w:rPr>
          </w:pPr>
          <w:r w:rsidRPr="00D2471B">
            <w:rPr>
              <w:sz w:val="12"/>
              <w:szCs w:val="24"/>
            </w:rPr>
            <w:t>Country</w:t>
          </w:r>
        </w:p>
      </w:tc>
      <w:tc>
        <w:tcPr>
          <w:tcW w:w="376" w:type="pct"/>
          <w:tcBorders>
            <w:left w:val="nil"/>
            <w:bottom w:val="nil"/>
            <w:right w:val="nil"/>
          </w:tcBorders>
          <w:shd w:val="clear" w:color="auto" w:fill="F3F3F3"/>
          <w:vAlign w:val="center"/>
        </w:tcPr>
        <w:p w14:paraId="2A06635C" w14:textId="77777777" w:rsidR="003C73E8" w:rsidRPr="00D2471B" w:rsidRDefault="003C73E8" w:rsidP="005400FC">
          <w:pPr>
            <w:spacing w:before="60" w:after="0"/>
            <w:rPr>
              <w:sz w:val="12"/>
              <w:szCs w:val="24"/>
            </w:rPr>
          </w:pPr>
          <w:r w:rsidRPr="00D2471B">
            <w:rPr>
              <w:sz w:val="12"/>
              <w:szCs w:val="24"/>
            </w:rPr>
            <w:t>Rev</w:t>
          </w:r>
        </w:p>
      </w:tc>
      <w:tc>
        <w:tcPr>
          <w:tcW w:w="489" w:type="pct"/>
          <w:tcBorders>
            <w:left w:val="nil"/>
            <w:bottom w:val="nil"/>
          </w:tcBorders>
          <w:shd w:val="clear" w:color="auto" w:fill="F3F3F3"/>
          <w:vAlign w:val="center"/>
        </w:tcPr>
        <w:p w14:paraId="521E82BC"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59F43F6A" w14:textId="77777777" w:rsidTr="00FD1588">
      <w:trPr>
        <w:cantSplit/>
        <w:trHeight w:val="289"/>
      </w:trPr>
      <w:tc>
        <w:tcPr>
          <w:tcW w:w="2557" w:type="pct"/>
          <w:tcBorders>
            <w:top w:val="nil"/>
            <w:right w:val="nil"/>
          </w:tcBorders>
          <w:vAlign w:val="center"/>
        </w:tcPr>
        <w:p w14:paraId="0C5E40D1" w14:textId="359FA32F" w:rsidR="003C73E8" w:rsidRPr="00D2471B" w:rsidRDefault="003C73E8" w:rsidP="00486BF0">
          <w:pPr>
            <w:spacing w:before="60" w:after="120"/>
            <w:rPr>
              <w:b/>
              <w:sz w:val="18"/>
              <w:szCs w:val="18"/>
            </w:rPr>
          </w:pPr>
          <w:r w:rsidRPr="00D2471B">
            <w:rPr>
              <w:b/>
              <w:sz w:val="18"/>
              <w:szCs w:val="18"/>
            </w:rPr>
            <w:t>Design, Develop and Qualify Solution</w:t>
          </w:r>
        </w:p>
      </w:tc>
      <w:tc>
        <w:tcPr>
          <w:tcW w:w="1052" w:type="pct"/>
          <w:tcBorders>
            <w:top w:val="nil"/>
            <w:left w:val="nil"/>
            <w:right w:val="nil"/>
          </w:tcBorders>
          <w:vAlign w:val="center"/>
        </w:tcPr>
        <w:p w14:paraId="16E93751" w14:textId="6E3D3E7A" w:rsidR="003C73E8" w:rsidRPr="00D2471B" w:rsidRDefault="003C73E8" w:rsidP="00FF66CE">
          <w:pPr>
            <w:spacing w:before="60" w:after="120"/>
            <w:rPr>
              <w:b/>
              <w:sz w:val="18"/>
              <w:szCs w:val="18"/>
              <w:rPrChange w:id="1946" w:author="SCHECK Oliver" w:date="2026-09-15T08:53:00Z" w16du:dateUtc="2026-09-15T06:53:00Z">
                <w:rPr>
                  <w:b/>
                  <w:sz w:val="18"/>
                  <w:szCs w:val="18"/>
                  <w:lang w:val="fr-FR"/>
                </w:rPr>
              </w:rPrChange>
            </w:rPr>
          </w:pPr>
          <w:r w:rsidRPr="00D2471B">
            <w:rPr>
              <w:b/>
              <w:sz w:val="18"/>
              <w:szCs w:val="18"/>
              <w:rPrChange w:id="1947" w:author="SCHECK Oliver" w:date="2026-09-15T08:53:00Z" w16du:dateUtc="2026-09-15T06:53:00Z">
                <w:rPr>
                  <w:b/>
                  <w:sz w:val="18"/>
                  <w:szCs w:val="18"/>
                  <w:lang w:val="fr-FR"/>
                </w:rPr>
              </w:rPrChange>
            </w:rPr>
            <w:t>G-PRD L03000</w:t>
          </w:r>
        </w:p>
      </w:tc>
      <w:tc>
        <w:tcPr>
          <w:tcW w:w="527" w:type="pct"/>
          <w:tcBorders>
            <w:top w:val="nil"/>
            <w:left w:val="nil"/>
            <w:right w:val="nil"/>
          </w:tcBorders>
          <w:vAlign w:val="center"/>
        </w:tcPr>
        <w:p w14:paraId="0BFBEA68" w14:textId="77777777" w:rsidR="003C73E8" w:rsidRPr="00D2471B" w:rsidRDefault="003C73E8" w:rsidP="00306BEF">
          <w:pPr>
            <w:spacing w:before="60" w:after="120"/>
            <w:rPr>
              <w:b/>
              <w:sz w:val="18"/>
              <w:szCs w:val="18"/>
              <w:rPrChange w:id="1948" w:author="SCHECK Oliver" w:date="2026-09-15T08:53:00Z" w16du:dateUtc="2026-09-15T06:53:00Z">
                <w:rPr>
                  <w:b/>
                  <w:sz w:val="18"/>
                  <w:szCs w:val="18"/>
                  <w:lang w:val="fr-FR"/>
                </w:rPr>
              </w:rPrChange>
            </w:rPr>
          </w:pPr>
          <w:r w:rsidRPr="00D2471B">
            <w:rPr>
              <w:b/>
              <w:sz w:val="18"/>
              <w:szCs w:val="18"/>
              <w:rPrChange w:id="1949" w:author="SCHECK Oliver" w:date="2026-09-15T08:53:00Z" w16du:dateUtc="2026-09-15T06:53:00Z">
                <w:rPr>
                  <w:b/>
                  <w:sz w:val="18"/>
                  <w:szCs w:val="18"/>
                  <w:lang w:val="fr-FR"/>
                </w:rPr>
              </w:rPrChange>
            </w:rPr>
            <w:t>ALL</w:t>
          </w:r>
        </w:p>
      </w:tc>
      <w:tc>
        <w:tcPr>
          <w:tcW w:w="376" w:type="pct"/>
          <w:tcBorders>
            <w:top w:val="nil"/>
            <w:left w:val="nil"/>
            <w:right w:val="nil"/>
          </w:tcBorders>
          <w:vAlign w:val="center"/>
        </w:tcPr>
        <w:p w14:paraId="5A5C524D" w14:textId="15283DAE" w:rsidR="003C73E8" w:rsidRPr="00D2471B" w:rsidRDefault="003C73E8" w:rsidP="00306BEF">
          <w:pPr>
            <w:spacing w:before="60" w:after="120"/>
            <w:rPr>
              <w:b/>
              <w:sz w:val="18"/>
              <w:szCs w:val="18"/>
            </w:rPr>
          </w:pPr>
          <w:r w:rsidRPr="00D2471B">
            <w:rPr>
              <w:b/>
              <w:sz w:val="18"/>
              <w:szCs w:val="18"/>
            </w:rPr>
            <w:t>00</w:t>
          </w:r>
        </w:p>
      </w:tc>
      <w:tc>
        <w:tcPr>
          <w:tcW w:w="489" w:type="pct"/>
          <w:tcBorders>
            <w:top w:val="nil"/>
            <w:left w:val="nil"/>
          </w:tcBorders>
          <w:vAlign w:val="center"/>
        </w:tcPr>
        <w:p w14:paraId="22CE287E" w14:textId="77777777" w:rsidR="003C73E8" w:rsidRPr="00D2471B" w:rsidRDefault="003C73E8" w:rsidP="00306BEF">
          <w:pPr>
            <w:spacing w:before="60" w:after="120"/>
            <w:rPr>
              <w:b/>
              <w:sz w:val="18"/>
              <w:szCs w:val="18"/>
            </w:rPr>
          </w:pPr>
          <w:r w:rsidRPr="00D2471B">
            <w:rPr>
              <w:b/>
              <w:sz w:val="18"/>
              <w:szCs w:val="18"/>
            </w:rPr>
            <w:fldChar w:fldCharType="begin"/>
          </w:r>
          <w:r w:rsidRPr="00D2471B">
            <w:rPr>
              <w:b/>
              <w:sz w:val="18"/>
              <w:szCs w:val="18"/>
            </w:rPr>
            <w:instrText xml:space="preserve"> PAGE   \* MERGEFORMAT </w:instrText>
          </w:r>
          <w:r w:rsidRPr="00D2471B">
            <w:rPr>
              <w:b/>
              <w:sz w:val="18"/>
              <w:szCs w:val="18"/>
            </w:rPr>
            <w:fldChar w:fldCharType="separate"/>
          </w:r>
          <w:r w:rsidRPr="00D2471B">
            <w:rPr>
              <w:b/>
              <w:sz w:val="18"/>
              <w:szCs w:val="18"/>
              <w:rPrChange w:id="1950" w:author="SCHECK Oliver" w:date="2026-09-15T08:53:00Z" w16du:dateUtc="2026-09-15T06:53:00Z">
                <w:rPr>
                  <w:b/>
                  <w:noProof/>
                  <w:sz w:val="18"/>
                  <w:szCs w:val="18"/>
                </w:rPr>
              </w:rPrChange>
            </w:rPr>
            <w:t>1</w:t>
          </w:r>
          <w:r w:rsidRPr="00D2471B">
            <w:rPr>
              <w:b/>
              <w:sz w:val="18"/>
              <w:szCs w:val="18"/>
              <w:rPrChange w:id="1951" w:author="SCHECK Oliver" w:date="2026-09-15T08:53:00Z" w16du:dateUtc="2026-09-15T06:53:00Z">
                <w:rPr>
                  <w:b/>
                  <w:noProof/>
                  <w:sz w:val="18"/>
                  <w:szCs w:val="18"/>
                </w:rPr>
              </w:rPrChange>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D2471B">
            <w:rPr>
              <w:rStyle w:val="PageNumber"/>
              <w:b/>
              <w:sz w:val="18"/>
              <w:szCs w:val="18"/>
              <w:rPrChange w:id="1952" w:author="SCHECK Oliver" w:date="2026-09-15T08:53:00Z" w16du:dateUtc="2026-09-15T06:53:00Z">
                <w:rPr>
                  <w:rStyle w:val="PageNumber"/>
                  <w:b/>
                  <w:noProof/>
                  <w:sz w:val="18"/>
                  <w:szCs w:val="18"/>
                </w:rPr>
              </w:rPrChange>
            </w:rPr>
            <w:t>5</w:t>
          </w:r>
          <w:r w:rsidRPr="00D2471B">
            <w:rPr>
              <w:rStyle w:val="PageNumber"/>
              <w:b/>
              <w:sz w:val="18"/>
              <w:szCs w:val="18"/>
            </w:rPr>
            <w:fldChar w:fldCharType="end"/>
          </w:r>
        </w:p>
      </w:tc>
    </w:tr>
  </w:tbl>
  <w:p w14:paraId="0A31B6F4" w14:textId="77777777" w:rsidR="003C73E8" w:rsidRPr="00D2471B" w:rsidRDefault="003C73E8" w:rsidP="001066F3">
    <w:pPr>
      <w:spacing w:after="0" w:line="240" w:lineRule="auto"/>
      <w:rPr>
        <w:b/>
        <w:bCs/>
        <w:color w:val="00964E"/>
        <w:sz w:val="18"/>
        <w:szCs w:val="18"/>
        <w:rPrChange w:id="1953" w:author="SCHECK Oliver" w:date="2026-09-15T08:53:00Z" w16du:dateUtc="2026-09-15T06:53:00Z">
          <w:rPr>
            <w:b/>
            <w:bCs/>
            <w:color w:val="00964E"/>
            <w:sz w:val="18"/>
            <w:szCs w:val="18"/>
            <w:lang w:val="en-AU"/>
          </w:rPr>
        </w:rPrChange>
      </w:rPr>
    </w:pPr>
    <w:r w:rsidRPr="00D2471B">
      <w:rPr>
        <w:b/>
        <w:bCs/>
        <w:color w:val="00964E"/>
        <w:sz w:val="18"/>
        <w:szCs w:val="18"/>
        <w:rPrChange w:id="1954" w:author="SCHECK Oliver" w:date="2026-09-15T08:53:00Z" w16du:dateUtc="2026-09-15T06:53:00Z">
          <w:rPr>
            <w:b/>
            <w:bCs/>
            <w:color w:val="00964E"/>
            <w:sz w:val="18"/>
            <w:szCs w:val="18"/>
            <w:lang w:val="en-AU"/>
          </w:rPr>
        </w:rPrChange>
      </w:rPr>
      <w:t xml:space="preserve">Hitachi Rail – Internal </w:t>
    </w:r>
  </w:p>
  <w:p w14:paraId="30446244" w14:textId="77777777" w:rsidR="003C73E8" w:rsidRPr="00D2471B" w:rsidRDefault="003C73E8" w:rsidP="001066F3">
    <w:pPr>
      <w:spacing w:after="0" w:line="240" w:lineRule="auto"/>
      <w:rPr>
        <w:rFonts w:cs="Arial"/>
        <w:sz w:val="10"/>
        <w:szCs w:val="10"/>
      </w:rPr>
    </w:pPr>
    <w:r w:rsidRPr="00D2471B">
      <w:rPr>
        <w:rFonts w:cs="Arial"/>
        <w:sz w:val="10"/>
        <w:szCs w:val="10"/>
        <w:rPrChange w:id="1955" w:author="SCHECK Oliver" w:date="2026-09-15T08:53:00Z" w16du:dateUtc="2026-09-15T06:53:00Z">
          <w:rPr>
            <w:rFonts w:cs="Arial"/>
            <w:sz w:val="10"/>
            <w:szCs w:val="10"/>
            <w:lang w:val="en-US"/>
          </w:rPr>
        </w:rPrChange>
      </w:rPr>
      <w:t xml:space="preserve">© </w:t>
    </w:r>
    <w:r w:rsidRPr="00D2471B">
      <w:rPr>
        <w:rFonts w:cs="Arial"/>
        <w:sz w:val="10"/>
        <w:szCs w:val="10"/>
      </w:rPr>
      <w:t xml:space="preserve">Property of Hitachi Ltd., Hitachi Rail Ltd., and all its subsidiary companies, </w:t>
    </w:r>
    <w:r w:rsidRPr="00D2471B">
      <w:rPr>
        <w:rFonts w:cs="Arial"/>
        <w:sz w:val="10"/>
        <w:szCs w:val="10"/>
        <w:rPrChange w:id="1956" w:author="SCHECK Oliver" w:date="2026-09-15T08:53:00Z" w16du:dateUtc="2026-09-15T06:53:00Z">
          <w:rPr>
            <w:rFonts w:cs="Arial"/>
            <w:sz w:val="10"/>
            <w:szCs w:val="10"/>
            <w:lang w:val="en-US"/>
          </w:rPr>
        </w:rPrChange>
      </w:rPr>
      <w:t>2025,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82E9" w14:textId="77777777" w:rsidR="00BD7F54" w:rsidRPr="00D2471B" w:rsidRDefault="00BD7F54" w:rsidP="005B7935">
      <w:r w:rsidRPr="00D2471B">
        <w:separator/>
      </w:r>
    </w:p>
  </w:footnote>
  <w:footnote w:type="continuationSeparator" w:id="0">
    <w:p w14:paraId="638BEF3C" w14:textId="77777777" w:rsidR="00BD7F54" w:rsidRPr="00D2471B" w:rsidRDefault="00BD7F54" w:rsidP="005B7935">
      <w:r w:rsidRPr="00D2471B">
        <w:continuationSeparator/>
      </w:r>
    </w:p>
  </w:footnote>
  <w:footnote w:type="continuationNotice" w:id="1">
    <w:p w14:paraId="79869E6D" w14:textId="77777777" w:rsidR="00BD7F54" w:rsidRPr="00D2471B" w:rsidRDefault="00BD7F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9A67" w14:textId="77777777" w:rsidR="003C73E8" w:rsidRPr="00D2471B" w:rsidRDefault="003C7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12A8" w14:textId="61828899" w:rsidR="003C73E8" w:rsidRPr="00D2471B" w:rsidRDefault="003C73E8" w:rsidP="004D14C7">
    <w:pPr>
      <w:pStyle w:val="Header"/>
      <w:jc w:val="right"/>
    </w:pPr>
    <w:r w:rsidRPr="00D2471B">
      <w:rPr>
        <w:noProof/>
        <w:lang w:eastAsia="it-IT"/>
        <w:rPrChange w:id="539" w:author="SCHECK Oliver" w:date="2026-09-15T08:53:00Z" w16du:dateUtc="2026-09-15T06:53:00Z">
          <w:rPr>
            <w:noProof/>
            <w:lang w:val="it-IT" w:eastAsia="it-IT"/>
          </w:rPr>
        </w:rPrChange>
      </w:rPr>
      <mc:AlternateContent>
        <mc:Choice Requires="wps">
          <w:drawing>
            <wp:anchor distT="0" distB="0" distL="114300" distR="114300" simplePos="0" relativeHeight="251658240" behindDoc="0" locked="0" layoutInCell="1" allowOverlap="1" wp14:anchorId="44AFA611" wp14:editId="77956A76">
              <wp:simplePos x="0" y="0"/>
              <wp:positionH relativeFrom="column">
                <wp:posOffset>0</wp:posOffset>
              </wp:positionH>
              <wp:positionV relativeFrom="paragraph">
                <wp:posOffset>0</wp:posOffset>
              </wp:positionV>
              <wp:extent cx="1370205"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5D5E0B84" w14:textId="77777777" w:rsidR="003C73E8" w:rsidRPr="00D2471B" w:rsidRDefault="003C73E8" w:rsidP="00A84650">
                          <w:pPr>
                            <w:pStyle w:val="NoSpacing"/>
                            <w:jc w:val="center"/>
                            <w:rPr>
                              <w:b/>
                              <w:bCs/>
                              <w:sz w:val="28"/>
                              <w:szCs w:val="28"/>
                              <w:lang w:val="en-GB"/>
                              <w:rPrChange w:id="540" w:author="SCHECK Oliver" w:date="2026-09-15T08:53:00Z" w16du:dateUtc="2026-09-15T06:53:00Z">
                                <w:rPr>
                                  <w:b/>
                                  <w:bCs/>
                                  <w:sz w:val="28"/>
                                  <w:szCs w:val="28"/>
                                </w:rPr>
                              </w:rPrChange>
                            </w:rPr>
                          </w:pPr>
                          <w:r w:rsidRPr="00D2471B">
                            <w:rPr>
                              <w:b/>
                              <w:bCs/>
                              <w:sz w:val="28"/>
                              <w:szCs w:val="28"/>
                              <w:lang w:val="en-GB"/>
                              <w:rPrChange w:id="541" w:author="SCHECK Oliver" w:date="2026-09-15T08:53:00Z" w16du:dateUtc="2026-09-15T06:53:00Z">
                                <w:rPr>
                                  <w:b/>
                                  <w:bCs/>
                                  <w:sz w:val="28"/>
                                  <w:szCs w:val="28"/>
                                </w:rPr>
                              </w:rPrChange>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AFA611" id="_x0000_t202" coordsize="21600,21600" o:spt="202" path="m,l,21600r21600,l21600,xe">
              <v:stroke joinstyle="miter"/>
              <v:path gradientshapeok="t" o:connecttype="rect"/>
            </v:shapetype>
            <v:shape id="Casella di testo 5" o:spid="_x0000_s1027" type="#_x0000_t202" alt="Title: GBMS Logo" style="position:absolute;left:0;text-align:left;margin-left:0;margin-top:0;width:107.9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" filled="f" stroked="f">
              <v:textbox>
                <w:txbxContent>
                  <w:p w14:paraId="5D5E0B84" w14:textId="77777777" w:rsidR="003C73E8" w:rsidRPr="00D2471B" w:rsidRDefault="003C73E8" w:rsidP="00A84650">
                    <w:pPr>
                      <w:pStyle w:val="NoSpacing"/>
                      <w:jc w:val="center"/>
                      <w:rPr>
                        <w:b/>
                        <w:bCs/>
                        <w:sz w:val="28"/>
                        <w:szCs w:val="28"/>
                        <w:lang w:val="en-GB"/>
                        <w:rPrChange w:id="542" w:author="SCHECK Oliver" w:date="2026-09-15T08:53:00Z" w16du:dateUtc="2026-09-15T06:53:00Z">
                          <w:rPr>
                            <w:b/>
                            <w:bCs/>
                            <w:sz w:val="28"/>
                            <w:szCs w:val="28"/>
                          </w:rPr>
                        </w:rPrChange>
                      </w:rPr>
                    </w:pPr>
                    <w:r w:rsidRPr="00D2471B">
                      <w:rPr>
                        <w:b/>
                        <w:bCs/>
                        <w:sz w:val="28"/>
                        <w:szCs w:val="28"/>
                        <w:lang w:val="en-GB"/>
                        <w:rPrChange w:id="543" w:author="SCHECK Oliver" w:date="2026-09-15T08:53:00Z" w16du:dateUtc="2026-09-15T06:53:00Z">
                          <w:rPr>
                            <w:b/>
                            <w:bCs/>
                            <w:sz w:val="28"/>
                            <w:szCs w:val="28"/>
                          </w:rPr>
                        </w:rPrChange>
                      </w:rPr>
                      <w:t>GBMS 2.0</w:t>
                    </w:r>
                  </w:p>
                </w:txbxContent>
              </v:textbox>
            </v:shape>
          </w:pict>
        </mc:Fallback>
      </mc:AlternateContent>
    </w:r>
    <w:r w:rsidRPr="00D2471B">
      <w:rPr>
        <w:noProof/>
        <w:lang w:eastAsia="it-IT"/>
        <w:rPrChange w:id="544" w:author="SCHECK Oliver" w:date="2026-09-15T08:53:00Z" w16du:dateUtc="2026-09-15T06:53:00Z">
          <w:rPr>
            <w:noProof/>
            <w:lang w:val="it-IT" w:eastAsia="it-IT"/>
          </w:rPr>
        </w:rPrChange>
      </w:rPr>
      <w:drawing>
        <wp:inline distT="0" distB="0" distL="0" distR="0" wp14:anchorId="30740036" wp14:editId="6D38E278">
          <wp:extent cx="992207" cy="324000"/>
          <wp:effectExtent l="0" t="0" r="0" b="0"/>
          <wp:docPr id="16" name="Immagine 1945372194"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75984026"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12B8" w14:textId="5F5BC269" w:rsidR="003C73E8" w:rsidRPr="00D2471B" w:rsidRDefault="003C73E8" w:rsidP="004D14C7">
    <w:pPr>
      <w:pStyle w:val="Header"/>
      <w:jc w:val="right"/>
    </w:pPr>
    <w:r w:rsidRPr="00F27B4E">
      <w:rPr>
        <w:noProof/>
      </w:rPr>
      <w:drawing>
        <wp:anchor distT="0" distB="0" distL="114300" distR="114300" simplePos="0" relativeHeight="251658241" behindDoc="1" locked="0" layoutInCell="1" allowOverlap="1" wp14:anchorId="0BB8789A" wp14:editId="602BCA8B">
          <wp:simplePos x="0" y="0"/>
          <wp:positionH relativeFrom="column">
            <wp:posOffset>-3907790</wp:posOffset>
          </wp:positionH>
          <wp:positionV relativeFrom="paragraph">
            <wp:posOffset>2625090</wp:posOffset>
          </wp:positionV>
          <wp:extent cx="13593016" cy="7645952"/>
          <wp:effectExtent l="1905" t="0" r="0" b="0"/>
          <wp:wrapNone/>
          <wp:docPr id="17" name="Immagine 301368229" descr="A white and pin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000" name="Picture 7" descr="A white and pink gradien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593016" cy="7645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471B">
      <w:rPr>
        <w:noProof/>
        <w:lang w:eastAsia="it-IT"/>
        <w:rPrChange w:id="557" w:author="SCHECK Oliver" w:date="2026-09-15T08:53:00Z" w16du:dateUtc="2026-09-15T06:53:00Z">
          <w:rPr>
            <w:noProof/>
            <w:lang w:val="it-IT" w:eastAsia="it-IT"/>
          </w:rPr>
        </w:rPrChange>
      </w:rPr>
      <w:drawing>
        <wp:inline distT="0" distB="0" distL="0" distR="0" wp14:anchorId="1CD06F32" wp14:editId="214DB6D0">
          <wp:extent cx="992207" cy="324000"/>
          <wp:effectExtent l="0" t="0" r="0" b="0"/>
          <wp:docPr id="18" name="Immagine 282456048"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931B" w14:textId="2C739215" w:rsidR="003C73E8" w:rsidRPr="00D2471B" w:rsidRDefault="003C73E8" w:rsidP="004D14C7">
    <w:pPr>
      <w:pStyle w:val="Header"/>
      <w:jc w:val="right"/>
    </w:pPr>
    <w:r w:rsidRPr="00D2471B">
      <w:rPr>
        <w:noProof/>
        <w:lang w:eastAsia="it-IT"/>
        <w:rPrChange w:id="581" w:author="SCHECK Oliver" w:date="2026-09-15T08:53:00Z" w16du:dateUtc="2026-09-15T06:53:00Z">
          <w:rPr>
            <w:noProof/>
            <w:lang w:val="it-IT" w:eastAsia="it-IT"/>
          </w:rPr>
        </w:rPrChange>
      </w:rPr>
      <mc:AlternateContent>
        <mc:Choice Requires="wps">
          <w:drawing>
            <wp:anchor distT="0" distB="0" distL="114300" distR="114300" simplePos="0" relativeHeight="251658242" behindDoc="0" locked="0" layoutInCell="1" allowOverlap="1" wp14:anchorId="68B7F6E2" wp14:editId="74873256">
              <wp:simplePos x="0" y="0"/>
              <wp:positionH relativeFrom="column">
                <wp:posOffset>0</wp:posOffset>
              </wp:positionH>
              <wp:positionV relativeFrom="paragraph">
                <wp:posOffset>0</wp:posOffset>
              </wp:positionV>
              <wp:extent cx="1370205" cy="365760"/>
              <wp:effectExtent l="0" t="0" r="0" b="0"/>
              <wp:wrapNone/>
              <wp:docPr id="1009972790" name="Casella di testo 1009972790"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45140794" w14:textId="77777777" w:rsidR="003C73E8" w:rsidRPr="00D2471B" w:rsidRDefault="003C73E8" w:rsidP="00EE0909">
                          <w:pPr>
                            <w:pStyle w:val="NoSpacing"/>
                            <w:jc w:val="center"/>
                            <w:rPr>
                              <w:b/>
                              <w:bCs/>
                              <w:sz w:val="28"/>
                              <w:szCs w:val="28"/>
                              <w:lang w:val="en-GB"/>
                              <w:rPrChange w:id="582" w:author="SCHECK Oliver" w:date="2026-09-15T08:53:00Z" w16du:dateUtc="2026-09-15T06:53:00Z">
                                <w:rPr>
                                  <w:b/>
                                  <w:bCs/>
                                  <w:sz w:val="28"/>
                                  <w:szCs w:val="28"/>
                                </w:rPr>
                              </w:rPrChange>
                            </w:rPr>
                          </w:pPr>
                          <w:r w:rsidRPr="00D2471B">
                            <w:rPr>
                              <w:b/>
                              <w:bCs/>
                              <w:sz w:val="28"/>
                              <w:szCs w:val="28"/>
                              <w:lang w:val="en-GB"/>
                              <w:rPrChange w:id="583" w:author="SCHECK Oliver" w:date="2026-09-15T08:53:00Z" w16du:dateUtc="2026-09-15T06:53:00Z">
                                <w:rPr>
                                  <w:b/>
                                  <w:bCs/>
                                  <w:sz w:val="28"/>
                                  <w:szCs w:val="28"/>
                                </w:rPr>
                              </w:rPrChange>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7F6E2" id="_x0000_t202" coordsize="21600,21600" o:spt="202" path="m,l,21600r21600,l21600,xe">
              <v:stroke joinstyle="miter"/>
              <v:path gradientshapeok="t" o:connecttype="rect"/>
            </v:shapetype>
            <v:shape id="Casella di testo 1009972790" o:spid="_x0000_s1028" type="#_x0000_t202" alt="Title: GBMS Logo" style="position:absolute;left:0;text-align:left;margin-left:0;margin-top:0;width:107.9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" filled="f" stroked="f">
              <v:textbox>
                <w:txbxContent>
                  <w:p w14:paraId="45140794" w14:textId="77777777" w:rsidR="003C73E8" w:rsidRPr="00D2471B" w:rsidRDefault="003C73E8" w:rsidP="00EE0909">
                    <w:pPr>
                      <w:pStyle w:val="NoSpacing"/>
                      <w:jc w:val="center"/>
                      <w:rPr>
                        <w:b/>
                        <w:bCs/>
                        <w:sz w:val="28"/>
                        <w:szCs w:val="28"/>
                        <w:lang w:val="en-GB"/>
                        <w:rPrChange w:id="584" w:author="SCHECK Oliver" w:date="2026-09-15T08:53:00Z" w16du:dateUtc="2026-09-15T06:53:00Z">
                          <w:rPr>
                            <w:b/>
                            <w:bCs/>
                            <w:sz w:val="28"/>
                            <w:szCs w:val="28"/>
                          </w:rPr>
                        </w:rPrChange>
                      </w:rPr>
                    </w:pPr>
                    <w:r w:rsidRPr="00D2471B">
                      <w:rPr>
                        <w:b/>
                        <w:bCs/>
                        <w:sz w:val="28"/>
                        <w:szCs w:val="28"/>
                        <w:lang w:val="en-GB"/>
                        <w:rPrChange w:id="585" w:author="SCHECK Oliver" w:date="2026-09-15T08:53:00Z" w16du:dateUtc="2026-09-15T06:53:00Z">
                          <w:rPr>
                            <w:b/>
                            <w:bCs/>
                            <w:sz w:val="28"/>
                            <w:szCs w:val="28"/>
                          </w:rPr>
                        </w:rPrChange>
                      </w:rPr>
                      <w:t>GBMS 2.0</w:t>
                    </w:r>
                  </w:p>
                </w:txbxContent>
              </v:textbox>
            </v:shape>
          </w:pict>
        </mc:Fallback>
      </mc:AlternateContent>
    </w:r>
    <w:r w:rsidRPr="00D2471B">
      <w:rPr>
        <w:noProof/>
        <w:lang w:eastAsia="it-IT"/>
        <w:rPrChange w:id="586" w:author="SCHECK Oliver" w:date="2026-09-15T08:53:00Z" w16du:dateUtc="2026-09-15T06:53:00Z">
          <w:rPr>
            <w:noProof/>
            <w:lang w:val="it-IT" w:eastAsia="it-IT"/>
          </w:rPr>
        </w:rPrChange>
      </w:rPr>
      <w:drawing>
        <wp:inline distT="0" distB="0" distL="0" distR="0" wp14:anchorId="710E5DC4" wp14:editId="4851115C">
          <wp:extent cx="992207" cy="324000"/>
          <wp:effectExtent l="0" t="0" r="0" b="0"/>
          <wp:docPr id="19" name="Immagine 1594863275"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748FBE"/>
    <w:lvl w:ilvl="0">
      <w:start w:val="1"/>
      <w:numFmt w:val="bullet"/>
      <w:pStyle w:val="ListBullet2"/>
      <w:lvlText w:val=""/>
      <w:lvlJc w:val="left"/>
      <w:pPr>
        <w:ind w:left="5605"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ListNumber"/>
      <w:lvlText w:val="%1."/>
      <w:lvlJc w:val="left"/>
      <w:pPr>
        <w:ind w:left="360" w:hanging="360"/>
      </w:pPr>
    </w:lvl>
  </w:abstractNum>
  <w:abstractNum w:abstractNumId="2" w15:restartNumberingAfterBreak="0">
    <w:nsid w:val="FFFFFF89"/>
    <w:multiLevelType w:val="singleLevel"/>
    <w:tmpl w:val="9D205FD6"/>
    <w:lvl w:ilvl="0">
      <w:start w:val="1"/>
      <w:numFmt w:val="bullet"/>
      <w:pStyle w:val="ListBullet"/>
      <w:lvlText w:val=""/>
      <w:lvlJc w:val="left"/>
      <w:pPr>
        <w:ind w:left="360" w:hanging="360"/>
      </w:pPr>
      <w:rPr>
        <w:rFonts w:ascii="Wingdings" w:hAnsi="Wingdings" w:hint="default"/>
      </w:rPr>
    </w:lvl>
  </w:abstractNum>
  <w:abstractNum w:abstractNumId="3" w15:restartNumberingAfterBreak="0">
    <w:nsid w:val="00C520F7"/>
    <w:multiLevelType w:val="hybridMultilevel"/>
    <w:tmpl w:val="CFDCDF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185089A"/>
    <w:multiLevelType w:val="hybridMultilevel"/>
    <w:tmpl w:val="A0BE3394"/>
    <w:lvl w:ilvl="0" w:tplc="0C0C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4D62A54"/>
    <w:multiLevelType w:val="hybridMultilevel"/>
    <w:tmpl w:val="3C1A3CA4"/>
    <w:lvl w:ilvl="0" w:tplc="9D4CF728">
      <w:numFmt w:val="bullet"/>
      <w:lvlText w:val="-"/>
      <w:lvlJc w:val="left"/>
      <w:pPr>
        <w:ind w:left="720" w:hanging="360"/>
      </w:pPr>
      <w:rPr>
        <w:rFonts w:ascii="Verdana" w:eastAsia="Cambria" w:hAnsi="Verdana" w:cs="Times New Roman" w:hint="default"/>
        <w:sz w:val="18"/>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55E23A7"/>
    <w:multiLevelType w:val="hybridMultilevel"/>
    <w:tmpl w:val="FAF42B4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CC04E96"/>
    <w:multiLevelType w:val="multilevel"/>
    <w:tmpl w:val="51C45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43DFF"/>
    <w:multiLevelType w:val="hybridMultilevel"/>
    <w:tmpl w:val="2C2CEC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1075BFB"/>
    <w:multiLevelType w:val="hybridMultilevel"/>
    <w:tmpl w:val="D09A4E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6922004"/>
    <w:multiLevelType w:val="hybridMultilevel"/>
    <w:tmpl w:val="DD8CC6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CE1609"/>
    <w:multiLevelType w:val="hybridMultilevel"/>
    <w:tmpl w:val="2F2652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C286053"/>
    <w:multiLevelType w:val="hybridMultilevel"/>
    <w:tmpl w:val="296A50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D561E70"/>
    <w:multiLevelType w:val="hybridMultilevel"/>
    <w:tmpl w:val="AEA8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DEE7A79"/>
    <w:multiLevelType w:val="hybridMultilevel"/>
    <w:tmpl w:val="ADFC3D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0406DF7"/>
    <w:multiLevelType w:val="hybridMultilevel"/>
    <w:tmpl w:val="EF5052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23E677BD"/>
    <w:multiLevelType w:val="hybridMultilevel"/>
    <w:tmpl w:val="A83EF468"/>
    <w:lvl w:ilvl="0" w:tplc="FE92E5D0">
      <w:start w:val="1"/>
      <w:numFmt w:val="decimal"/>
      <w:pStyle w:val="11HeadingNEW"/>
      <w:lvlText w:val="%1.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2550166A"/>
    <w:multiLevelType w:val="hybridMultilevel"/>
    <w:tmpl w:val="0B7861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19" w15:restartNumberingAfterBreak="0">
    <w:nsid w:val="2CA33212"/>
    <w:multiLevelType w:val="hybridMultilevel"/>
    <w:tmpl w:val="4AC61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792496"/>
    <w:multiLevelType w:val="hybridMultilevel"/>
    <w:tmpl w:val="925C7B34"/>
    <w:lvl w:ilvl="0" w:tplc="0FB28944">
      <w:start w:val="1"/>
      <w:numFmt w:val="bullet"/>
      <w:lvlText w:val=""/>
      <w:lvlJc w:val="left"/>
      <w:pPr>
        <w:ind w:left="170" w:hanging="17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22" w15:restartNumberingAfterBreak="0">
    <w:nsid w:val="35966F05"/>
    <w:multiLevelType w:val="multilevel"/>
    <w:tmpl w:val="CB38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92922"/>
    <w:multiLevelType w:val="hybridMultilevel"/>
    <w:tmpl w:val="65D894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CFE136C"/>
    <w:multiLevelType w:val="hybridMultilevel"/>
    <w:tmpl w:val="B28406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D2F03E1"/>
    <w:multiLevelType w:val="hybridMultilevel"/>
    <w:tmpl w:val="D6B6A1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DFA540D"/>
    <w:multiLevelType w:val="hybridMultilevel"/>
    <w:tmpl w:val="774282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E6D2C8D"/>
    <w:multiLevelType w:val="hybridMultilevel"/>
    <w:tmpl w:val="C4FC9D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3E7A0D74"/>
    <w:multiLevelType w:val="hybridMultilevel"/>
    <w:tmpl w:val="B0B21A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3F975701"/>
    <w:multiLevelType w:val="hybridMultilevel"/>
    <w:tmpl w:val="35185072"/>
    <w:lvl w:ilvl="0" w:tplc="A944265E">
      <w:start w:val="1"/>
      <w:numFmt w:val="decimal"/>
      <w:pStyle w:val="MainHeading"/>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407803E5"/>
    <w:multiLevelType w:val="hybridMultilevel"/>
    <w:tmpl w:val="4BC4FA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413F5500"/>
    <w:multiLevelType w:val="hybridMultilevel"/>
    <w:tmpl w:val="45CE7E9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22E1E48"/>
    <w:multiLevelType w:val="hybridMultilevel"/>
    <w:tmpl w:val="58981BB8"/>
    <w:lvl w:ilvl="0" w:tplc="54388372">
      <w:start w:val="1"/>
      <w:numFmt w:val="bullet"/>
      <w:suff w:val="space"/>
      <w:lvlText w:val=""/>
      <w:lvlJc w:val="left"/>
      <w:pPr>
        <w:ind w:left="3147" w:hanging="170"/>
      </w:pPr>
      <w:rPr>
        <w:rFonts w:ascii="Symbol" w:hAnsi="Symbol" w:hint="default"/>
      </w:rPr>
    </w:lvl>
    <w:lvl w:ilvl="1" w:tplc="04100003" w:tentative="1">
      <w:start w:val="1"/>
      <w:numFmt w:val="bullet"/>
      <w:lvlText w:val="o"/>
      <w:lvlJc w:val="left"/>
      <w:pPr>
        <w:ind w:left="2716" w:hanging="360"/>
      </w:pPr>
      <w:rPr>
        <w:rFonts w:ascii="Courier New" w:hAnsi="Courier New" w:cs="Courier New" w:hint="default"/>
      </w:rPr>
    </w:lvl>
    <w:lvl w:ilvl="2" w:tplc="04100005" w:tentative="1">
      <w:start w:val="1"/>
      <w:numFmt w:val="bullet"/>
      <w:lvlText w:val=""/>
      <w:lvlJc w:val="left"/>
      <w:pPr>
        <w:ind w:left="3436" w:hanging="360"/>
      </w:pPr>
      <w:rPr>
        <w:rFonts w:ascii="Wingdings" w:hAnsi="Wingdings" w:hint="default"/>
      </w:rPr>
    </w:lvl>
    <w:lvl w:ilvl="3" w:tplc="04100001" w:tentative="1">
      <w:start w:val="1"/>
      <w:numFmt w:val="bullet"/>
      <w:lvlText w:val=""/>
      <w:lvlJc w:val="left"/>
      <w:pPr>
        <w:ind w:left="4156" w:hanging="360"/>
      </w:pPr>
      <w:rPr>
        <w:rFonts w:ascii="Symbol" w:hAnsi="Symbol" w:hint="default"/>
      </w:rPr>
    </w:lvl>
    <w:lvl w:ilvl="4" w:tplc="04100003" w:tentative="1">
      <w:start w:val="1"/>
      <w:numFmt w:val="bullet"/>
      <w:lvlText w:val="o"/>
      <w:lvlJc w:val="left"/>
      <w:pPr>
        <w:ind w:left="4876" w:hanging="360"/>
      </w:pPr>
      <w:rPr>
        <w:rFonts w:ascii="Courier New" w:hAnsi="Courier New" w:cs="Courier New" w:hint="default"/>
      </w:rPr>
    </w:lvl>
    <w:lvl w:ilvl="5" w:tplc="04100005" w:tentative="1">
      <w:start w:val="1"/>
      <w:numFmt w:val="bullet"/>
      <w:lvlText w:val=""/>
      <w:lvlJc w:val="left"/>
      <w:pPr>
        <w:ind w:left="5596" w:hanging="360"/>
      </w:pPr>
      <w:rPr>
        <w:rFonts w:ascii="Wingdings" w:hAnsi="Wingdings" w:hint="default"/>
      </w:rPr>
    </w:lvl>
    <w:lvl w:ilvl="6" w:tplc="04100001" w:tentative="1">
      <w:start w:val="1"/>
      <w:numFmt w:val="bullet"/>
      <w:lvlText w:val=""/>
      <w:lvlJc w:val="left"/>
      <w:pPr>
        <w:ind w:left="6316" w:hanging="360"/>
      </w:pPr>
      <w:rPr>
        <w:rFonts w:ascii="Symbol" w:hAnsi="Symbol" w:hint="default"/>
      </w:rPr>
    </w:lvl>
    <w:lvl w:ilvl="7" w:tplc="04100003" w:tentative="1">
      <w:start w:val="1"/>
      <w:numFmt w:val="bullet"/>
      <w:lvlText w:val="o"/>
      <w:lvlJc w:val="left"/>
      <w:pPr>
        <w:ind w:left="7036" w:hanging="360"/>
      </w:pPr>
      <w:rPr>
        <w:rFonts w:ascii="Courier New" w:hAnsi="Courier New" w:cs="Courier New" w:hint="default"/>
      </w:rPr>
    </w:lvl>
    <w:lvl w:ilvl="8" w:tplc="04100005" w:tentative="1">
      <w:start w:val="1"/>
      <w:numFmt w:val="bullet"/>
      <w:lvlText w:val=""/>
      <w:lvlJc w:val="left"/>
      <w:pPr>
        <w:ind w:left="7756" w:hanging="360"/>
      </w:pPr>
      <w:rPr>
        <w:rFonts w:ascii="Wingdings" w:hAnsi="Wingdings" w:hint="default"/>
      </w:rPr>
    </w:lvl>
  </w:abstractNum>
  <w:abstractNum w:abstractNumId="33" w15:restartNumberingAfterBreak="0">
    <w:nsid w:val="441E680C"/>
    <w:multiLevelType w:val="hybridMultilevel"/>
    <w:tmpl w:val="E51E60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48A4082F"/>
    <w:multiLevelType w:val="hybridMultilevel"/>
    <w:tmpl w:val="6D76CF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48D26E11"/>
    <w:multiLevelType w:val="hybridMultilevel"/>
    <w:tmpl w:val="C264F1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49657C91"/>
    <w:multiLevelType w:val="hybridMultilevel"/>
    <w:tmpl w:val="438A54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49E87D59"/>
    <w:multiLevelType w:val="hybridMultilevel"/>
    <w:tmpl w:val="20942D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4AC35019"/>
    <w:multiLevelType w:val="hybridMultilevel"/>
    <w:tmpl w:val="2ABE1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4B97192B"/>
    <w:multiLevelType w:val="hybridMultilevel"/>
    <w:tmpl w:val="83BC63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01F0E8D"/>
    <w:multiLevelType w:val="hybridMultilevel"/>
    <w:tmpl w:val="BF56DA7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53535342"/>
    <w:multiLevelType w:val="hybridMultilevel"/>
    <w:tmpl w:val="B52E28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538A1923"/>
    <w:multiLevelType w:val="hybridMultilevel"/>
    <w:tmpl w:val="359E4E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54630EBA"/>
    <w:multiLevelType w:val="multilevel"/>
    <w:tmpl w:val="3C9ED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36EEE"/>
    <w:multiLevelType w:val="hybridMultilevel"/>
    <w:tmpl w:val="1E2A9A44"/>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8520B5F"/>
    <w:multiLevelType w:val="multilevel"/>
    <w:tmpl w:val="E98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F57ED2"/>
    <w:multiLevelType w:val="hybridMultilevel"/>
    <w:tmpl w:val="16621F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5F9F28CD"/>
    <w:multiLevelType w:val="hybridMultilevel"/>
    <w:tmpl w:val="E1CE539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8" w15:restartNumberingAfterBreak="0">
    <w:nsid w:val="5FA100D3"/>
    <w:multiLevelType w:val="hybridMultilevel"/>
    <w:tmpl w:val="810AD7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60985F96"/>
    <w:multiLevelType w:val="hybridMultilevel"/>
    <w:tmpl w:val="085AE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15720A9"/>
    <w:multiLevelType w:val="hybridMultilevel"/>
    <w:tmpl w:val="426201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1" w15:restartNumberingAfterBreak="0">
    <w:nsid w:val="61F70558"/>
    <w:multiLevelType w:val="hybridMultilevel"/>
    <w:tmpl w:val="800CEE1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6265157A"/>
    <w:multiLevelType w:val="hybridMultilevel"/>
    <w:tmpl w:val="3DCC2D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3" w15:restartNumberingAfterBreak="0">
    <w:nsid w:val="63254981"/>
    <w:multiLevelType w:val="hybridMultilevel"/>
    <w:tmpl w:val="179AE1F2"/>
    <w:lvl w:ilvl="0" w:tplc="97C60DCA">
      <w:start w:val="1"/>
      <w:numFmt w:val="bullet"/>
      <w:lvlText w:val=""/>
      <w:lvlJc w:val="left"/>
      <w:pPr>
        <w:ind w:left="720" w:hanging="360"/>
      </w:pPr>
      <w:rPr>
        <w:rFonts w:ascii="Symbol" w:hAnsi="Symbol"/>
      </w:rPr>
    </w:lvl>
    <w:lvl w:ilvl="1" w:tplc="6BA655EE">
      <w:start w:val="1"/>
      <w:numFmt w:val="bullet"/>
      <w:lvlText w:val=""/>
      <w:lvlJc w:val="left"/>
      <w:pPr>
        <w:ind w:left="720" w:hanging="360"/>
      </w:pPr>
      <w:rPr>
        <w:rFonts w:ascii="Symbol" w:hAnsi="Symbol"/>
      </w:rPr>
    </w:lvl>
    <w:lvl w:ilvl="2" w:tplc="2654E17E">
      <w:start w:val="1"/>
      <w:numFmt w:val="bullet"/>
      <w:lvlText w:val=""/>
      <w:lvlJc w:val="left"/>
      <w:pPr>
        <w:ind w:left="720" w:hanging="360"/>
      </w:pPr>
      <w:rPr>
        <w:rFonts w:ascii="Symbol" w:hAnsi="Symbol"/>
      </w:rPr>
    </w:lvl>
    <w:lvl w:ilvl="3" w:tplc="220A4168">
      <w:start w:val="1"/>
      <w:numFmt w:val="bullet"/>
      <w:lvlText w:val=""/>
      <w:lvlJc w:val="left"/>
      <w:pPr>
        <w:ind w:left="720" w:hanging="360"/>
      </w:pPr>
      <w:rPr>
        <w:rFonts w:ascii="Symbol" w:hAnsi="Symbol"/>
      </w:rPr>
    </w:lvl>
    <w:lvl w:ilvl="4" w:tplc="8C9260FA">
      <w:start w:val="1"/>
      <w:numFmt w:val="bullet"/>
      <w:lvlText w:val=""/>
      <w:lvlJc w:val="left"/>
      <w:pPr>
        <w:ind w:left="720" w:hanging="360"/>
      </w:pPr>
      <w:rPr>
        <w:rFonts w:ascii="Symbol" w:hAnsi="Symbol"/>
      </w:rPr>
    </w:lvl>
    <w:lvl w:ilvl="5" w:tplc="D3866558">
      <w:start w:val="1"/>
      <w:numFmt w:val="bullet"/>
      <w:lvlText w:val=""/>
      <w:lvlJc w:val="left"/>
      <w:pPr>
        <w:ind w:left="720" w:hanging="360"/>
      </w:pPr>
      <w:rPr>
        <w:rFonts w:ascii="Symbol" w:hAnsi="Symbol"/>
      </w:rPr>
    </w:lvl>
    <w:lvl w:ilvl="6" w:tplc="690A1BA6">
      <w:start w:val="1"/>
      <w:numFmt w:val="bullet"/>
      <w:lvlText w:val=""/>
      <w:lvlJc w:val="left"/>
      <w:pPr>
        <w:ind w:left="720" w:hanging="360"/>
      </w:pPr>
      <w:rPr>
        <w:rFonts w:ascii="Symbol" w:hAnsi="Symbol"/>
      </w:rPr>
    </w:lvl>
    <w:lvl w:ilvl="7" w:tplc="1618176C">
      <w:start w:val="1"/>
      <w:numFmt w:val="bullet"/>
      <w:lvlText w:val=""/>
      <w:lvlJc w:val="left"/>
      <w:pPr>
        <w:ind w:left="720" w:hanging="360"/>
      </w:pPr>
      <w:rPr>
        <w:rFonts w:ascii="Symbol" w:hAnsi="Symbol"/>
      </w:rPr>
    </w:lvl>
    <w:lvl w:ilvl="8" w:tplc="05E6CCCC">
      <w:start w:val="1"/>
      <w:numFmt w:val="bullet"/>
      <w:lvlText w:val=""/>
      <w:lvlJc w:val="left"/>
      <w:pPr>
        <w:ind w:left="720" w:hanging="360"/>
      </w:pPr>
      <w:rPr>
        <w:rFonts w:ascii="Symbol" w:hAnsi="Symbol"/>
      </w:rPr>
    </w:lvl>
  </w:abstractNum>
  <w:abstractNum w:abstractNumId="54" w15:restartNumberingAfterBreak="0">
    <w:nsid w:val="65635D3F"/>
    <w:multiLevelType w:val="hybridMultilevel"/>
    <w:tmpl w:val="2738DA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66F16AF8"/>
    <w:multiLevelType w:val="multilevel"/>
    <w:tmpl w:val="755014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67270FEE"/>
    <w:multiLevelType w:val="hybridMultilevel"/>
    <w:tmpl w:val="D842EE56"/>
    <w:lvl w:ilvl="0" w:tplc="A698C862">
      <w:numFmt w:val="bullet"/>
      <w:lvlText w:val="-"/>
      <w:lvlJc w:val="left"/>
      <w:pPr>
        <w:ind w:left="720" w:hanging="360"/>
      </w:pPr>
      <w:rPr>
        <w:rFonts w:ascii="Verdana" w:eastAsia="Cambria" w:hAnsi="Verdana"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7" w15:restartNumberingAfterBreak="0">
    <w:nsid w:val="6B102161"/>
    <w:multiLevelType w:val="hybridMultilevel"/>
    <w:tmpl w:val="872626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8" w15:restartNumberingAfterBreak="0">
    <w:nsid w:val="6E07437B"/>
    <w:multiLevelType w:val="hybridMultilevel"/>
    <w:tmpl w:val="93C8E3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9" w15:restartNumberingAfterBreak="0">
    <w:nsid w:val="6E4D4946"/>
    <w:multiLevelType w:val="hybridMultilevel"/>
    <w:tmpl w:val="786E9C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0" w15:restartNumberingAfterBreak="0">
    <w:nsid w:val="6F902CEE"/>
    <w:multiLevelType w:val="hybridMultilevel"/>
    <w:tmpl w:val="B2D29A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7039084D"/>
    <w:multiLevelType w:val="hybridMultilevel"/>
    <w:tmpl w:val="A4CA5720"/>
    <w:lvl w:ilvl="0" w:tplc="DF30EB18">
      <w:numFmt w:val="bullet"/>
      <w:lvlText w:val="-"/>
      <w:lvlJc w:val="left"/>
      <w:pPr>
        <w:ind w:left="720" w:hanging="360"/>
      </w:pPr>
      <w:rPr>
        <w:rFonts w:ascii="Verdana" w:eastAsia="Cambria" w:hAnsi="Verdana"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71D14086"/>
    <w:multiLevelType w:val="hybridMultilevel"/>
    <w:tmpl w:val="2932ECD8"/>
    <w:lvl w:ilvl="0" w:tplc="A6EAD620">
      <w:start w:val="1"/>
      <w:numFmt w:val="bullet"/>
      <w:lvlText w:val=""/>
      <w:lvlJc w:val="left"/>
      <w:pPr>
        <w:ind w:left="170" w:hanging="131"/>
      </w:pPr>
      <w:rPr>
        <w:rFonts w:ascii="Symbol" w:hAnsi="Symbol" w:hint="default"/>
        <w:b w:val="0"/>
        <w:color w:val="auto"/>
      </w:rPr>
    </w:lvl>
    <w:lvl w:ilvl="1" w:tplc="FFFFFFFF" w:tentative="1">
      <w:start w:val="1"/>
      <w:numFmt w:val="bullet"/>
      <w:lvlText w:val="o"/>
      <w:lvlJc w:val="left"/>
      <w:pPr>
        <w:ind w:left="1119" w:hanging="360"/>
      </w:pPr>
      <w:rPr>
        <w:rFonts w:ascii="Courier New" w:hAnsi="Courier New" w:cs="Courier New" w:hint="default"/>
      </w:rPr>
    </w:lvl>
    <w:lvl w:ilvl="2" w:tplc="FFFFFFFF" w:tentative="1">
      <w:start w:val="1"/>
      <w:numFmt w:val="bullet"/>
      <w:lvlText w:val=""/>
      <w:lvlJc w:val="left"/>
      <w:pPr>
        <w:ind w:left="1839" w:hanging="360"/>
      </w:pPr>
      <w:rPr>
        <w:rFonts w:ascii="Wingdings" w:hAnsi="Wingdings" w:hint="default"/>
      </w:rPr>
    </w:lvl>
    <w:lvl w:ilvl="3" w:tplc="FFFFFFFF" w:tentative="1">
      <w:start w:val="1"/>
      <w:numFmt w:val="bullet"/>
      <w:lvlText w:val=""/>
      <w:lvlJc w:val="left"/>
      <w:pPr>
        <w:ind w:left="2559" w:hanging="360"/>
      </w:pPr>
      <w:rPr>
        <w:rFonts w:ascii="Symbol" w:hAnsi="Symbol" w:hint="default"/>
      </w:rPr>
    </w:lvl>
    <w:lvl w:ilvl="4" w:tplc="FFFFFFFF" w:tentative="1">
      <w:start w:val="1"/>
      <w:numFmt w:val="bullet"/>
      <w:lvlText w:val="o"/>
      <w:lvlJc w:val="left"/>
      <w:pPr>
        <w:ind w:left="3279" w:hanging="360"/>
      </w:pPr>
      <w:rPr>
        <w:rFonts w:ascii="Courier New" w:hAnsi="Courier New" w:cs="Courier New" w:hint="default"/>
      </w:rPr>
    </w:lvl>
    <w:lvl w:ilvl="5" w:tplc="FFFFFFFF" w:tentative="1">
      <w:start w:val="1"/>
      <w:numFmt w:val="bullet"/>
      <w:lvlText w:val=""/>
      <w:lvlJc w:val="left"/>
      <w:pPr>
        <w:ind w:left="3999" w:hanging="360"/>
      </w:pPr>
      <w:rPr>
        <w:rFonts w:ascii="Wingdings" w:hAnsi="Wingdings" w:hint="default"/>
      </w:rPr>
    </w:lvl>
    <w:lvl w:ilvl="6" w:tplc="FFFFFFFF" w:tentative="1">
      <w:start w:val="1"/>
      <w:numFmt w:val="bullet"/>
      <w:lvlText w:val=""/>
      <w:lvlJc w:val="left"/>
      <w:pPr>
        <w:ind w:left="4719" w:hanging="360"/>
      </w:pPr>
      <w:rPr>
        <w:rFonts w:ascii="Symbol" w:hAnsi="Symbol" w:hint="default"/>
      </w:rPr>
    </w:lvl>
    <w:lvl w:ilvl="7" w:tplc="FFFFFFFF" w:tentative="1">
      <w:start w:val="1"/>
      <w:numFmt w:val="bullet"/>
      <w:lvlText w:val="o"/>
      <w:lvlJc w:val="left"/>
      <w:pPr>
        <w:ind w:left="5439" w:hanging="360"/>
      </w:pPr>
      <w:rPr>
        <w:rFonts w:ascii="Courier New" w:hAnsi="Courier New" w:cs="Courier New" w:hint="default"/>
      </w:rPr>
    </w:lvl>
    <w:lvl w:ilvl="8" w:tplc="FFFFFFFF" w:tentative="1">
      <w:start w:val="1"/>
      <w:numFmt w:val="bullet"/>
      <w:lvlText w:val=""/>
      <w:lvlJc w:val="left"/>
      <w:pPr>
        <w:ind w:left="6159" w:hanging="360"/>
      </w:pPr>
      <w:rPr>
        <w:rFonts w:ascii="Wingdings" w:hAnsi="Wingdings" w:hint="default"/>
      </w:rPr>
    </w:lvl>
  </w:abstractNum>
  <w:abstractNum w:abstractNumId="63" w15:restartNumberingAfterBreak="0">
    <w:nsid w:val="74DA30F1"/>
    <w:multiLevelType w:val="hybridMultilevel"/>
    <w:tmpl w:val="6E24B498"/>
    <w:lvl w:ilvl="0" w:tplc="0A62A76C">
      <w:start w:val="1"/>
      <w:numFmt w:val="decimal"/>
      <w:lvlText w:val="I%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4" w15:restartNumberingAfterBreak="0">
    <w:nsid w:val="77635868"/>
    <w:multiLevelType w:val="hybridMultilevel"/>
    <w:tmpl w:val="BB58BA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78676C55"/>
    <w:multiLevelType w:val="hybridMultilevel"/>
    <w:tmpl w:val="815066D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6" w15:restartNumberingAfterBreak="0">
    <w:nsid w:val="79964CDA"/>
    <w:multiLevelType w:val="hybridMultilevel"/>
    <w:tmpl w:val="13924E38"/>
    <w:lvl w:ilvl="0" w:tplc="ACAAA254">
      <w:start w:val="7"/>
      <w:numFmt w:val="bullet"/>
      <w:lvlText w:val="-"/>
      <w:lvlJc w:val="left"/>
      <w:pPr>
        <w:ind w:left="720" w:hanging="360"/>
      </w:pPr>
      <w:rPr>
        <w:rFonts w:ascii="Verdana" w:eastAsia="Cambria" w:hAnsi="Verdana"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7" w15:restartNumberingAfterBreak="0">
    <w:nsid w:val="79E64F0F"/>
    <w:multiLevelType w:val="hybridMultilevel"/>
    <w:tmpl w:val="6DD26B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8" w15:restartNumberingAfterBreak="0">
    <w:nsid w:val="7A2A5EF4"/>
    <w:multiLevelType w:val="hybridMultilevel"/>
    <w:tmpl w:val="E5F20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7A3750BE"/>
    <w:multiLevelType w:val="hybridMultilevel"/>
    <w:tmpl w:val="7F28B6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0" w15:restartNumberingAfterBreak="0">
    <w:nsid w:val="7AB256A1"/>
    <w:multiLevelType w:val="hybridMultilevel"/>
    <w:tmpl w:val="2FDC804C"/>
    <w:lvl w:ilvl="0" w:tplc="75744658">
      <w:start w:val="1"/>
      <w:numFmt w:val="bullet"/>
      <w:lvlText w:val=""/>
      <w:lvlJc w:val="left"/>
      <w:pPr>
        <w:ind w:left="720" w:hanging="360"/>
      </w:pPr>
      <w:rPr>
        <w:rFonts w:ascii="Symbol" w:hAnsi="Symbol"/>
      </w:rPr>
    </w:lvl>
    <w:lvl w:ilvl="1" w:tplc="32D46CDC">
      <w:start w:val="1"/>
      <w:numFmt w:val="bullet"/>
      <w:lvlText w:val=""/>
      <w:lvlJc w:val="left"/>
      <w:pPr>
        <w:ind w:left="720" w:hanging="360"/>
      </w:pPr>
      <w:rPr>
        <w:rFonts w:ascii="Symbol" w:hAnsi="Symbol"/>
      </w:rPr>
    </w:lvl>
    <w:lvl w:ilvl="2" w:tplc="C2606DE8">
      <w:start w:val="1"/>
      <w:numFmt w:val="bullet"/>
      <w:lvlText w:val=""/>
      <w:lvlJc w:val="left"/>
      <w:pPr>
        <w:ind w:left="720" w:hanging="360"/>
      </w:pPr>
      <w:rPr>
        <w:rFonts w:ascii="Symbol" w:hAnsi="Symbol"/>
      </w:rPr>
    </w:lvl>
    <w:lvl w:ilvl="3" w:tplc="CFB28A7E">
      <w:start w:val="1"/>
      <w:numFmt w:val="bullet"/>
      <w:lvlText w:val=""/>
      <w:lvlJc w:val="left"/>
      <w:pPr>
        <w:ind w:left="720" w:hanging="360"/>
      </w:pPr>
      <w:rPr>
        <w:rFonts w:ascii="Symbol" w:hAnsi="Symbol"/>
      </w:rPr>
    </w:lvl>
    <w:lvl w:ilvl="4" w:tplc="6450A8B2">
      <w:start w:val="1"/>
      <w:numFmt w:val="bullet"/>
      <w:lvlText w:val=""/>
      <w:lvlJc w:val="left"/>
      <w:pPr>
        <w:ind w:left="720" w:hanging="360"/>
      </w:pPr>
      <w:rPr>
        <w:rFonts w:ascii="Symbol" w:hAnsi="Symbol"/>
      </w:rPr>
    </w:lvl>
    <w:lvl w:ilvl="5" w:tplc="4ACE4BBE">
      <w:start w:val="1"/>
      <w:numFmt w:val="bullet"/>
      <w:lvlText w:val=""/>
      <w:lvlJc w:val="left"/>
      <w:pPr>
        <w:ind w:left="720" w:hanging="360"/>
      </w:pPr>
      <w:rPr>
        <w:rFonts w:ascii="Symbol" w:hAnsi="Symbol"/>
      </w:rPr>
    </w:lvl>
    <w:lvl w:ilvl="6" w:tplc="2B166900">
      <w:start w:val="1"/>
      <w:numFmt w:val="bullet"/>
      <w:lvlText w:val=""/>
      <w:lvlJc w:val="left"/>
      <w:pPr>
        <w:ind w:left="720" w:hanging="360"/>
      </w:pPr>
      <w:rPr>
        <w:rFonts w:ascii="Symbol" w:hAnsi="Symbol"/>
      </w:rPr>
    </w:lvl>
    <w:lvl w:ilvl="7" w:tplc="859638EC">
      <w:start w:val="1"/>
      <w:numFmt w:val="bullet"/>
      <w:lvlText w:val=""/>
      <w:lvlJc w:val="left"/>
      <w:pPr>
        <w:ind w:left="720" w:hanging="360"/>
      </w:pPr>
      <w:rPr>
        <w:rFonts w:ascii="Symbol" w:hAnsi="Symbol"/>
      </w:rPr>
    </w:lvl>
    <w:lvl w:ilvl="8" w:tplc="1E22763C">
      <w:start w:val="1"/>
      <w:numFmt w:val="bullet"/>
      <w:lvlText w:val=""/>
      <w:lvlJc w:val="left"/>
      <w:pPr>
        <w:ind w:left="720" w:hanging="360"/>
      </w:pPr>
      <w:rPr>
        <w:rFonts w:ascii="Symbol" w:hAnsi="Symbol"/>
      </w:rPr>
    </w:lvl>
  </w:abstractNum>
  <w:abstractNum w:abstractNumId="71" w15:restartNumberingAfterBreak="0">
    <w:nsid w:val="7B4277F1"/>
    <w:multiLevelType w:val="hybridMultilevel"/>
    <w:tmpl w:val="5980FD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2" w15:restartNumberingAfterBreak="0">
    <w:nsid w:val="7C896B47"/>
    <w:multiLevelType w:val="hybridMultilevel"/>
    <w:tmpl w:val="957678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3" w15:restartNumberingAfterBreak="0">
    <w:nsid w:val="7CBA4B6D"/>
    <w:multiLevelType w:val="hybridMultilevel"/>
    <w:tmpl w:val="D832AF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7F9A0504"/>
    <w:multiLevelType w:val="hybridMultilevel"/>
    <w:tmpl w:val="50AC685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5" w15:restartNumberingAfterBreak="0">
    <w:nsid w:val="7FA47EA0"/>
    <w:multiLevelType w:val="hybridMultilevel"/>
    <w:tmpl w:val="A1524C22"/>
    <w:lvl w:ilvl="0" w:tplc="422280A4">
      <w:start w:val="1"/>
      <w:numFmt w:val="decimal"/>
      <w:lvlText w:val="O%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330249908">
    <w:abstractNumId w:val="2"/>
  </w:num>
  <w:num w:numId="2" w16cid:durableId="1979606444">
    <w:abstractNumId w:val="0"/>
  </w:num>
  <w:num w:numId="3" w16cid:durableId="11880323">
    <w:abstractNumId w:val="1"/>
  </w:num>
  <w:num w:numId="4" w16cid:durableId="1134828337">
    <w:abstractNumId w:val="21"/>
  </w:num>
  <w:num w:numId="5" w16cid:durableId="1759055446">
    <w:abstractNumId w:val="18"/>
  </w:num>
  <w:num w:numId="6" w16cid:durableId="1906914172">
    <w:abstractNumId w:val="63"/>
  </w:num>
  <w:num w:numId="7" w16cid:durableId="315885689">
    <w:abstractNumId w:val="75"/>
  </w:num>
  <w:num w:numId="8" w16cid:durableId="1269125199">
    <w:abstractNumId w:val="58"/>
  </w:num>
  <w:num w:numId="9" w16cid:durableId="363989779">
    <w:abstractNumId w:val="66"/>
  </w:num>
  <w:num w:numId="10" w16cid:durableId="1967546770">
    <w:abstractNumId w:val="39"/>
  </w:num>
  <w:num w:numId="11" w16cid:durableId="51971843">
    <w:abstractNumId w:val="68"/>
  </w:num>
  <w:num w:numId="12" w16cid:durableId="213153740">
    <w:abstractNumId w:val="4"/>
  </w:num>
  <w:num w:numId="13" w16cid:durableId="1964310730">
    <w:abstractNumId w:val="36"/>
  </w:num>
  <w:num w:numId="14" w16cid:durableId="1351563088">
    <w:abstractNumId w:val="29"/>
  </w:num>
  <w:num w:numId="15" w16cid:durableId="2131624133">
    <w:abstractNumId w:val="16"/>
  </w:num>
  <w:num w:numId="16" w16cid:durableId="1582447093">
    <w:abstractNumId w:val="55"/>
    <w:lvlOverride w:ilvl="0">
      <w:startOverride w:val="2"/>
    </w:lvlOverride>
    <w:lvlOverride w:ilvl="1">
      <w:startOverride w:val="2"/>
    </w:lvlOverride>
  </w:num>
  <w:num w:numId="17" w16cid:durableId="1121845459">
    <w:abstractNumId w:val="55"/>
    <w:lvlOverride w:ilvl="0">
      <w:startOverride w:val="2"/>
    </w:lvlOverride>
    <w:lvlOverride w:ilvl="1">
      <w:startOverride w:val="1"/>
    </w:lvlOverride>
  </w:num>
  <w:num w:numId="18" w16cid:durableId="499396341">
    <w:abstractNumId w:val="55"/>
  </w:num>
  <w:num w:numId="19" w16cid:durableId="16902898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29717304">
    <w:abstractNumId w:val="55"/>
    <w:lvlOverride w:ilvl="0">
      <w:startOverride w:val="4"/>
    </w:lvlOverride>
    <w:lvlOverride w:ilvl="1">
      <w:startOverride w:val="1"/>
    </w:lvlOverride>
  </w:num>
  <w:num w:numId="21" w16cid:durableId="1609973197">
    <w:abstractNumId w:val="9"/>
  </w:num>
  <w:num w:numId="22" w16cid:durableId="261569727">
    <w:abstractNumId w:val="62"/>
  </w:num>
  <w:num w:numId="23" w16cid:durableId="499587545">
    <w:abstractNumId w:val="32"/>
  </w:num>
  <w:num w:numId="24" w16cid:durableId="1842893701">
    <w:abstractNumId w:val="20"/>
  </w:num>
  <w:num w:numId="25" w16cid:durableId="6446973">
    <w:abstractNumId w:val="31"/>
  </w:num>
  <w:num w:numId="26" w16cid:durableId="861745003">
    <w:abstractNumId w:val="44"/>
  </w:num>
  <w:num w:numId="27" w16cid:durableId="44685381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2179586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21584459">
    <w:abstractNumId w:val="47"/>
  </w:num>
  <w:num w:numId="30" w16cid:durableId="646938488">
    <w:abstractNumId w:val="25"/>
  </w:num>
  <w:num w:numId="31" w16cid:durableId="1391657963">
    <w:abstractNumId w:val="10"/>
  </w:num>
  <w:num w:numId="32" w16cid:durableId="1160074269">
    <w:abstractNumId w:val="73"/>
  </w:num>
  <w:num w:numId="33" w16cid:durableId="85226285">
    <w:abstractNumId w:val="65"/>
  </w:num>
  <w:num w:numId="34" w16cid:durableId="729034625">
    <w:abstractNumId w:val="26"/>
  </w:num>
  <w:num w:numId="35" w16cid:durableId="904414027">
    <w:abstractNumId w:val="19"/>
  </w:num>
  <w:num w:numId="36" w16cid:durableId="394471418">
    <w:abstractNumId w:val="17"/>
  </w:num>
  <w:num w:numId="37" w16cid:durableId="1538857828">
    <w:abstractNumId w:val="46"/>
  </w:num>
  <w:num w:numId="38" w16cid:durableId="1089422381">
    <w:abstractNumId w:val="57"/>
  </w:num>
  <w:num w:numId="39" w16cid:durableId="2029523960">
    <w:abstractNumId w:val="27"/>
  </w:num>
  <w:num w:numId="40" w16cid:durableId="592320329">
    <w:abstractNumId w:val="13"/>
  </w:num>
  <w:num w:numId="41" w16cid:durableId="550115679">
    <w:abstractNumId w:val="12"/>
  </w:num>
  <w:num w:numId="42" w16cid:durableId="1674146249">
    <w:abstractNumId w:val="38"/>
  </w:num>
  <w:num w:numId="43" w16cid:durableId="776681119">
    <w:abstractNumId w:val="72"/>
  </w:num>
  <w:num w:numId="44" w16cid:durableId="1085959302">
    <w:abstractNumId w:val="40"/>
  </w:num>
  <w:num w:numId="45" w16cid:durableId="195234848">
    <w:abstractNumId w:val="42"/>
  </w:num>
  <w:num w:numId="46" w16cid:durableId="1270353651">
    <w:abstractNumId w:val="30"/>
  </w:num>
  <w:num w:numId="47" w16cid:durableId="1826047014">
    <w:abstractNumId w:val="59"/>
  </w:num>
  <w:num w:numId="48" w16cid:durableId="1122767457">
    <w:abstractNumId w:val="54"/>
  </w:num>
  <w:num w:numId="49" w16cid:durableId="1268660961">
    <w:abstractNumId w:val="35"/>
  </w:num>
  <w:num w:numId="50" w16cid:durableId="1360744612">
    <w:abstractNumId w:val="33"/>
  </w:num>
  <w:num w:numId="51" w16cid:durableId="1543856872">
    <w:abstractNumId w:val="41"/>
  </w:num>
  <w:num w:numId="52" w16cid:durableId="1787390100">
    <w:abstractNumId w:val="71"/>
  </w:num>
  <w:num w:numId="53" w16cid:durableId="1507407025">
    <w:abstractNumId w:val="64"/>
  </w:num>
  <w:num w:numId="54" w16cid:durableId="1741096024">
    <w:abstractNumId w:val="34"/>
  </w:num>
  <w:num w:numId="55" w16cid:durableId="65228776">
    <w:abstractNumId w:val="69"/>
  </w:num>
  <w:num w:numId="56" w16cid:durableId="1729303943">
    <w:abstractNumId w:val="52"/>
  </w:num>
  <w:num w:numId="57" w16cid:durableId="7103549">
    <w:abstractNumId w:val="28"/>
  </w:num>
  <w:num w:numId="58" w16cid:durableId="777023514">
    <w:abstractNumId w:val="67"/>
  </w:num>
  <w:num w:numId="59" w16cid:durableId="1298022790">
    <w:abstractNumId w:val="15"/>
  </w:num>
  <w:num w:numId="60" w16cid:durableId="276177936">
    <w:abstractNumId w:val="24"/>
  </w:num>
  <w:num w:numId="61" w16cid:durableId="743914385">
    <w:abstractNumId w:val="50"/>
  </w:num>
  <w:num w:numId="62" w16cid:durableId="7566802">
    <w:abstractNumId w:val="3"/>
  </w:num>
  <w:num w:numId="63" w16cid:durableId="1680111200">
    <w:abstractNumId w:val="37"/>
  </w:num>
  <w:num w:numId="64" w16cid:durableId="303966761">
    <w:abstractNumId w:val="11"/>
  </w:num>
  <w:num w:numId="65" w16cid:durableId="1683630599">
    <w:abstractNumId w:val="51"/>
  </w:num>
  <w:num w:numId="66" w16cid:durableId="522090074">
    <w:abstractNumId w:val="23"/>
  </w:num>
  <w:num w:numId="67" w16cid:durableId="1194535876">
    <w:abstractNumId w:val="74"/>
  </w:num>
  <w:num w:numId="68" w16cid:durableId="963198258">
    <w:abstractNumId w:val="60"/>
  </w:num>
  <w:num w:numId="69" w16cid:durableId="1796289249">
    <w:abstractNumId w:val="8"/>
  </w:num>
  <w:num w:numId="70" w16cid:durableId="537277539">
    <w:abstractNumId w:val="14"/>
  </w:num>
  <w:num w:numId="71" w16cid:durableId="702822871">
    <w:abstractNumId w:val="48"/>
  </w:num>
  <w:num w:numId="72" w16cid:durableId="1296636929">
    <w:abstractNumId w:val="6"/>
  </w:num>
  <w:num w:numId="73" w16cid:durableId="249316656">
    <w:abstractNumId w:val="56"/>
  </w:num>
  <w:num w:numId="74" w16cid:durableId="190803169">
    <w:abstractNumId w:val="61"/>
  </w:num>
  <w:num w:numId="75" w16cid:durableId="626662195">
    <w:abstractNumId w:val="70"/>
  </w:num>
  <w:num w:numId="76" w16cid:durableId="1962488882">
    <w:abstractNumId w:val="53"/>
  </w:num>
  <w:num w:numId="77" w16cid:durableId="1565027019">
    <w:abstractNumId w:val="43"/>
  </w:num>
  <w:num w:numId="78" w16cid:durableId="1188324625">
    <w:abstractNumId w:val="22"/>
  </w:num>
  <w:num w:numId="79" w16cid:durableId="563688874">
    <w:abstractNumId w:val="7"/>
  </w:num>
  <w:num w:numId="80" w16cid:durableId="1442334262">
    <w:abstractNumId w:val="45"/>
  </w:num>
  <w:num w:numId="81" w16cid:durableId="329522322">
    <w:abstractNumId w:val="5"/>
  </w:num>
  <w:num w:numId="82" w16cid:durableId="505825721">
    <w:abstractNumId w:val="49"/>
  </w:num>
  <w:numIdMacAtCleanup w:val="8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ECK Oliver">
    <w15:presenceInfo w15:providerId="AD" w15:userId="S::oliver.scheck@gts.hitachirail.com::95061dac-f319-4d1a-9ab1-17963135cc59"/>
  </w15:person>
  <w15:person w15:author="Buonanno Fernanda">
    <w15:presenceInfo w15:providerId="AD" w15:userId="S::fernanda.Buonanno@hitachirail.com::743117a1-90c8-422e-a51e-20794085b583"/>
  </w15:person>
  <w15:person w15:author="DI VICO, Michele">
    <w15:presenceInfo w15:providerId="None" w15:userId="DI VICO, Michele"/>
  </w15:person>
  <w15:person w15:author="Luca PANCANI">
    <w15:presenceInfo w15:providerId="None" w15:userId="Luca PANCANI"/>
  </w15:person>
  <w15:person w15:author="KIEFER Thomas">
    <w15:presenceInfo w15:providerId="AD" w15:userId="S::thomas.kiefer_urbanandmainlines.com#ext#@hitachigroup.onmicrosoft.com::c4405fed-6a74-42f2-b4a6-47635659ca32"/>
  </w15:person>
  <w15:person w15:author="Vannucchi Alessandro">
    <w15:presenceInfo w15:providerId="AD" w15:userId="S::Alessandro.Vannucchi@hitachirail.com::dc1d1620-f339-4843-afdc-ba538ff7d0e6"/>
  </w15:person>
  <w15:person w15:author="PAOLELLA, Raimondo">
    <w15:presenceInfo w15:providerId="AD" w15:userId="S::Raimondo.PAOLELLA@hitachirail.com::c0aae854-248c-4cdc-8b8d-a20e6fb3bb27"/>
  </w15:person>
  <w15:person w15:author="Agnoli Alberto">
    <w15:presenceInfo w15:providerId="AD" w15:userId="S::Alberto.Agnoli@hitachirail.com::a83a0812-fd01-42b2-ae63-8ac909ac8db0"/>
  </w15:person>
  <w15:person w15:author="Gerhard BRUHNS">
    <w15:presenceInfo w15:providerId="None" w15:userId="Gerhard BRUHNS"/>
  </w15:person>
  <w15:person w15:author="Moncini Marco">
    <w15:presenceInfo w15:providerId="AD" w15:userId="S::Marco.Moncini@hitachirail.com::d230a5a8-a4ca-4bce-b91a-c87300e147da"/>
  </w15:person>
  <w15:person w15:author="FROLOVA Olga">
    <w15:presenceInfo w15:providerId="AD" w15:userId="S::olga.frolova_urbanandmainlines.com#ext#@hitachigroup.onmicrosoft.com::372ddb75-7709-4832-8ed2-1443bdfc1bbd"/>
  </w15:person>
  <w15:person w15:author="Oliver SCHECK">
    <w15:presenceInfo w15:providerId="None" w15:userId="Oliver SCHECK"/>
  </w15:person>
  <w15:person w15:author="EGE Christian">
    <w15:presenceInfo w15:providerId="None" w15:userId="EGE Christian"/>
  </w15:person>
  <w15:person w15:author="LECORA, Marco">
    <w15:presenceInfo w15:providerId="AD" w15:userId="S::Marco.LECORA@hitachirail.com::591f6bf1-fce8-4c55-b92c-01fafd47f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16AE"/>
    <w:rsid w:val="00001A30"/>
    <w:rsid w:val="00001FEE"/>
    <w:rsid w:val="000020AA"/>
    <w:rsid w:val="00002AAD"/>
    <w:rsid w:val="00002AFD"/>
    <w:rsid w:val="00003041"/>
    <w:rsid w:val="0000305B"/>
    <w:rsid w:val="00003280"/>
    <w:rsid w:val="0000354B"/>
    <w:rsid w:val="00003B09"/>
    <w:rsid w:val="00004A8B"/>
    <w:rsid w:val="00005592"/>
    <w:rsid w:val="00005B23"/>
    <w:rsid w:val="00005EA8"/>
    <w:rsid w:val="00006085"/>
    <w:rsid w:val="000070A3"/>
    <w:rsid w:val="000075F3"/>
    <w:rsid w:val="00007DA2"/>
    <w:rsid w:val="00010745"/>
    <w:rsid w:val="00010E43"/>
    <w:rsid w:val="00011536"/>
    <w:rsid w:val="000115EF"/>
    <w:rsid w:val="00011932"/>
    <w:rsid w:val="00011EC9"/>
    <w:rsid w:val="00011FAE"/>
    <w:rsid w:val="0001222E"/>
    <w:rsid w:val="00012756"/>
    <w:rsid w:val="00012A13"/>
    <w:rsid w:val="00012BCE"/>
    <w:rsid w:val="00012DBF"/>
    <w:rsid w:val="00013FB3"/>
    <w:rsid w:val="00014356"/>
    <w:rsid w:val="000143F2"/>
    <w:rsid w:val="00014605"/>
    <w:rsid w:val="0001471E"/>
    <w:rsid w:val="00015305"/>
    <w:rsid w:val="00015451"/>
    <w:rsid w:val="00015C18"/>
    <w:rsid w:val="00016D25"/>
    <w:rsid w:val="000170EC"/>
    <w:rsid w:val="0001791A"/>
    <w:rsid w:val="00020845"/>
    <w:rsid w:val="00020AE0"/>
    <w:rsid w:val="00021012"/>
    <w:rsid w:val="0002117D"/>
    <w:rsid w:val="00021385"/>
    <w:rsid w:val="00021BF3"/>
    <w:rsid w:val="00021E82"/>
    <w:rsid w:val="000220C2"/>
    <w:rsid w:val="00022483"/>
    <w:rsid w:val="000227E4"/>
    <w:rsid w:val="00022C02"/>
    <w:rsid w:val="000230B6"/>
    <w:rsid w:val="0002334A"/>
    <w:rsid w:val="000233B0"/>
    <w:rsid w:val="000233B6"/>
    <w:rsid w:val="0002450E"/>
    <w:rsid w:val="00024C85"/>
    <w:rsid w:val="0002506C"/>
    <w:rsid w:val="000251FD"/>
    <w:rsid w:val="000254E4"/>
    <w:rsid w:val="000257B3"/>
    <w:rsid w:val="000257D8"/>
    <w:rsid w:val="00025BDC"/>
    <w:rsid w:val="00025BEF"/>
    <w:rsid w:val="000262A1"/>
    <w:rsid w:val="0002646C"/>
    <w:rsid w:val="000267BA"/>
    <w:rsid w:val="0002703E"/>
    <w:rsid w:val="0002730A"/>
    <w:rsid w:val="000277C0"/>
    <w:rsid w:val="00027DE5"/>
    <w:rsid w:val="000305CC"/>
    <w:rsid w:val="00030CF7"/>
    <w:rsid w:val="00031C7D"/>
    <w:rsid w:val="000320AB"/>
    <w:rsid w:val="00032B17"/>
    <w:rsid w:val="00033222"/>
    <w:rsid w:val="000338CF"/>
    <w:rsid w:val="00033AC4"/>
    <w:rsid w:val="00033D27"/>
    <w:rsid w:val="00033D5A"/>
    <w:rsid w:val="00033E5B"/>
    <w:rsid w:val="00034110"/>
    <w:rsid w:val="00034131"/>
    <w:rsid w:val="000347EB"/>
    <w:rsid w:val="000355D8"/>
    <w:rsid w:val="0003585D"/>
    <w:rsid w:val="00035915"/>
    <w:rsid w:val="000370F9"/>
    <w:rsid w:val="0003783F"/>
    <w:rsid w:val="00037C82"/>
    <w:rsid w:val="00040146"/>
    <w:rsid w:val="0004056D"/>
    <w:rsid w:val="00040691"/>
    <w:rsid w:val="0004088F"/>
    <w:rsid w:val="00040A3C"/>
    <w:rsid w:val="00040D66"/>
    <w:rsid w:val="000412B6"/>
    <w:rsid w:val="000412D8"/>
    <w:rsid w:val="000414F6"/>
    <w:rsid w:val="000416AF"/>
    <w:rsid w:val="000416D5"/>
    <w:rsid w:val="0004170A"/>
    <w:rsid w:val="000417DA"/>
    <w:rsid w:val="000417FB"/>
    <w:rsid w:val="00041E54"/>
    <w:rsid w:val="0004213A"/>
    <w:rsid w:val="00042294"/>
    <w:rsid w:val="00042321"/>
    <w:rsid w:val="000424D0"/>
    <w:rsid w:val="00042845"/>
    <w:rsid w:val="00042F62"/>
    <w:rsid w:val="00043908"/>
    <w:rsid w:val="00043961"/>
    <w:rsid w:val="00043EC0"/>
    <w:rsid w:val="000440C7"/>
    <w:rsid w:val="000445E6"/>
    <w:rsid w:val="00044CB2"/>
    <w:rsid w:val="00044CBD"/>
    <w:rsid w:val="00044CFB"/>
    <w:rsid w:val="000454CD"/>
    <w:rsid w:val="00045671"/>
    <w:rsid w:val="00045C16"/>
    <w:rsid w:val="00046691"/>
    <w:rsid w:val="000470C5"/>
    <w:rsid w:val="00047A21"/>
    <w:rsid w:val="00047B7E"/>
    <w:rsid w:val="0005042C"/>
    <w:rsid w:val="0005108A"/>
    <w:rsid w:val="00052DC8"/>
    <w:rsid w:val="000531BD"/>
    <w:rsid w:val="00053204"/>
    <w:rsid w:val="000532BA"/>
    <w:rsid w:val="00053850"/>
    <w:rsid w:val="00053B15"/>
    <w:rsid w:val="0005462C"/>
    <w:rsid w:val="000547A1"/>
    <w:rsid w:val="00054A1D"/>
    <w:rsid w:val="00054C66"/>
    <w:rsid w:val="00054D80"/>
    <w:rsid w:val="00055035"/>
    <w:rsid w:val="00055E0E"/>
    <w:rsid w:val="00055F2C"/>
    <w:rsid w:val="00056662"/>
    <w:rsid w:val="00056687"/>
    <w:rsid w:val="000566F9"/>
    <w:rsid w:val="0005714F"/>
    <w:rsid w:val="00060461"/>
    <w:rsid w:val="0006048D"/>
    <w:rsid w:val="00061367"/>
    <w:rsid w:val="0006147E"/>
    <w:rsid w:val="00061585"/>
    <w:rsid w:val="00061C9C"/>
    <w:rsid w:val="00061CA8"/>
    <w:rsid w:val="00061DDD"/>
    <w:rsid w:val="00061E52"/>
    <w:rsid w:val="000644AC"/>
    <w:rsid w:val="00066226"/>
    <w:rsid w:val="0006732A"/>
    <w:rsid w:val="000674B9"/>
    <w:rsid w:val="0006778B"/>
    <w:rsid w:val="00067DD5"/>
    <w:rsid w:val="000707B1"/>
    <w:rsid w:val="0007081E"/>
    <w:rsid w:val="000709E6"/>
    <w:rsid w:val="00071262"/>
    <w:rsid w:val="00071BDB"/>
    <w:rsid w:val="00071E1F"/>
    <w:rsid w:val="000735A7"/>
    <w:rsid w:val="000749ED"/>
    <w:rsid w:val="00074D14"/>
    <w:rsid w:val="00074D2C"/>
    <w:rsid w:val="00075428"/>
    <w:rsid w:val="00075817"/>
    <w:rsid w:val="00076B31"/>
    <w:rsid w:val="00080569"/>
    <w:rsid w:val="00080A86"/>
    <w:rsid w:val="00080B17"/>
    <w:rsid w:val="00080D49"/>
    <w:rsid w:val="00081205"/>
    <w:rsid w:val="0008121D"/>
    <w:rsid w:val="00081267"/>
    <w:rsid w:val="000812C5"/>
    <w:rsid w:val="00081555"/>
    <w:rsid w:val="00081D42"/>
    <w:rsid w:val="00081E19"/>
    <w:rsid w:val="00082926"/>
    <w:rsid w:val="00082DF8"/>
    <w:rsid w:val="0008338C"/>
    <w:rsid w:val="00083FF3"/>
    <w:rsid w:val="000844AD"/>
    <w:rsid w:val="000845B6"/>
    <w:rsid w:val="00084707"/>
    <w:rsid w:val="000853B2"/>
    <w:rsid w:val="0008582B"/>
    <w:rsid w:val="00085B34"/>
    <w:rsid w:val="00086E37"/>
    <w:rsid w:val="00086F72"/>
    <w:rsid w:val="000870AD"/>
    <w:rsid w:val="0008732C"/>
    <w:rsid w:val="00087CDB"/>
    <w:rsid w:val="0009013E"/>
    <w:rsid w:val="000901C0"/>
    <w:rsid w:val="00090BC1"/>
    <w:rsid w:val="00090CFD"/>
    <w:rsid w:val="00090D62"/>
    <w:rsid w:val="00091320"/>
    <w:rsid w:val="000913B9"/>
    <w:rsid w:val="000919B6"/>
    <w:rsid w:val="00092356"/>
    <w:rsid w:val="00092409"/>
    <w:rsid w:val="00092534"/>
    <w:rsid w:val="00092704"/>
    <w:rsid w:val="00093DC6"/>
    <w:rsid w:val="000941ED"/>
    <w:rsid w:val="00094E03"/>
    <w:rsid w:val="00095DBF"/>
    <w:rsid w:val="00096119"/>
    <w:rsid w:val="00096D4D"/>
    <w:rsid w:val="000970E5"/>
    <w:rsid w:val="0009753A"/>
    <w:rsid w:val="00097978"/>
    <w:rsid w:val="00097CEF"/>
    <w:rsid w:val="000A11E0"/>
    <w:rsid w:val="000A17D8"/>
    <w:rsid w:val="000A1F74"/>
    <w:rsid w:val="000A27DA"/>
    <w:rsid w:val="000A283F"/>
    <w:rsid w:val="000A2AED"/>
    <w:rsid w:val="000A2D53"/>
    <w:rsid w:val="000A3353"/>
    <w:rsid w:val="000A3592"/>
    <w:rsid w:val="000A3596"/>
    <w:rsid w:val="000A38B7"/>
    <w:rsid w:val="000A43DE"/>
    <w:rsid w:val="000A45ED"/>
    <w:rsid w:val="000A4A1A"/>
    <w:rsid w:val="000A50E9"/>
    <w:rsid w:val="000A535C"/>
    <w:rsid w:val="000A584B"/>
    <w:rsid w:val="000A5CCE"/>
    <w:rsid w:val="000A6404"/>
    <w:rsid w:val="000A65DF"/>
    <w:rsid w:val="000A67E6"/>
    <w:rsid w:val="000A6BE0"/>
    <w:rsid w:val="000A713E"/>
    <w:rsid w:val="000A77EC"/>
    <w:rsid w:val="000A7F73"/>
    <w:rsid w:val="000B0794"/>
    <w:rsid w:val="000B17EC"/>
    <w:rsid w:val="000B20CB"/>
    <w:rsid w:val="000B249F"/>
    <w:rsid w:val="000B2D6F"/>
    <w:rsid w:val="000B3253"/>
    <w:rsid w:val="000B3CBD"/>
    <w:rsid w:val="000B4A6C"/>
    <w:rsid w:val="000B4D21"/>
    <w:rsid w:val="000B4E3B"/>
    <w:rsid w:val="000B4E8D"/>
    <w:rsid w:val="000B5048"/>
    <w:rsid w:val="000B515E"/>
    <w:rsid w:val="000B5273"/>
    <w:rsid w:val="000B5773"/>
    <w:rsid w:val="000B58BA"/>
    <w:rsid w:val="000B670E"/>
    <w:rsid w:val="000B72DC"/>
    <w:rsid w:val="000B778E"/>
    <w:rsid w:val="000B7C5A"/>
    <w:rsid w:val="000B7F98"/>
    <w:rsid w:val="000C0312"/>
    <w:rsid w:val="000C0573"/>
    <w:rsid w:val="000C09D3"/>
    <w:rsid w:val="000C0AEA"/>
    <w:rsid w:val="000C1305"/>
    <w:rsid w:val="000C136B"/>
    <w:rsid w:val="000C159C"/>
    <w:rsid w:val="000C229C"/>
    <w:rsid w:val="000C23E2"/>
    <w:rsid w:val="000C32C5"/>
    <w:rsid w:val="000C39FD"/>
    <w:rsid w:val="000C3F5B"/>
    <w:rsid w:val="000C431D"/>
    <w:rsid w:val="000C4883"/>
    <w:rsid w:val="000C5CC5"/>
    <w:rsid w:val="000C6240"/>
    <w:rsid w:val="000C6A63"/>
    <w:rsid w:val="000C6B59"/>
    <w:rsid w:val="000C6D5C"/>
    <w:rsid w:val="000C72C0"/>
    <w:rsid w:val="000C752C"/>
    <w:rsid w:val="000D0A7A"/>
    <w:rsid w:val="000D1660"/>
    <w:rsid w:val="000D2A02"/>
    <w:rsid w:val="000D2A90"/>
    <w:rsid w:val="000D2B7E"/>
    <w:rsid w:val="000D2FFD"/>
    <w:rsid w:val="000D323B"/>
    <w:rsid w:val="000D3CC0"/>
    <w:rsid w:val="000D4324"/>
    <w:rsid w:val="000D57EC"/>
    <w:rsid w:val="000D58A0"/>
    <w:rsid w:val="000D5ABD"/>
    <w:rsid w:val="000D60CD"/>
    <w:rsid w:val="000D6746"/>
    <w:rsid w:val="000D6C78"/>
    <w:rsid w:val="000D77E1"/>
    <w:rsid w:val="000E017F"/>
    <w:rsid w:val="000E0623"/>
    <w:rsid w:val="000E0768"/>
    <w:rsid w:val="000E0C70"/>
    <w:rsid w:val="000E156B"/>
    <w:rsid w:val="000E1B6C"/>
    <w:rsid w:val="000E1FA9"/>
    <w:rsid w:val="000E2261"/>
    <w:rsid w:val="000E28BA"/>
    <w:rsid w:val="000E2CE8"/>
    <w:rsid w:val="000E32D1"/>
    <w:rsid w:val="000E398D"/>
    <w:rsid w:val="000E3AA0"/>
    <w:rsid w:val="000E3D7B"/>
    <w:rsid w:val="000E413A"/>
    <w:rsid w:val="000E4903"/>
    <w:rsid w:val="000E4D69"/>
    <w:rsid w:val="000E5293"/>
    <w:rsid w:val="000E5557"/>
    <w:rsid w:val="000E622F"/>
    <w:rsid w:val="000E63F2"/>
    <w:rsid w:val="000E6455"/>
    <w:rsid w:val="000E70E7"/>
    <w:rsid w:val="000E7161"/>
    <w:rsid w:val="000E7AA9"/>
    <w:rsid w:val="000E7EC1"/>
    <w:rsid w:val="000F0EB2"/>
    <w:rsid w:val="000F13AC"/>
    <w:rsid w:val="000F23E3"/>
    <w:rsid w:val="000F24B6"/>
    <w:rsid w:val="000F2512"/>
    <w:rsid w:val="000F3424"/>
    <w:rsid w:val="000F3654"/>
    <w:rsid w:val="000F3B06"/>
    <w:rsid w:val="000F439B"/>
    <w:rsid w:val="000F44BA"/>
    <w:rsid w:val="000F50FC"/>
    <w:rsid w:val="000F673D"/>
    <w:rsid w:val="000F67A4"/>
    <w:rsid w:val="000F6DFC"/>
    <w:rsid w:val="000F6F89"/>
    <w:rsid w:val="000F7234"/>
    <w:rsid w:val="000F7CFD"/>
    <w:rsid w:val="00100779"/>
    <w:rsid w:val="001008DE"/>
    <w:rsid w:val="001019DA"/>
    <w:rsid w:val="00101BFF"/>
    <w:rsid w:val="00101DD3"/>
    <w:rsid w:val="00102BCA"/>
    <w:rsid w:val="00103D5D"/>
    <w:rsid w:val="00103DDC"/>
    <w:rsid w:val="00104B50"/>
    <w:rsid w:val="00104FDE"/>
    <w:rsid w:val="00105396"/>
    <w:rsid w:val="0010558D"/>
    <w:rsid w:val="001055C7"/>
    <w:rsid w:val="001057DA"/>
    <w:rsid w:val="00106087"/>
    <w:rsid w:val="001066F3"/>
    <w:rsid w:val="00106CB7"/>
    <w:rsid w:val="00106D85"/>
    <w:rsid w:val="00107CCD"/>
    <w:rsid w:val="00110734"/>
    <w:rsid w:val="0011114C"/>
    <w:rsid w:val="001113DE"/>
    <w:rsid w:val="00112031"/>
    <w:rsid w:val="001120CE"/>
    <w:rsid w:val="00112E15"/>
    <w:rsid w:val="00113512"/>
    <w:rsid w:val="001138C8"/>
    <w:rsid w:val="00113BBF"/>
    <w:rsid w:val="00113EF1"/>
    <w:rsid w:val="00115285"/>
    <w:rsid w:val="001154D8"/>
    <w:rsid w:val="0012015C"/>
    <w:rsid w:val="00120BC8"/>
    <w:rsid w:val="00120C66"/>
    <w:rsid w:val="00120DC2"/>
    <w:rsid w:val="00122435"/>
    <w:rsid w:val="00122456"/>
    <w:rsid w:val="001228AA"/>
    <w:rsid w:val="00123EF9"/>
    <w:rsid w:val="001245E1"/>
    <w:rsid w:val="001249A2"/>
    <w:rsid w:val="00125A9F"/>
    <w:rsid w:val="00125FEA"/>
    <w:rsid w:val="00126155"/>
    <w:rsid w:val="00126753"/>
    <w:rsid w:val="001269B8"/>
    <w:rsid w:val="00127327"/>
    <w:rsid w:val="00127D6B"/>
    <w:rsid w:val="001304C6"/>
    <w:rsid w:val="00130CBA"/>
    <w:rsid w:val="0013132B"/>
    <w:rsid w:val="00131EAC"/>
    <w:rsid w:val="00131F4B"/>
    <w:rsid w:val="00132141"/>
    <w:rsid w:val="00132E02"/>
    <w:rsid w:val="001330ED"/>
    <w:rsid w:val="001331FC"/>
    <w:rsid w:val="001339F7"/>
    <w:rsid w:val="00133ACF"/>
    <w:rsid w:val="00133CCE"/>
    <w:rsid w:val="0013422B"/>
    <w:rsid w:val="0013489C"/>
    <w:rsid w:val="00134D68"/>
    <w:rsid w:val="001353C8"/>
    <w:rsid w:val="001355D5"/>
    <w:rsid w:val="00135950"/>
    <w:rsid w:val="00135CE1"/>
    <w:rsid w:val="00135E55"/>
    <w:rsid w:val="00135F3F"/>
    <w:rsid w:val="00136261"/>
    <w:rsid w:val="001364A6"/>
    <w:rsid w:val="0013748F"/>
    <w:rsid w:val="00137645"/>
    <w:rsid w:val="00140CC2"/>
    <w:rsid w:val="00141227"/>
    <w:rsid w:val="001413AB"/>
    <w:rsid w:val="001418BD"/>
    <w:rsid w:val="00141A25"/>
    <w:rsid w:val="00141DE5"/>
    <w:rsid w:val="00142540"/>
    <w:rsid w:val="00142EC8"/>
    <w:rsid w:val="0014357E"/>
    <w:rsid w:val="001440CA"/>
    <w:rsid w:val="001447A0"/>
    <w:rsid w:val="001449DE"/>
    <w:rsid w:val="00144BAC"/>
    <w:rsid w:val="0014541E"/>
    <w:rsid w:val="00145627"/>
    <w:rsid w:val="00145919"/>
    <w:rsid w:val="001468BC"/>
    <w:rsid w:val="00147168"/>
    <w:rsid w:val="001473B4"/>
    <w:rsid w:val="00147C8C"/>
    <w:rsid w:val="00147E45"/>
    <w:rsid w:val="00150710"/>
    <w:rsid w:val="0015078A"/>
    <w:rsid w:val="0015079A"/>
    <w:rsid w:val="00150D3F"/>
    <w:rsid w:val="00150E02"/>
    <w:rsid w:val="00150F29"/>
    <w:rsid w:val="00151EDE"/>
    <w:rsid w:val="00151FEE"/>
    <w:rsid w:val="00152078"/>
    <w:rsid w:val="0015207B"/>
    <w:rsid w:val="001524AE"/>
    <w:rsid w:val="001535C9"/>
    <w:rsid w:val="00153D1F"/>
    <w:rsid w:val="00154BA7"/>
    <w:rsid w:val="00154D44"/>
    <w:rsid w:val="001550AE"/>
    <w:rsid w:val="001561C7"/>
    <w:rsid w:val="00156224"/>
    <w:rsid w:val="00156238"/>
    <w:rsid w:val="001564E1"/>
    <w:rsid w:val="00156793"/>
    <w:rsid w:val="0015731D"/>
    <w:rsid w:val="00160269"/>
    <w:rsid w:val="00160911"/>
    <w:rsid w:val="001617AE"/>
    <w:rsid w:val="001617F4"/>
    <w:rsid w:val="00161E83"/>
    <w:rsid w:val="0016266F"/>
    <w:rsid w:val="00163200"/>
    <w:rsid w:val="0016329A"/>
    <w:rsid w:val="00165A78"/>
    <w:rsid w:val="00165C97"/>
    <w:rsid w:val="001661B4"/>
    <w:rsid w:val="00166DC6"/>
    <w:rsid w:val="00166F08"/>
    <w:rsid w:val="00166F5C"/>
    <w:rsid w:val="00167D39"/>
    <w:rsid w:val="001708CA"/>
    <w:rsid w:val="001709F6"/>
    <w:rsid w:val="00170D36"/>
    <w:rsid w:val="00171181"/>
    <w:rsid w:val="001717EF"/>
    <w:rsid w:val="00171936"/>
    <w:rsid w:val="00172020"/>
    <w:rsid w:val="001720E7"/>
    <w:rsid w:val="00172AB8"/>
    <w:rsid w:val="00173C9F"/>
    <w:rsid w:val="00174344"/>
    <w:rsid w:val="0017467F"/>
    <w:rsid w:val="00174A74"/>
    <w:rsid w:val="00174A92"/>
    <w:rsid w:val="00175252"/>
    <w:rsid w:val="0017532C"/>
    <w:rsid w:val="00175353"/>
    <w:rsid w:val="00176623"/>
    <w:rsid w:val="001768B3"/>
    <w:rsid w:val="0017700C"/>
    <w:rsid w:val="00177601"/>
    <w:rsid w:val="00177B68"/>
    <w:rsid w:val="00177FD4"/>
    <w:rsid w:val="0018013D"/>
    <w:rsid w:val="001812D4"/>
    <w:rsid w:val="00181373"/>
    <w:rsid w:val="00181893"/>
    <w:rsid w:val="00181B8D"/>
    <w:rsid w:val="00181E4D"/>
    <w:rsid w:val="00182B2F"/>
    <w:rsid w:val="00182E17"/>
    <w:rsid w:val="001833DD"/>
    <w:rsid w:val="00183548"/>
    <w:rsid w:val="00183A09"/>
    <w:rsid w:val="0018422E"/>
    <w:rsid w:val="00184CD3"/>
    <w:rsid w:val="001855A1"/>
    <w:rsid w:val="001857F2"/>
    <w:rsid w:val="00187EC0"/>
    <w:rsid w:val="001904CF"/>
    <w:rsid w:val="00190AAA"/>
    <w:rsid w:val="00190E90"/>
    <w:rsid w:val="00190F58"/>
    <w:rsid w:val="00191CF8"/>
    <w:rsid w:val="00191D19"/>
    <w:rsid w:val="00191F62"/>
    <w:rsid w:val="001934BE"/>
    <w:rsid w:val="001935BC"/>
    <w:rsid w:val="00193DE4"/>
    <w:rsid w:val="00194138"/>
    <w:rsid w:val="00194959"/>
    <w:rsid w:val="00194D06"/>
    <w:rsid w:val="001956F6"/>
    <w:rsid w:val="00195744"/>
    <w:rsid w:val="00195CF0"/>
    <w:rsid w:val="00196767"/>
    <w:rsid w:val="001973BE"/>
    <w:rsid w:val="00197C78"/>
    <w:rsid w:val="00197CA3"/>
    <w:rsid w:val="001A0651"/>
    <w:rsid w:val="001A0B47"/>
    <w:rsid w:val="001A1143"/>
    <w:rsid w:val="001A12FB"/>
    <w:rsid w:val="001A194D"/>
    <w:rsid w:val="001A19BF"/>
    <w:rsid w:val="001A1C60"/>
    <w:rsid w:val="001A224C"/>
    <w:rsid w:val="001A2362"/>
    <w:rsid w:val="001A27D8"/>
    <w:rsid w:val="001A29EC"/>
    <w:rsid w:val="001A3324"/>
    <w:rsid w:val="001A3483"/>
    <w:rsid w:val="001A388C"/>
    <w:rsid w:val="001A3934"/>
    <w:rsid w:val="001A497F"/>
    <w:rsid w:val="001A4A47"/>
    <w:rsid w:val="001A5610"/>
    <w:rsid w:val="001A61A7"/>
    <w:rsid w:val="001A631D"/>
    <w:rsid w:val="001A6B20"/>
    <w:rsid w:val="001A6DDA"/>
    <w:rsid w:val="001A77B9"/>
    <w:rsid w:val="001B0371"/>
    <w:rsid w:val="001B05BA"/>
    <w:rsid w:val="001B07D0"/>
    <w:rsid w:val="001B15E5"/>
    <w:rsid w:val="001B18B6"/>
    <w:rsid w:val="001B1A94"/>
    <w:rsid w:val="001B2CBC"/>
    <w:rsid w:val="001B35F9"/>
    <w:rsid w:val="001B37A4"/>
    <w:rsid w:val="001B3A29"/>
    <w:rsid w:val="001B4495"/>
    <w:rsid w:val="001B4821"/>
    <w:rsid w:val="001B493D"/>
    <w:rsid w:val="001B4978"/>
    <w:rsid w:val="001B4C07"/>
    <w:rsid w:val="001B561A"/>
    <w:rsid w:val="001B6313"/>
    <w:rsid w:val="001B6A88"/>
    <w:rsid w:val="001B6AFE"/>
    <w:rsid w:val="001B7F59"/>
    <w:rsid w:val="001C01CE"/>
    <w:rsid w:val="001C107A"/>
    <w:rsid w:val="001C13CC"/>
    <w:rsid w:val="001C1574"/>
    <w:rsid w:val="001C16DB"/>
    <w:rsid w:val="001C1908"/>
    <w:rsid w:val="001C260C"/>
    <w:rsid w:val="001C3C2D"/>
    <w:rsid w:val="001C4416"/>
    <w:rsid w:val="001C4436"/>
    <w:rsid w:val="001C48D6"/>
    <w:rsid w:val="001C495A"/>
    <w:rsid w:val="001C4AE0"/>
    <w:rsid w:val="001C585C"/>
    <w:rsid w:val="001C5CBB"/>
    <w:rsid w:val="001C5CDC"/>
    <w:rsid w:val="001C6BE0"/>
    <w:rsid w:val="001C7002"/>
    <w:rsid w:val="001C7178"/>
    <w:rsid w:val="001C76AA"/>
    <w:rsid w:val="001C76D6"/>
    <w:rsid w:val="001C7A64"/>
    <w:rsid w:val="001C7F9B"/>
    <w:rsid w:val="001C7FBC"/>
    <w:rsid w:val="001D0040"/>
    <w:rsid w:val="001D0832"/>
    <w:rsid w:val="001D0A3A"/>
    <w:rsid w:val="001D0DEF"/>
    <w:rsid w:val="001D0FCF"/>
    <w:rsid w:val="001D1268"/>
    <w:rsid w:val="001D1450"/>
    <w:rsid w:val="001D1BDF"/>
    <w:rsid w:val="001D1C88"/>
    <w:rsid w:val="001D20E5"/>
    <w:rsid w:val="001D2712"/>
    <w:rsid w:val="001D2A5F"/>
    <w:rsid w:val="001D3003"/>
    <w:rsid w:val="001D315F"/>
    <w:rsid w:val="001D31FA"/>
    <w:rsid w:val="001D43C2"/>
    <w:rsid w:val="001D461D"/>
    <w:rsid w:val="001D483B"/>
    <w:rsid w:val="001D6785"/>
    <w:rsid w:val="001D7334"/>
    <w:rsid w:val="001D73A3"/>
    <w:rsid w:val="001D7573"/>
    <w:rsid w:val="001D7C9D"/>
    <w:rsid w:val="001E065F"/>
    <w:rsid w:val="001E08EB"/>
    <w:rsid w:val="001E0AE0"/>
    <w:rsid w:val="001E0C63"/>
    <w:rsid w:val="001E0C9D"/>
    <w:rsid w:val="001E0ED0"/>
    <w:rsid w:val="001E1540"/>
    <w:rsid w:val="001E15DF"/>
    <w:rsid w:val="001E1A19"/>
    <w:rsid w:val="001E1DCB"/>
    <w:rsid w:val="001E22E9"/>
    <w:rsid w:val="001E3582"/>
    <w:rsid w:val="001E3CB3"/>
    <w:rsid w:val="001E4522"/>
    <w:rsid w:val="001E4601"/>
    <w:rsid w:val="001E5159"/>
    <w:rsid w:val="001E60B2"/>
    <w:rsid w:val="001E6860"/>
    <w:rsid w:val="001E68D1"/>
    <w:rsid w:val="001E6A4E"/>
    <w:rsid w:val="001E6B0B"/>
    <w:rsid w:val="001E6D9C"/>
    <w:rsid w:val="001E6F41"/>
    <w:rsid w:val="001E6F6D"/>
    <w:rsid w:val="001E70A5"/>
    <w:rsid w:val="001F05FB"/>
    <w:rsid w:val="001F1B43"/>
    <w:rsid w:val="001F1F81"/>
    <w:rsid w:val="001F29B6"/>
    <w:rsid w:val="001F2A42"/>
    <w:rsid w:val="001F33D3"/>
    <w:rsid w:val="001F34A3"/>
    <w:rsid w:val="001F3941"/>
    <w:rsid w:val="001F3FEB"/>
    <w:rsid w:val="001F4581"/>
    <w:rsid w:val="001F4ED5"/>
    <w:rsid w:val="001F53E9"/>
    <w:rsid w:val="001F59C0"/>
    <w:rsid w:val="001F6236"/>
    <w:rsid w:val="001F6331"/>
    <w:rsid w:val="001F66DF"/>
    <w:rsid w:val="001F698D"/>
    <w:rsid w:val="001F7E18"/>
    <w:rsid w:val="001F7EC1"/>
    <w:rsid w:val="00200994"/>
    <w:rsid w:val="00200B01"/>
    <w:rsid w:val="0020136D"/>
    <w:rsid w:val="002026AD"/>
    <w:rsid w:val="00203B3F"/>
    <w:rsid w:val="00203F72"/>
    <w:rsid w:val="002045B6"/>
    <w:rsid w:val="00204DD1"/>
    <w:rsid w:val="002051B4"/>
    <w:rsid w:val="00205283"/>
    <w:rsid w:val="00205C2C"/>
    <w:rsid w:val="00205DBD"/>
    <w:rsid w:val="00206469"/>
    <w:rsid w:val="0020757A"/>
    <w:rsid w:val="002078D7"/>
    <w:rsid w:val="00207AC8"/>
    <w:rsid w:val="00207E2E"/>
    <w:rsid w:val="00207F3F"/>
    <w:rsid w:val="00210A5E"/>
    <w:rsid w:val="00210EA5"/>
    <w:rsid w:val="00211DC8"/>
    <w:rsid w:val="00211E32"/>
    <w:rsid w:val="00212474"/>
    <w:rsid w:val="002124A4"/>
    <w:rsid w:val="002128F5"/>
    <w:rsid w:val="00212E63"/>
    <w:rsid w:val="00213128"/>
    <w:rsid w:val="00213884"/>
    <w:rsid w:val="00213C66"/>
    <w:rsid w:val="00213D56"/>
    <w:rsid w:val="00214536"/>
    <w:rsid w:val="00214AA6"/>
    <w:rsid w:val="00214E7B"/>
    <w:rsid w:val="00215120"/>
    <w:rsid w:val="002152CA"/>
    <w:rsid w:val="002153BC"/>
    <w:rsid w:val="002159BB"/>
    <w:rsid w:val="002160B9"/>
    <w:rsid w:val="0021614D"/>
    <w:rsid w:val="002200D3"/>
    <w:rsid w:val="002203E8"/>
    <w:rsid w:val="00220D7C"/>
    <w:rsid w:val="00221388"/>
    <w:rsid w:val="0022161A"/>
    <w:rsid w:val="00221CA2"/>
    <w:rsid w:val="00221E94"/>
    <w:rsid w:val="00222079"/>
    <w:rsid w:val="00223472"/>
    <w:rsid w:val="00223A2B"/>
    <w:rsid w:val="0022444C"/>
    <w:rsid w:val="00224AE7"/>
    <w:rsid w:val="00224C31"/>
    <w:rsid w:val="00225706"/>
    <w:rsid w:val="00225AED"/>
    <w:rsid w:val="00225B52"/>
    <w:rsid w:val="00225C8F"/>
    <w:rsid w:val="00225F48"/>
    <w:rsid w:val="0022646F"/>
    <w:rsid w:val="00226A13"/>
    <w:rsid w:val="002274B8"/>
    <w:rsid w:val="002309A8"/>
    <w:rsid w:val="00230A2B"/>
    <w:rsid w:val="00231065"/>
    <w:rsid w:val="002315F6"/>
    <w:rsid w:val="002318A2"/>
    <w:rsid w:val="00231951"/>
    <w:rsid w:val="00231ACF"/>
    <w:rsid w:val="00232466"/>
    <w:rsid w:val="0023289B"/>
    <w:rsid w:val="002328B9"/>
    <w:rsid w:val="00232A5B"/>
    <w:rsid w:val="00232A99"/>
    <w:rsid w:val="00234006"/>
    <w:rsid w:val="0023413C"/>
    <w:rsid w:val="002341AC"/>
    <w:rsid w:val="00234FAE"/>
    <w:rsid w:val="00235AD9"/>
    <w:rsid w:val="00235EC5"/>
    <w:rsid w:val="002363F1"/>
    <w:rsid w:val="00236857"/>
    <w:rsid w:val="00236948"/>
    <w:rsid w:val="00236AE9"/>
    <w:rsid w:val="00236D33"/>
    <w:rsid w:val="00237315"/>
    <w:rsid w:val="00237655"/>
    <w:rsid w:val="00237AC9"/>
    <w:rsid w:val="00237D85"/>
    <w:rsid w:val="00237E3C"/>
    <w:rsid w:val="00240159"/>
    <w:rsid w:val="002407F1"/>
    <w:rsid w:val="00240A71"/>
    <w:rsid w:val="00240DEC"/>
    <w:rsid w:val="00241140"/>
    <w:rsid w:val="002412C6"/>
    <w:rsid w:val="00241464"/>
    <w:rsid w:val="0024187D"/>
    <w:rsid w:val="002423A1"/>
    <w:rsid w:val="00242697"/>
    <w:rsid w:val="00242CE0"/>
    <w:rsid w:val="00242DA0"/>
    <w:rsid w:val="00243040"/>
    <w:rsid w:val="00243256"/>
    <w:rsid w:val="002433D9"/>
    <w:rsid w:val="00243772"/>
    <w:rsid w:val="002447D9"/>
    <w:rsid w:val="00245101"/>
    <w:rsid w:val="00245B8A"/>
    <w:rsid w:val="002463E2"/>
    <w:rsid w:val="00247101"/>
    <w:rsid w:val="00247443"/>
    <w:rsid w:val="00247635"/>
    <w:rsid w:val="00247B01"/>
    <w:rsid w:val="00247CAA"/>
    <w:rsid w:val="00247EED"/>
    <w:rsid w:val="0025032D"/>
    <w:rsid w:val="0025036C"/>
    <w:rsid w:val="0025082C"/>
    <w:rsid w:val="00250994"/>
    <w:rsid w:val="00250B6E"/>
    <w:rsid w:val="0025133F"/>
    <w:rsid w:val="00251654"/>
    <w:rsid w:val="002517E5"/>
    <w:rsid w:val="002519D6"/>
    <w:rsid w:val="00251AC2"/>
    <w:rsid w:val="00251E6E"/>
    <w:rsid w:val="00251F1D"/>
    <w:rsid w:val="00252199"/>
    <w:rsid w:val="00252BA1"/>
    <w:rsid w:val="00253BD4"/>
    <w:rsid w:val="00254E25"/>
    <w:rsid w:val="00255058"/>
    <w:rsid w:val="002558C3"/>
    <w:rsid w:val="00255FE6"/>
    <w:rsid w:val="00256949"/>
    <w:rsid w:val="002574A9"/>
    <w:rsid w:val="00257F41"/>
    <w:rsid w:val="00260056"/>
    <w:rsid w:val="00260265"/>
    <w:rsid w:val="00261145"/>
    <w:rsid w:val="00261344"/>
    <w:rsid w:val="00262032"/>
    <w:rsid w:val="0026211D"/>
    <w:rsid w:val="002621E8"/>
    <w:rsid w:val="0026244E"/>
    <w:rsid w:val="002635F6"/>
    <w:rsid w:val="00264C98"/>
    <w:rsid w:val="00265162"/>
    <w:rsid w:val="00265C11"/>
    <w:rsid w:val="002669F1"/>
    <w:rsid w:val="002670A4"/>
    <w:rsid w:val="00267E6F"/>
    <w:rsid w:val="0027029E"/>
    <w:rsid w:val="00270345"/>
    <w:rsid w:val="00270B5C"/>
    <w:rsid w:val="00270B93"/>
    <w:rsid w:val="00271496"/>
    <w:rsid w:val="0027176F"/>
    <w:rsid w:val="00271CD7"/>
    <w:rsid w:val="00272C58"/>
    <w:rsid w:val="002733B2"/>
    <w:rsid w:val="002746A4"/>
    <w:rsid w:val="00274A03"/>
    <w:rsid w:val="002754E3"/>
    <w:rsid w:val="00275733"/>
    <w:rsid w:val="002762ED"/>
    <w:rsid w:val="0027687C"/>
    <w:rsid w:val="00277A91"/>
    <w:rsid w:val="00277BD8"/>
    <w:rsid w:val="00280096"/>
    <w:rsid w:val="00280753"/>
    <w:rsid w:val="002809AA"/>
    <w:rsid w:val="00281066"/>
    <w:rsid w:val="0028140E"/>
    <w:rsid w:val="002814AD"/>
    <w:rsid w:val="00281506"/>
    <w:rsid w:val="002815E9"/>
    <w:rsid w:val="00281CB7"/>
    <w:rsid w:val="00281DF4"/>
    <w:rsid w:val="00281E0A"/>
    <w:rsid w:val="00281F03"/>
    <w:rsid w:val="0028249A"/>
    <w:rsid w:val="00282F39"/>
    <w:rsid w:val="00283A9B"/>
    <w:rsid w:val="00283CA5"/>
    <w:rsid w:val="0028425F"/>
    <w:rsid w:val="0028550D"/>
    <w:rsid w:val="0028571D"/>
    <w:rsid w:val="002858D3"/>
    <w:rsid w:val="00285931"/>
    <w:rsid w:val="00285B3B"/>
    <w:rsid w:val="00285BC8"/>
    <w:rsid w:val="00285CAF"/>
    <w:rsid w:val="00285CB6"/>
    <w:rsid w:val="00285FE5"/>
    <w:rsid w:val="00286111"/>
    <w:rsid w:val="0028685F"/>
    <w:rsid w:val="00286957"/>
    <w:rsid w:val="00286E28"/>
    <w:rsid w:val="00287ABC"/>
    <w:rsid w:val="002903E9"/>
    <w:rsid w:val="00290F5B"/>
    <w:rsid w:val="00291220"/>
    <w:rsid w:val="002915B9"/>
    <w:rsid w:val="0029163D"/>
    <w:rsid w:val="002917F9"/>
    <w:rsid w:val="00291894"/>
    <w:rsid w:val="00291DB1"/>
    <w:rsid w:val="00291F43"/>
    <w:rsid w:val="002937D2"/>
    <w:rsid w:val="00293B67"/>
    <w:rsid w:val="00293DAE"/>
    <w:rsid w:val="0029417C"/>
    <w:rsid w:val="00294886"/>
    <w:rsid w:val="00294C73"/>
    <w:rsid w:val="00294D76"/>
    <w:rsid w:val="00294FAA"/>
    <w:rsid w:val="0029616C"/>
    <w:rsid w:val="0029656F"/>
    <w:rsid w:val="00296A74"/>
    <w:rsid w:val="002970B8"/>
    <w:rsid w:val="002975AE"/>
    <w:rsid w:val="002977F3"/>
    <w:rsid w:val="00297AFE"/>
    <w:rsid w:val="00297DD8"/>
    <w:rsid w:val="002A0564"/>
    <w:rsid w:val="002A0D01"/>
    <w:rsid w:val="002A0DC7"/>
    <w:rsid w:val="002A1265"/>
    <w:rsid w:val="002A18A4"/>
    <w:rsid w:val="002A1E80"/>
    <w:rsid w:val="002A2BA8"/>
    <w:rsid w:val="002A2EA1"/>
    <w:rsid w:val="002A3ADA"/>
    <w:rsid w:val="002A3FF8"/>
    <w:rsid w:val="002A419E"/>
    <w:rsid w:val="002A41CC"/>
    <w:rsid w:val="002A4892"/>
    <w:rsid w:val="002A4987"/>
    <w:rsid w:val="002A4A67"/>
    <w:rsid w:val="002A4C4F"/>
    <w:rsid w:val="002A5FAA"/>
    <w:rsid w:val="002A67D0"/>
    <w:rsid w:val="002A6A6E"/>
    <w:rsid w:val="002A702E"/>
    <w:rsid w:val="002A7340"/>
    <w:rsid w:val="002B06B5"/>
    <w:rsid w:val="002B08E5"/>
    <w:rsid w:val="002B15D1"/>
    <w:rsid w:val="002B19A3"/>
    <w:rsid w:val="002B20A5"/>
    <w:rsid w:val="002B2D30"/>
    <w:rsid w:val="002B2DF9"/>
    <w:rsid w:val="002B385F"/>
    <w:rsid w:val="002B38FE"/>
    <w:rsid w:val="002B4337"/>
    <w:rsid w:val="002B433E"/>
    <w:rsid w:val="002B472F"/>
    <w:rsid w:val="002B4CE1"/>
    <w:rsid w:val="002B4FF7"/>
    <w:rsid w:val="002B5688"/>
    <w:rsid w:val="002B573A"/>
    <w:rsid w:val="002B58E8"/>
    <w:rsid w:val="002B5A73"/>
    <w:rsid w:val="002B6382"/>
    <w:rsid w:val="002B77B1"/>
    <w:rsid w:val="002B78A9"/>
    <w:rsid w:val="002C0A22"/>
    <w:rsid w:val="002C0C6B"/>
    <w:rsid w:val="002C0E1D"/>
    <w:rsid w:val="002C113D"/>
    <w:rsid w:val="002C157A"/>
    <w:rsid w:val="002C1642"/>
    <w:rsid w:val="002C18CA"/>
    <w:rsid w:val="002C1B62"/>
    <w:rsid w:val="002C1DA8"/>
    <w:rsid w:val="002C20A3"/>
    <w:rsid w:val="002C20BD"/>
    <w:rsid w:val="002C37BC"/>
    <w:rsid w:val="002C39B8"/>
    <w:rsid w:val="002C3F8D"/>
    <w:rsid w:val="002C44CB"/>
    <w:rsid w:val="002C4BB9"/>
    <w:rsid w:val="002C4D00"/>
    <w:rsid w:val="002C5F15"/>
    <w:rsid w:val="002C600D"/>
    <w:rsid w:val="002C6A8D"/>
    <w:rsid w:val="002C6CD2"/>
    <w:rsid w:val="002C7750"/>
    <w:rsid w:val="002C7841"/>
    <w:rsid w:val="002C7E8F"/>
    <w:rsid w:val="002C7FA9"/>
    <w:rsid w:val="002D0170"/>
    <w:rsid w:val="002D15D6"/>
    <w:rsid w:val="002D187C"/>
    <w:rsid w:val="002D3A66"/>
    <w:rsid w:val="002D3ACB"/>
    <w:rsid w:val="002D4075"/>
    <w:rsid w:val="002D45DE"/>
    <w:rsid w:val="002D4843"/>
    <w:rsid w:val="002D4C56"/>
    <w:rsid w:val="002D4E4B"/>
    <w:rsid w:val="002D5757"/>
    <w:rsid w:val="002D6032"/>
    <w:rsid w:val="002D68F5"/>
    <w:rsid w:val="002D6C4A"/>
    <w:rsid w:val="002D6CFB"/>
    <w:rsid w:val="002D6E99"/>
    <w:rsid w:val="002D6FB3"/>
    <w:rsid w:val="002D71BE"/>
    <w:rsid w:val="002D75BB"/>
    <w:rsid w:val="002E021C"/>
    <w:rsid w:val="002E0563"/>
    <w:rsid w:val="002E06DC"/>
    <w:rsid w:val="002E0900"/>
    <w:rsid w:val="002E164A"/>
    <w:rsid w:val="002E27AF"/>
    <w:rsid w:val="002E2E22"/>
    <w:rsid w:val="002E322E"/>
    <w:rsid w:val="002E3475"/>
    <w:rsid w:val="002E3721"/>
    <w:rsid w:val="002E3722"/>
    <w:rsid w:val="002E3791"/>
    <w:rsid w:val="002E44EB"/>
    <w:rsid w:val="002E4AF9"/>
    <w:rsid w:val="002E55F5"/>
    <w:rsid w:val="002E561E"/>
    <w:rsid w:val="002E5715"/>
    <w:rsid w:val="002E5717"/>
    <w:rsid w:val="002F0500"/>
    <w:rsid w:val="002F065E"/>
    <w:rsid w:val="002F07D7"/>
    <w:rsid w:val="002F0F5F"/>
    <w:rsid w:val="002F1262"/>
    <w:rsid w:val="002F13D0"/>
    <w:rsid w:val="002F15C1"/>
    <w:rsid w:val="002F1C05"/>
    <w:rsid w:val="002F1D67"/>
    <w:rsid w:val="002F239F"/>
    <w:rsid w:val="002F287B"/>
    <w:rsid w:val="002F2ABA"/>
    <w:rsid w:val="002F2B58"/>
    <w:rsid w:val="002F2D69"/>
    <w:rsid w:val="002F2ECB"/>
    <w:rsid w:val="002F2EE2"/>
    <w:rsid w:val="002F2FBE"/>
    <w:rsid w:val="002F3BAE"/>
    <w:rsid w:val="002F40A9"/>
    <w:rsid w:val="002F4989"/>
    <w:rsid w:val="002F49C3"/>
    <w:rsid w:val="002F4BFB"/>
    <w:rsid w:val="002F50AF"/>
    <w:rsid w:val="002F51A9"/>
    <w:rsid w:val="002F56B6"/>
    <w:rsid w:val="002F5909"/>
    <w:rsid w:val="002F6997"/>
    <w:rsid w:val="002F72EF"/>
    <w:rsid w:val="002F7A22"/>
    <w:rsid w:val="002F7AA9"/>
    <w:rsid w:val="002F7F26"/>
    <w:rsid w:val="00300286"/>
    <w:rsid w:val="00300B20"/>
    <w:rsid w:val="00300C85"/>
    <w:rsid w:val="0030153E"/>
    <w:rsid w:val="00302F33"/>
    <w:rsid w:val="0030326F"/>
    <w:rsid w:val="00303AC4"/>
    <w:rsid w:val="0030434D"/>
    <w:rsid w:val="0030435D"/>
    <w:rsid w:val="003048E9"/>
    <w:rsid w:val="00304A6C"/>
    <w:rsid w:val="00304F8B"/>
    <w:rsid w:val="003054C8"/>
    <w:rsid w:val="0030675B"/>
    <w:rsid w:val="00306A64"/>
    <w:rsid w:val="00306BEF"/>
    <w:rsid w:val="00306E19"/>
    <w:rsid w:val="003079C5"/>
    <w:rsid w:val="00310045"/>
    <w:rsid w:val="0031098C"/>
    <w:rsid w:val="00310A20"/>
    <w:rsid w:val="00311666"/>
    <w:rsid w:val="003122E1"/>
    <w:rsid w:val="00312906"/>
    <w:rsid w:val="00312970"/>
    <w:rsid w:val="00313966"/>
    <w:rsid w:val="00313B7D"/>
    <w:rsid w:val="003141A7"/>
    <w:rsid w:val="003143F9"/>
    <w:rsid w:val="00314D6D"/>
    <w:rsid w:val="00315518"/>
    <w:rsid w:val="00316055"/>
    <w:rsid w:val="00316446"/>
    <w:rsid w:val="00316807"/>
    <w:rsid w:val="00316867"/>
    <w:rsid w:val="0031694C"/>
    <w:rsid w:val="003174BB"/>
    <w:rsid w:val="00317798"/>
    <w:rsid w:val="00317EAF"/>
    <w:rsid w:val="0032035C"/>
    <w:rsid w:val="00320469"/>
    <w:rsid w:val="0032068D"/>
    <w:rsid w:val="00320709"/>
    <w:rsid w:val="003216A6"/>
    <w:rsid w:val="003229A2"/>
    <w:rsid w:val="00322AF6"/>
    <w:rsid w:val="00322C3A"/>
    <w:rsid w:val="003236DE"/>
    <w:rsid w:val="0032383F"/>
    <w:rsid w:val="0032429D"/>
    <w:rsid w:val="00324AAC"/>
    <w:rsid w:val="00324F4E"/>
    <w:rsid w:val="00325E17"/>
    <w:rsid w:val="00326311"/>
    <w:rsid w:val="00327009"/>
    <w:rsid w:val="00327070"/>
    <w:rsid w:val="0032763C"/>
    <w:rsid w:val="00330320"/>
    <w:rsid w:val="00330844"/>
    <w:rsid w:val="00330916"/>
    <w:rsid w:val="003324D1"/>
    <w:rsid w:val="003329D9"/>
    <w:rsid w:val="00332C39"/>
    <w:rsid w:val="00333A10"/>
    <w:rsid w:val="00334C63"/>
    <w:rsid w:val="003357B8"/>
    <w:rsid w:val="0033730A"/>
    <w:rsid w:val="00341116"/>
    <w:rsid w:val="00341795"/>
    <w:rsid w:val="00341A6B"/>
    <w:rsid w:val="00342472"/>
    <w:rsid w:val="00342CC0"/>
    <w:rsid w:val="003437FC"/>
    <w:rsid w:val="003439AB"/>
    <w:rsid w:val="00343B40"/>
    <w:rsid w:val="00343B88"/>
    <w:rsid w:val="0034410C"/>
    <w:rsid w:val="003444E1"/>
    <w:rsid w:val="0034481B"/>
    <w:rsid w:val="00344F0C"/>
    <w:rsid w:val="00345454"/>
    <w:rsid w:val="00347144"/>
    <w:rsid w:val="00347C1F"/>
    <w:rsid w:val="00350984"/>
    <w:rsid w:val="00350E88"/>
    <w:rsid w:val="0035105C"/>
    <w:rsid w:val="003513CA"/>
    <w:rsid w:val="00352255"/>
    <w:rsid w:val="00352336"/>
    <w:rsid w:val="0035259D"/>
    <w:rsid w:val="00352620"/>
    <w:rsid w:val="003537D4"/>
    <w:rsid w:val="00353B37"/>
    <w:rsid w:val="0035416A"/>
    <w:rsid w:val="0035455E"/>
    <w:rsid w:val="00355753"/>
    <w:rsid w:val="003558C6"/>
    <w:rsid w:val="00355E45"/>
    <w:rsid w:val="003562A9"/>
    <w:rsid w:val="00356A09"/>
    <w:rsid w:val="00356F04"/>
    <w:rsid w:val="0035767C"/>
    <w:rsid w:val="00357A05"/>
    <w:rsid w:val="00360B08"/>
    <w:rsid w:val="00360E97"/>
    <w:rsid w:val="003613FA"/>
    <w:rsid w:val="00361969"/>
    <w:rsid w:val="003624A1"/>
    <w:rsid w:val="003629EA"/>
    <w:rsid w:val="00362A5A"/>
    <w:rsid w:val="00362A8B"/>
    <w:rsid w:val="003632F7"/>
    <w:rsid w:val="00363895"/>
    <w:rsid w:val="00363AE4"/>
    <w:rsid w:val="00364C3E"/>
    <w:rsid w:val="00364D4D"/>
    <w:rsid w:val="003656F6"/>
    <w:rsid w:val="00365C91"/>
    <w:rsid w:val="00365D7C"/>
    <w:rsid w:val="003660F0"/>
    <w:rsid w:val="00366852"/>
    <w:rsid w:val="003669E9"/>
    <w:rsid w:val="00366F47"/>
    <w:rsid w:val="0036706E"/>
    <w:rsid w:val="00367703"/>
    <w:rsid w:val="00370ACE"/>
    <w:rsid w:val="00370C72"/>
    <w:rsid w:val="00372242"/>
    <w:rsid w:val="00372275"/>
    <w:rsid w:val="0037282E"/>
    <w:rsid w:val="003735A2"/>
    <w:rsid w:val="00374623"/>
    <w:rsid w:val="00374ADC"/>
    <w:rsid w:val="00374B6F"/>
    <w:rsid w:val="00375299"/>
    <w:rsid w:val="0037529B"/>
    <w:rsid w:val="0037564F"/>
    <w:rsid w:val="003756FE"/>
    <w:rsid w:val="003757F2"/>
    <w:rsid w:val="0037598F"/>
    <w:rsid w:val="00376402"/>
    <w:rsid w:val="00376481"/>
    <w:rsid w:val="0037655F"/>
    <w:rsid w:val="003766A3"/>
    <w:rsid w:val="0037676B"/>
    <w:rsid w:val="00376F69"/>
    <w:rsid w:val="00380379"/>
    <w:rsid w:val="00380D42"/>
    <w:rsid w:val="003811D4"/>
    <w:rsid w:val="003811E2"/>
    <w:rsid w:val="003816EE"/>
    <w:rsid w:val="003819F0"/>
    <w:rsid w:val="0038267C"/>
    <w:rsid w:val="003826C6"/>
    <w:rsid w:val="00382A38"/>
    <w:rsid w:val="00384506"/>
    <w:rsid w:val="0038496B"/>
    <w:rsid w:val="003854D9"/>
    <w:rsid w:val="00385A48"/>
    <w:rsid w:val="00385E81"/>
    <w:rsid w:val="0038644D"/>
    <w:rsid w:val="0038651E"/>
    <w:rsid w:val="00387C0E"/>
    <w:rsid w:val="003909F4"/>
    <w:rsid w:val="0039136F"/>
    <w:rsid w:val="003918B4"/>
    <w:rsid w:val="00391B8A"/>
    <w:rsid w:val="00391BAF"/>
    <w:rsid w:val="00391D7B"/>
    <w:rsid w:val="00391DAF"/>
    <w:rsid w:val="003920FF"/>
    <w:rsid w:val="00392249"/>
    <w:rsid w:val="003930BB"/>
    <w:rsid w:val="003938E9"/>
    <w:rsid w:val="00393FEB"/>
    <w:rsid w:val="003958CD"/>
    <w:rsid w:val="00395980"/>
    <w:rsid w:val="003964E6"/>
    <w:rsid w:val="00397251"/>
    <w:rsid w:val="0039739D"/>
    <w:rsid w:val="0039744D"/>
    <w:rsid w:val="00397A6F"/>
    <w:rsid w:val="00397B4F"/>
    <w:rsid w:val="00397D1E"/>
    <w:rsid w:val="003A0865"/>
    <w:rsid w:val="003A0981"/>
    <w:rsid w:val="003A0A23"/>
    <w:rsid w:val="003A19FA"/>
    <w:rsid w:val="003A1D4A"/>
    <w:rsid w:val="003A1ECC"/>
    <w:rsid w:val="003A3407"/>
    <w:rsid w:val="003A36B6"/>
    <w:rsid w:val="003A3AAF"/>
    <w:rsid w:val="003A3FDF"/>
    <w:rsid w:val="003A490E"/>
    <w:rsid w:val="003A4A29"/>
    <w:rsid w:val="003A4D87"/>
    <w:rsid w:val="003A4FDD"/>
    <w:rsid w:val="003A561F"/>
    <w:rsid w:val="003A5742"/>
    <w:rsid w:val="003A646E"/>
    <w:rsid w:val="003A675C"/>
    <w:rsid w:val="003A6CA0"/>
    <w:rsid w:val="003A6CCE"/>
    <w:rsid w:val="003A7522"/>
    <w:rsid w:val="003A7B3A"/>
    <w:rsid w:val="003A7EF3"/>
    <w:rsid w:val="003A7F25"/>
    <w:rsid w:val="003B01A1"/>
    <w:rsid w:val="003B050D"/>
    <w:rsid w:val="003B0A5C"/>
    <w:rsid w:val="003B1A76"/>
    <w:rsid w:val="003B2878"/>
    <w:rsid w:val="003B28A1"/>
    <w:rsid w:val="003B2B7E"/>
    <w:rsid w:val="003B33BC"/>
    <w:rsid w:val="003B6B3A"/>
    <w:rsid w:val="003B6CDD"/>
    <w:rsid w:val="003C0157"/>
    <w:rsid w:val="003C079C"/>
    <w:rsid w:val="003C0B80"/>
    <w:rsid w:val="003C110C"/>
    <w:rsid w:val="003C16D3"/>
    <w:rsid w:val="003C1A98"/>
    <w:rsid w:val="003C1CB4"/>
    <w:rsid w:val="003C1D06"/>
    <w:rsid w:val="003C2437"/>
    <w:rsid w:val="003C257E"/>
    <w:rsid w:val="003C3D35"/>
    <w:rsid w:val="003C3E4A"/>
    <w:rsid w:val="003C4628"/>
    <w:rsid w:val="003C4EB0"/>
    <w:rsid w:val="003C5273"/>
    <w:rsid w:val="003C5618"/>
    <w:rsid w:val="003C5892"/>
    <w:rsid w:val="003C5BD3"/>
    <w:rsid w:val="003C6025"/>
    <w:rsid w:val="003C6307"/>
    <w:rsid w:val="003C694D"/>
    <w:rsid w:val="003C6B10"/>
    <w:rsid w:val="003C6D8F"/>
    <w:rsid w:val="003C6E00"/>
    <w:rsid w:val="003C7125"/>
    <w:rsid w:val="003C7233"/>
    <w:rsid w:val="003C73E8"/>
    <w:rsid w:val="003C7E02"/>
    <w:rsid w:val="003D02BD"/>
    <w:rsid w:val="003D048A"/>
    <w:rsid w:val="003D04E2"/>
    <w:rsid w:val="003D1873"/>
    <w:rsid w:val="003D1AFB"/>
    <w:rsid w:val="003D1C8E"/>
    <w:rsid w:val="003D1E18"/>
    <w:rsid w:val="003D294A"/>
    <w:rsid w:val="003D2A4A"/>
    <w:rsid w:val="003D2FFF"/>
    <w:rsid w:val="003D3DE8"/>
    <w:rsid w:val="003D3EF1"/>
    <w:rsid w:val="003D4145"/>
    <w:rsid w:val="003D45A9"/>
    <w:rsid w:val="003D5153"/>
    <w:rsid w:val="003D5B8B"/>
    <w:rsid w:val="003D6543"/>
    <w:rsid w:val="003D6D40"/>
    <w:rsid w:val="003D6E38"/>
    <w:rsid w:val="003D6F59"/>
    <w:rsid w:val="003D7160"/>
    <w:rsid w:val="003D760F"/>
    <w:rsid w:val="003D793F"/>
    <w:rsid w:val="003D7F69"/>
    <w:rsid w:val="003D7F6A"/>
    <w:rsid w:val="003D7FDD"/>
    <w:rsid w:val="003E0EF6"/>
    <w:rsid w:val="003E117C"/>
    <w:rsid w:val="003E1948"/>
    <w:rsid w:val="003E2021"/>
    <w:rsid w:val="003E2119"/>
    <w:rsid w:val="003E2694"/>
    <w:rsid w:val="003E318C"/>
    <w:rsid w:val="003E326D"/>
    <w:rsid w:val="003E348C"/>
    <w:rsid w:val="003E3A82"/>
    <w:rsid w:val="003E3B3D"/>
    <w:rsid w:val="003E3C77"/>
    <w:rsid w:val="003E473A"/>
    <w:rsid w:val="003E476B"/>
    <w:rsid w:val="003E4A48"/>
    <w:rsid w:val="003E50CE"/>
    <w:rsid w:val="003E5386"/>
    <w:rsid w:val="003E5546"/>
    <w:rsid w:val="003E5C23"/>
    <w:rsid w:val="003E6451"/>
    <w:rsid w:val="003E6F22"/>
    <w:rsid w:val="003E7252"/>
    <w:rsid w:val="003E7950"/>
    <w:rsid w:val="003E7F92"/>
    <w:rsid w:val="003F0553"/>
    <w:rsid w:val="003F1554"/>
    <w:rsid w:val="003F19DF"/>
    <w:rsid w:val="003F1D13"/>
    <w:rsid w:val="003F1E0F"/>
    <w:rsid w:val="003F1F84"/>
    <w:rsid w:val="003F2250"/>
    <w:rsid w:val="003F22B5"/>
    <w:rsid w:val="003F2FF1"/>
    <w:rsid w:val="003F37B0"/>
    <w:rsid w:val="003F38C9"/>
    <w:rsid w:val="003F3B79"/>
    <w:rsid w:val="003F422A"/>
    <w:rsid w:val="003F4381"/>
    <w:rsid w:val="003F5324"/>
    <w:rsid w:val="003F58AA"/>
    <w:rsid w:val="003F58F0"/>
    <w:rsid w:val="003F5C4E"/>
    <w:rsid w:val="003F66B6"/>
    <w:rsid w:val="003F6877"/>
    <w:rsid w:val="003F772C"/>
    <w:rsid w:val="003F77C1"/>
    <w:rsid w:val="00400047"/>
    <w:rsid w:val="00400D8A"/>
    <w:rsid w:val="00401C6C"/>
    <w:rsid w:val="00401CB4"/>
    <w:rsid w:val="004022C9"/>
    <w:rsid w:val="004026AB"/>
    <w:rsid w:val="00402AA6"/>
    <w:rsid w:val="00402C3C"/>
    <w:rsid w:val="00402DC9"/>
    <w:rsid w:val="00402F93"/>
    <w:rsid w:val="00403A88"/>
    <w:rsid w:val="00403A91"/>
    <w:rsid w:val="00403B1D"/>
    <w:rsid w:val="00403BA4"/>
    <w:rsid w:val="00403DEB"/>
    <w:rsid w:val="0040415F"/>
    <w:rsid w:val="004047D6"/>
    <w:rsid w:val="0040494C"/>
    <w:rsid w:val="00404A7B"/>
    <w:rsid w:val="00404CE7"/>
    <w:rsid w:val="004059AB"/>
    <w:rsid w:val="00405E79"/>
    <w:rsid w:val="0040704E"/>
    <w:rsid w:val="00410498"/>
    <w:rsid w:val="00411366"/>
    <w:rsid w:val="00411D2D"/>
    <w:rsid w:val="00412973"/>
    <w:rsid w:val="00412F98"/>
    <w:rsid w:val="00412FA2"/>
    <w:rsid w:val="00413A7C"/>
    <w:rsid w:val="004143D4"/>
    <w:rsid w:val="004148F9"/>
    <w:rsid w:val="0041558C"/>
    <w:rsid w:val="00415F6A"/>
    <w:rsid w:val="004168CC"/>
    <w:rsid w:val="00416BF7"/>
    <w:rsid w:val="004170ED"/>
    <w:rsid w:val="00417CF1"/>
    <w:rsid w:val="00417EB0"/>
    <w:rsid w:val="00420753"/>
    <w:rsid w:val="00420EF1"/>
    <w:rsid w:val="00420F86"/>
    <w:rsid w:val="0042120C"/>
    <w:rsid w:val="00421712"/>
    <w:rsid w:val="004219B5"/>
    <w:rsid w:val="00421B8C"/>
    <w:rsid w:val="00421FB4"/>
    <w:rsid w:val="00422052"/>
    <w:rsid w:val="004222EB"/>
    <w:rsid w:val="0042240D"/>
    <w:rsid w:val="00422A1A"/>
    <w:rsid w:val="00422CE2"/>
    <w:rsid w:val="00422EC7"/>
    <w:rsid w:val="0042484E"/>
    <w:rsid w:val="00424C5C"/>
    <w:rsid w:val="00424CD0"/>
    <w:rsid w:val="00424CF4"/>
    <w:rsid w:val="00424DE4"/>
    <w:rsid w:val="00425257"/>
    <w:rsid w:val="00425BA2"/>
    <w:rsid w:val="0042649E"/>
    <w:rsid w:val="00426659"/>
    <w:rsid w:val="00426685"/>
    <w:rsid w:val="00426FA3"/>
    <w:rsid w:val="00427474"/>
    <w:rsid w:val="0042753F"/>
    <w:rsid w:val="00427ACF"/>
    <w:rsid w:val="00427C9D"/>
    <w:rsid w:val="004307E1"/>
    <w:rsid w:val="00430B78"/>
    <w:rsid w:val="00430E3B"/>
    <w:rsid w:val="004318D8"/>
    <w:rsid w:val="0043212F"/>
    <w:rsid w:val="004322C2"/>
    <w:rsid w:val="0043294F"/>
    <w:rsid w:val="00433A3E"/>
    <w:rsid w:val="00433B4C"/>
    <w:rsid w:val="00434169"/>
    <w:rsid w:val="004350E7"/>
    <w:rsid w:val="004355FD"/>
    <w:rsid w:val="00435885"/>
    <w:rsid w:val="00435DE2"/>
    <w:rsid w:val="004367A6"/>
    <w:rsid w:val="00436AAF"/>
    <w:rsid w:val="00437043"/>
    <w:rsid w:val="00437E64"/>
    <w:rsid w:val="00440275"/>
    <w:rsid w:val="00440BA7"/>
    <w:rsid w:val="004416C9"/>
    <w:rsid w:val="004418C3"/>
    <w:rsid w:val="00441B9C"/>
    <w:rsid w:val="00441FF0"/>
    <w:rsid w:val="00442139"/>
    <w:rsid w:val="0044216D"/>
    <w:rsid w:val="004424B5"/>
    <w:rsid w:val="004426C4"/>
    <w:rsid w:val="004434E7"/>
    <w:rsid w:val="00444F67"/>
    <w:rsid w:val="004457F5"/>
    <w:rsid w:val="004462D0"/>
    <w:rsid w:val="00446E82"/>
    <w:rsid w:val="0044711C"/>
    <w:rsid w:val="004479EF"/>
    <w:rsid w:val="00447D15"/>
    <w:rsid w:val="004501AA"/>
    <w:rsid w:val="004501BD"/>
    <w:rsid w:val="004501C0"/>
    <w:rsid w:val="004504FF"/>
    <w:rsid w:val="00450746"/>
    <w:rsid w:val="0045124C"/>
    <w:rsid w:val="004516AE"/>
    <w:rsid w:val="0045199F"/>
    <w:rsid w:val="00451D08"/>
    <w:rsid w:val="00452043"/>
    <w:rsid w:val="00452B74"/>
    <w:rsid w:val="00452D0E"/>
    <w:rsid w:val="004536AB"/>
    <w:rsid w:val="004537B4"/>
    <w:rsid w:val="00454041"/>
    <w:rsid w:val="0045591D"/>
    <w:rsid w:val="00455C94"/>
    <w:rsid w:val="00456124"/>
    <w:rsid w:val="00456755"/>
    <w:rsid w:val="0045685A"/>
    <w:rsid w:val="00456B5D"/>
    <w:rsid w:val="004571DC"/>
    <w:rsid w:val="004572E5"/>
    <w:rsid w:val="00457E13"/>
    <w:rsid w:val="0046002B"/>
    <w:rsid w:val="0046024F"/>
    <w:rsid w:val="0046060B"/>
    <w:rsid w:val="0046092A"/>
    <w:rsid w:val="00460E06"/>
    <w:rsid w:val="004614D2"/>
    <w:rsid w:val="00462096"/>
    <w:rsid w:val="00462887"/>
    <w:rsid w:val="00463467"/>
    <w:rsid w:val="00463821"/>
    <w:rsid w:val="00463E2F"/>
    <w:rsid w:val="004643C1"/>
    <w:rsid w:val="004645F3"/>
    <w:rsid w:val="0046518F"/>
    <w:rsid w:val="00465641"/>
    <w:rsid w:val="00465792"/>
    <w:rsid w:val="0046646F"/>
    <w:rsid w:val="0046701E"/>
    <w:rsid w:val="00467621"/>
    <w:rsid w:val="00467BA2"/>
    <w:rsid w:val="00467FCB"/>
    <w:rsid w:val="00470305"/>
    <w:rsid w:val="00470406"/>
    <w:rsid w:val="004709F4"/>
    <w:rsid w:val="00470E25"/>
    <w:rsid w:val="00470FCD"/>
    <w:rsid w:val="0047171D"/>
    <w:rsid w:val="00471744"/>
    <w:rsid w:val="004731E7"/>
    <w:rsid w:val="00473283"/>
    <w:rsid w:val="004734CA"/>
    <w:rsid w:val="004735DD"/>
    <w:rsid w:val="00473741"/>
    <w:rsid w:val="004739EB"/>
    <w:rsid w:val="0047451A"/>
    <w:rsid w:val="00474704"/>
    <w:rsid w:val="004747EE"/>
    <w:rsid w:val="0047494A"/>
    <w:rsid w:val="0047496E"/>
    <w:rsid w:val="00474D7B"/>
    <w:rsid w:val="004751E7"/>
    <w:rsid w:val="004756A9"/>
    <w:rsid w:val="0047595D"/>
    <w:rsid w:val="00475D59"/>
    <w:rsid w:val="00475DCE"/>
    <w:rsid w:val="004762A9"/>
    <w:rsid w:val="004762CF"/>
    <w:rsid w:val="004769A1"/>
    <w:rsid w:val="00477279"/>
    <w:rsid w:val="004774C0"/>
    <w:rsid w:val="0047792B"/>
    <w:rsid w:val="00477D1C"/>
    <w:rsid w:val="00480A60"/>
    <w:rsid w:val="00480E43"/>
    <w:rsid w:val="004823D4"/>
    <w:rsid w:val="00482E5B"/>
    <w:rsid w:val="00483246"/>
    <w:rsid w:val="004839CE"/>
    <w:rsid w:val="0048406B"/>
    <w:rsid w:val="0048417E"/>
    <w:rsid w:val="00484374"/>
    <w:rsid w:val="00484E7F"/>
    <w:rsid w:val="00485BDB"/>
    <w:rsid w:val="00485C0E"/>
    <w:rsid w:val="00485CFA"/>
    <w:rsid w:val="00486BF0"/>
    <w:rsid w:val="00486C73"/>
    <w:rsid w:val="00486FC6"/>
    <w:rsid w:val="004872FE"/>
    <w:rsid w:val="00487555"/>
    <w:rsid w:val="0048762F"/>
    <w:rsid w:val="00487C40"/>
    <w:rsid w:val="00487C4F"/>
    <w:rsid w:val="00490421"/>
    <w:rsid w:val="0049074F"/>
    <w:rsid w:val="004914C2"/>
    <w:rsid w:val="00491F67"/>
    <w:rsid w:val="00491FED"/>
    <w:rsid w:val="0049214B"/>
    <w:rsid w:val="004923FE"/>
    <w:rsid w:val="004938A6"/>
    <w:rsid w:val="00493B33"/>
    <w:rsid w:val="00495E74"/>
    <w:rsid w:val="004964FB"/>
    <w:rsid w:val="004971B4"/>
    <w:rsid w:val="0049790F"/>
    <w:rsid w:val="00497BBF"/>
    <w:rsid w:val="00497CF1"/>
    <w:rsid w:val="004A0245"/>
    <w:rsid w:val="004A0EFC"/>
    <w:rsid w:val="004A0FB0"/>
    <w:rsid w:val="004A1378"/>
    <w:rsid w:val="004A1622"/>
    <w:rsid w:val="004A2120"/>
    <w:rsid w:val="004A2B1A"/>
    <w:rsid w:val="004A308D"/>
    <w:rsid w:val="004A30D5"/>
    <w:rsid w:val="004A31D6"/>
    <w:rsid w:val="004A320B"/>
    <w:rsid w:val="004A353E"/>
    <w:rsid w:val="004A35D0"/>
    <w:rsid w:val="004A4018"/>
    <w:rsid w:val="004A434B"/>
    <w:rsid w:val="004A4671"/>
    <w:rsid w:val="004A4F15"/>
    <w:rsid w:val="004A559C"/>
    <w:rsid w:val="004A5606"/>
    <w:rsid w:val="004A5705"/>
    <w:rsid w:val="004A67FD"/>
    <w:rsid w:val="004B04F1"/>
    <w:rsid w:val="004B0627"/>
    <w:rsid w:val="004B0C79"/>
    <w:rsid w:val="004B189B"/>
    <w:rsid w:val="004B1E97"/>
    <w:rsid w:val="004B2171"/>
    <w:rsid w:val="004B22CD"/>
    <w:rsid w:val="004B28F1"/>
    <w:rsid w:val="004B333E"/>
    <w:rsid w:val="004B414C"/>
    <w:rsid w:val="004B42E5"/>
    <w:rsid w:val="004B447E"/>
    <w:rsid w:val="004B44CD"/>
    <w:rsid w:val="004B4B23"/>
    <w:rsid w:val="004B5686"/>
    <w:rsid w:val="004B5C71"/>
    <w:rsid w:val="004B5C78"/>
    <w:rsid w:val="004B6179"/>
    <w:rsid w:val="004B643B"/>
    <w:rsid w:val="004B652B"/>
    <w:rsid w:val="004B6D50"/>
    <w:rsid w:val="004B74C3"/>
    <w:rsid w:val="004B7FB9"/>
    <w:rsid w:val="004C128F"/>
    <w:rsid w:val="004C2521"/>
    <w:rsid w:val="004C29DB"/>
    <w:rsid w:val="004C2B5F"/>
    <w:rsid w:val="004C2CA5"/>
    <w:rsid w:val="004C2F61"/>
    <w:rsid w:val="004C3056"/>
    <w:rsid w:val="004C31C4"/>
    <w:rsid w:val="004C32DB"/>
    <w:rsid w:val="004C3561"/>
    <w:rsid w:val="004C4046"/>
    <w:rsid w:val="004C4B6E"/>
    <w:rsid w:val="004C4C94"/>
    <w:rsid w:val="004C5B9E"/>
    <w:rsid w:val="004C5BB6"/>
    <w:rsid w:val="004C5C62"/>
    <w:rsid w:val="004C5D7A"/>
    <w:rsid w:val="004C647F"/>
    <w:rsid w:val="004C66CF"/>
    <w:rsid w:val="004C68C5"/>
    <w:rsid w:val="004C73A9"/>
    <w:rsid w:val="004C766A"/>
    <w:rsid w:val="004C76D8"/>
    <w:rsid w:val="004C7D84"/>
    <w:rsid w:val="004C7DB7"/>
    <w:rsid w:val="004D0E30"/>
    <w:rsid w:val="004D14C7"/>
    <w:rsid w:val="004D170E"/>
    <w:rsid w:val="004D25D9"/>
    <w:rsid w:val="004D2A11"/>
    <w:rsid w:val="004D2DBE"/>
    <w:rsid w:val="004D33F2"/>
    <w:rsid w:val="004D369E"/>
    <w:rsid w:val="004D3DAF"/>
    <w:rsid w:val="004D4BA6"/>
    <w:rsid w:val="004D4F17"/>
    <w:rsid w:val="004D4F80"/>
    <w:rsid w:val="004D5309"/>
    <w:rsid w:val="004D59F8"/>
    <w:rsid w:val="004D5B24"/>
    <w:rsid w:val="004D5CD7"/>
    <w:rsid w:val="004D5E6F"/>
    <w:rsid w:val="004D5EE5"/>
    <w:rsid w:val="004D689E"/>
    <w:rsid w:val="004D69BB"/>
    <w:rsid w:val="004D6B99"/>
    <w:rsid w:val="004D76B8"/>
    <w:rsid w:val="004D79A8"/>
    <w:rsid w:val="004D7CA3"/>
    <w:rsid w:val="004D7E12"/>
    <w:rsid w:val="004E01A4"/>
    <w:rsid w:val="004E0433"/>
    <w:rsid w:val="004E0DA5"/>
    <w:rsid w:val="004E105A"/>
    <w:rsid w:val="004E1446"/>
    <w:rsid w:val="004E1994"/>
    <w:rsid w:val="004E207F"/>
    <w:rsid w:val="004E22D6"/>
    <w:rsid w:val="004E2936"/>
    <w:rsid w:val="004E2B83"/>
    <w:rsid w:val="004E2ECE"/>
    <w:rsid w:val="004E349B"/>
    <w:rsid w:val="004E38A1"/>
    <w:rsid w:val="004E3B69"/>
    <w:rsid w:val="004E3D12"/>
    <w:rsid w:val="004E45B3"/>
    <w:rsid w:val="004E4E55"/>
    <w:rsid w:val="004E4FDF"/>
    <w:rsid w:val="004E5749"/>
    <w:rsid w:val="004E58B2"/>
    <w:rsid w:val="004E6744"/>
    <w:rsid w:val="004E6995"/>
    <w:rsid w:val="004E70F1"/>
    <w:rsid w:val="004E7597"/>
    <w:rsid w:val="004E75EE"/>
    <w:rsid w:val="004E76C3"/>
    <w:rsid w:val="004E7E21"/>
    <w:rsid w:val="004F0417"/>
    <w:rsid w:val="004F09F8"/>
    <w:rsid w:val="004F13BF"/>
    <w:rsid w:val="004F192A"/>
    <w:rsid w:val="004F22BA"/>
    <w:rsid w:val="004F314E"/>
    <w:rsid w:val="004F429A"/>
    <w:rsid w:val="004F43CD"/>
    <w:rsid w:val="004F43D5"/>
    <w:rsid w:val="004F47C1"/>
    <w:rsid w:val="004F484B"/>
    <w:rsid w:val="004F49A8"/>
    <w:rsid w:val="004F574B"/>
    <w:rsid w:val="004F5C28"/>
    <w:rsid w:val="004F5DB7"/>
    <w:rsid w:val="004F5E42"/>
    <w:rsid w:val="004F6197"/>
    <w:rsid w:val="004F65F5"/>
    <w:rsid w:val="004F66E7"/>
    <w:rsid w:val="004F7746"/>
    <w:rsid w:val="004F793B"/>
    <w:rsid w:val="004F796A"/>
    <w:rsid w:val="005003F7"/>
    <w:rsid w:val="00500727"/>
    <w:rsid w:val="00501ADC"/>
    <w:rsid w:val="00501C09"/>
    <w:rsid w:val="00501C4A"/>
    <w:rsid w:val="00502411"/>
    <w:rsid w:val="0050257D"/>
    <w:rsid w:val="00504327"/>
    <w:rsid w:val="00504CE2"/>
    <w:rsid w:val="00505347"/>
    <w:rsid w:val="005053C2"/>
    <w:rsid w:val="00505B71"/>
    <w:rsid w:val="005060DD"/>
    <w:rsid w:val="005067EB"/>
    <w:rsid w:val="00506ED7"/>
    <w:rsid w:val="0050742B"/>
    <w:rsid w:val="005076F6"/>
    <w:rsid w:val="00507E4C"/>
    <w:rsid w:val="00511D5A"/>
    <w:rsid w:val="00511E94"/>
    <w:rsid w:val="005123E7"/>
    <w:rsid w:val="00512C3F"/>
    <w:rsid w:val="00512F9F"/>
    <w:rsid w:val="00513230"/>
    <w:rsid w:val="00513F9F"/>
    <w:rsid w:val="00514203"/>
    <w:rsid w:val="005145A2"/>
    <w:rsid w:val="005148B8"/>
    <w:rsid w:val="0051490D"/>
    <w:rsid w:val="00514979"/>
    <w:rsid w:val="005153EB"/>
    <w:rsid w:val="00515E0F"/>
    <w:rsid w:val="0052020C"/>
    <w:rsid w:val="00520951"/>
    <w:rsid w:val="005229A8"/>
    <w:rsid w:val="0052332F"/>
    <w:rsid w:val="005235EE"/>
    <w:rsid w:val="00523AEC"/>
    <w:rsid w:val="00523DCA"/>
    <w:rsid w:val="005241A2"/>
    <w:rsid w:val="0052483F"/>
    <w:rsid w:val="00526259"/>
    <w:rsid w:val="00526A74"/>
    <w:rsid w:val="00526B7D"/>
    <w:rsid w:val="00526B8A"/>
    <w:rsid w:val="005272DB"/>
    <w:rsid w:val="00527EC9"/>
    <w:rsid w:val="00530797"/>
    <w:rsid w:val="005307CA"/>
    <w:rsid w:val="005307F2"/>
    <w:rsid w:val="00530E51"/>
    <w:rsid w:val="00530FFB"/>
    <w:rsid w:val="00532095"/>
    <w:rsid w:val="005321CB"/>
    <w:rsid w:val="005321EF"/>
    <w:rsid w:val="0053267D"/>
    <w:rsid w:val="00532F85"/>
    <w:rsid w:val="00533390"/>
    <w:rsid w:val="005344E6"/>
    <w:rsid w:val="005352F7"/>
    <w:rsid w:val="0053531F"/>
    <w:rsid w:val="00535364"/>
    <w:rsid w:val="0053590F"/>
    <w:rsid w:val="00535AF9"/>
    <w:rsid w:val="00535D2F"/>
    <w:rsid w:val="00536100"/>
    <w:rsid w:val="00536361"/>
    <w:rsid w:val="0053662F"/>
    <w:rsid w:val="0053680E"/>
    <w:rsid w:val="00536890"/>
    <w:rsid w:val="005368F3"/>
    <w:rsid w:val="00536B09"/>
    <w:rsid w:val="00537025"/>
    <w:rsid w:val="00537368"/>
    <w:rsid w:val="005400FC"/>
    <w:rsid w:val="00540F30"/>
    <w:rsid w:val="005414B0"/>
    <w:rsid w:val="00541732"/>
    <w:rsid w:val="0054221C"/>
    <w:rsid w:val="0054272A"/>
    <w:rsid w:val="0054569E"/>
    <w:rsid w:val="00545FD9"/>
    <w:rsid w:val="005460F6"/>
    <w:rsid w:val="005464B7"/>
    <w:rsid w:val="0054655E"/>
    <w:rsid w:val="005468BA"/>
    <w:rsid w:val="00546ECC"/>
    <w:rsid w:val="00546ED3"/>
    <w:rsid w:val="00547248"/>
    <w:rsid w:val="00547897"/>
    <w:rsid w:val="005479C8"/>
    <w:rsid w:val="0055067B"/>
    <w:rsid w:val="00550AED"/>
    <w:rsid w:val="00550EB8"/>
    <w:rsid w:val="00552504"/>
    <w:rsid w:val="005532C5"/>
    <w:rsid w:val="00553C1E"/>
    <w:rsid w:val="0055402C"/>
    <w:rsid w:val="0055408D"/>
    <w:rsid w:val="0055408E"/>
    <w:rsid w:val="0055445A"/>
    <w:rsid w:val="00554A87"/>
    <w:rsid w:val="00555339"/>
    <w:rsid w:val="00555911"/>
    <w:rsid w:val="0055594D"/>
    <w:rsid w:val="00555D9B"/>
    <w:rsid w:val="00555E91"/>
    <w:rsid w:val="00557302"/>
    <w:rsid w:val="00560B03"/>
    <w:rsid w:val="00560F45"/>
    <w:rsid w:val="005611FB"/>
    <w:rsid w:val="00561512"/>
    <w:rsid w:val="0056152F"/>
    <w:rsid w:val="00561E5F"/>
    <w:rsid w:val="00561EB2"/>
    <w:rsid w:val="0056210D"/>
    <w:rsid w:val="00562573"/>
    <w:rsid w:val="00562E53"/>
    <w:rsid w:val="00563246"/>
    <w:rsid w:val="005634D1"/>
    <w:rsid w:val="00563BC5"/>
    <w:rsid w:val="00564051"/>
    <w:rsid w:val="00564069"/>
    <w:rsid w:val="00564346"/>
    <w:rsid w:val="00564762"/>
    <w:rsid w:val="00565B82"/>
    <w:rsid w:val="00565D09"/>
    <w:rsid w:val="0056600E"/>
    <w:rsid w:val="005670CA"/>
    <w:rsid w:val="005671E6"/>
    <w:rsid w:val="005673AF"/>
    <w:rsid w:val="005675CA"/>
    <w:rsid w:val="00567BF2"/>
    <w:rsid w:val="00567DA9"/>
    <w:rsid w:val="00567FB4"/>
    <w:rsid w:val="0057036C"/>
    <w:rsid w:val="00570544"/>
    <w:rsid w:val="0057100C"/>
    <w:rsid w:val="0057104F"/>
    <w:rsid w:val="0057136A"/>
    <w:rsid w:val="005716FA"/>
    <w:rsid w:val="00571B22"/>
    <w:rsid w:val="005720F1"/>
    <w:rsid w:val="005726E1"/>
    <w:rsid w:val="0057436F"/>
    <w:rsid w:val="00574FD7"/>
    <w:rsid w:val="00575075"/>
    <w:rsid w:val="005751CD"/>
    <w:rsid w:val="005751EE"/>
    <w:rsid w:val="00575850"/>
    <w:rsid w:val="00575FCF"/>
    <w:rsid w:val="00577170"/>
    <w:rsid w:val="0058008F"/>
    <w:rsid w:val="00580BB9"/>
    <w:rsid w:val="0058136F"/>
    <w:rsid w:val="0058149D"/>
    <w:rsid w:val="00581993"/>
    <w:rsid w:val="00582A40"/>
    <w:rsid w:val="00582B4F"/>
    <w:rsid w:val="005838CF"/>
    <w:rsid w:val="00583991"/>
    <w:rsid w:val="00583B5A"/>
    <w:rsid w:val="00583BE0"/>
    <w:rsid w:val="00583DF3"/>
    <w:rsid w:val="00583FEB"/>
    <w:rsid w:val="005846D2"/>
    <w:rsid w:val="005847C2"/>
    <w:rsid w:val="00584ABE"/>
    <w:rsid w:val="00585880"/>
    <w:rsid w:val="00585A4F"/>
    <w:rsid w:val="005875FB"/>
    <w:rsid w:val="005901AC"/>
    <w:rsid w:val="00590946"/>
    <w:rsid w:val="00590A53"/>
    <w:rsid w:val="00591002"/>
    <w:rsid w:val="00591590"/>
    <w:rsid w:val="00591FAF"/>
    <w:rsid w:val="005921F1"/>
    <w:rsid w:val="00592210"/>
    <w:rsid w:val="00593031"/>
    <w:rsid w:val="005932E5"/>
    <w:rsid w:val="005937C0"/>
    <w:rsid w:val="00593A62"/>
    <w:rsid w:val="00593CD4"/>
    <w:rsid w:val="00593EF6"/>
    <w:rsid w:val="005942C6"/>
    <w:rsid w:val="00594883"/>
    <w:rsid w:val="005959E0"/>
    <w:rsid w:val="00595AC1"/>
    <w:rsid w:val="00595CAA"/>
    <w:rsid w:val="00595D69"/>
    <w:rsid w:val="00595F5B"/>
    <w:rsid w:val="0059602A"/>
    <w:rsid w:val="00596E4B"/>
    <w:rsid w:val="0059736E"/>
    <w:rsid w:val="005A26E2"/>
    <w:rsid w:val="005A2BB5"/>
    <w:rsid w:val="005A2CBD"/>
    <w:rsid w:val="005A36BF"/>
    <w:rsid w:val="005A3865"/>
    <w:rsid w:val="005A41FC"/>
    <w:rsid w:val="005A5606"/>
    <w:rsid w:val="005A5747"/>
    <w:rsid w:val="005A5F67"/>
    <w:rsid w:val="005A6C6B"/>
    <w:rsid w:val="005A6F35"/>
    <w:rsid w:val="005A6F68"/>
    <w:rsid w:val="005A7191"/>
    <w:rsid w:val="005A7290"/>
    <w:rsid w:val="005A731C"/>
    <w:rsid w:val="005A77DB"/>
    <w:rsid w:val="005A79CD"/>
    <w:rsid w:val="005A7BC2"/>
    <w:rsid w:val="005B0093"/>
    <w:rsid w:val="005B07DA"/>
    <w:rsid w:val="005B1211"/>
    <w:rsid w:val="005B125C"/>
    <w:rsid w:val="005B1CF5"/>
    <w:rsid w:val="005B1D95"/>
    <w:rsid w:val="005B1EFE"/>
    <w:rsid w:val="005B27B6"/>
    <w:rsid w:val="005B30F6"/>
    <w:rsid w:val="005B31D8"/>
    <w:rsid w:val="005B35EF"/>
    <w:rsid w:val="005B39AF"/>
    <w:rsid w:val="005B3B12"/>
    <w:rsid w:val="005B3F9A"/>
    <w:rsid w:val="005B4894"/>
    <w:rsid w:val="005B4B9E"/>
    <w:rsid w:val="005B4DA6"/>
    <w:rsid w:val="005B4E5B"/>
    <w:rsid w:val="005B4F1B"/>
    <w:rsid w:val="005B5066"/>
    <w:rsid w:val="005B50EE"/>
    <w:rsid w:val="005B53B6"/>
    <w:rsid w:val="005B57B0"/>
    <w:rsid w:val="005B5997"/>
    <w:rsid w:val="005B5EBF"/>
    <w:rsid w:val="005B629D"/>
    <w:rsid w:val="005B72A1"/>
    <w:rsid w:val="005B7935"/>
    <w:rsid w:val="005B7BD7"/>
    <w:rsid w:val="005B7D16"/>
    <w:rsid w:val="005C0690"/>
    <w:rsid w:val="005C097B"/>
    <w:rsid w:val="005C0D40"/>
    <w:rsid w:val="005C117C"/>
    <w:rsid w:val="005C13A7"/>
    <w:rsid w:val="005C18C0"/>
    <w:rsid w:val="005C18FE"/>
    <w:rsid w:val="005C1C23"/>
    <w:rsid w:val="005C22AE"/>
    <w:rsid w:val="005C3060"/>
    <w:rsid w:val="005C36F7"/>
    <w:rsid w:val="005C3863"/>
    <w:rsid w:val="005C3CE7"/>
    <w:rsid w:val="005C4345"/>
    <w:rsid w:val="005C4549"/>
    <w:rsid w:val="005C4B5C"/>
    <w:rsid w:val="005C549E"/>
    <w:rsid w:val="005C5688"/>
    <w:rsid w:val="005C595F"/>
    <w:rsid w:val="005C614E"/>
    <w:rsid w:val="005C6686"/>
    <w:rsid w:val="005C6C61"/>
    <w:rsid w:val="005C76A2"/>
    <w:rsid w:val="005C788A"/>
    <w:rsid w:val="005D00EF"/>
    <w:rsid w:val="005D0661"/>
    <w:rsid w:val="005D0EBC"/>
    <w:rsid w:val="005D1DBC"/>
    <w:rsid w:val="005D2DF3"/>
    <w:rsid w:val="005D2E74"/>
    <w:rsid w:val="005D31C2"/>
    <w:rsid w:val="005D3449"/>
    <w:rsid w:val="005D4CA8"/>
    <w:rsid w:val="005D4EFC"/>
    <w:rsid w:val="005D50E8"/>
    <w:rsid w:val="005D52AF"/>
    <w:rsid w:val="005D58D1"/>
    <w:rsid w:val="005D6E66"/>
    <w:rsid w:val="005D7280"/>
    <w:rsid w:val="005D7473"/>
    <w:rsid w:val="005D7540"/>
    <w:rsid w:val="005D769E"/>
    <w:rsid w:val="005E0F9A"/>
    <w:rsid w:val="005E160A"/>
    <w:rsid w:val="005E1B45"/>
    <w:rsid w:val="005E24CD"/>
    <w:rsid w:val="005E2591"/>
    <w:rsid w:val="005E29FF"/>
    <w:rsid w:val="005E2CC5"/>
    <w:rsid w:val="005E3321"/>
    <w:rsid w:val="005E34E3"/>
    <w:rsid w:val="005E3895"/>
    <w:rsid w:val="005E3A05"/>
    <w:rsid w:val="005E3C84"/>
    <w:rsid w:val="005E4A83"/>
    <w:rsid w:val="005E5291"/>
    <w:rsid w:val="005E5486"/>
    <w:rsid w:val="005E5728"/>
    <w:rsid w:val="005E60D1"/>
    <w:rsid w:val="005E6456"/>
    <w:rsid w:val="005E68F3"/>
    <w:rsid w:val="005E6979"/>
    <w:rsid w:val="005E77AA"/>
    <w:rsid w:val="005E7C74"/>
    <w:rsid w:val="005F06C2"/>
    <w:rsid w:val="005F11F2"/>
    <w:rsid w:val="005F1D51"/>
    <w:rsid w:val="005F248C"/>
    <w:rsid w:val="005F2EA9"/>
    <w:rsid w:val="005F31A3"/>
    <w:rsid w:val="005F3368"/>
    <w:rsid w:val="005F35F2"/>
    <w:rsid w:val="005F35F7"/>
    <w:rsid w:val="005F3644"/>
    <w:rsid w:val="005F4FF6"/>
    <w:rsid w:val="005F69EF"/>
    <w:rsid w:val="005F7F66"/>
    <w:rsid w:val="00600CC8"/>
    <w:rsid w:val="00600FCC"/>
    <w:rsid w:val="00601845"/>
    <w:rsid w:val="00601850"/>
    <w:rsid w:val="006025FF"/>
    <w:rsid w:val="0060281A"/>
    <w:rsid w:val="00602FF6"/>
    <w:rsid w:val="00604C6B"/>
    <w:rsid w:val="00604E22"/>
    <w:rsid w:val="006051CA"/>
    <w:rsid w:val="00605CFF"/>
    <w:rsid w:val="0060707B"/>
    <w:rsid w:val="00607247"/>
    <w:rsid w:val="00610901"/>
    <w:rsid w:val="006109C8"/>
    <w:rsid w:val="00610B0F"/>
    <w:rsid w:val="00610FC4"/>
    <w:rsid w:val="006114F0"/>
    <w:rsid w:val="00611D6B"/>
    <w:rsid w:val="0061243D"/>
    <w:rsid w:val="00612783"/>
    <w:rsid w:val="006129ED"/>
    <w:rsid w:val="00612D0E"/>
    <w:rsid w:val="006130FE"/>
    <w:rsid w:val="006131CC"/>
    <w:rsid w:val="0061442C"/>
    <w:rsid w:val="006148F4"/>
    <w:rsid w:val="00614A95"/>
    <w:rsid w:val="00614F68"/>
    <w:rsid w:val="00615B33"/>
    <w:rsid w:val="00615B43"/>
    <w:rsid w:val="00616800"/>
    <w:rsid w:val="006168EF"/>
    <w:rsid w:val="00617014"/>
    <w:rsid w:val="00617269"/>
    <w:rsid w:val="0062124B"/>
    <w:rsid w:val="00621439"/>
    <w:rsid w:val="00621BAC"/>
    <w:rsid w:val="00621C6A"/>
    <w:rsid w:val="00621E70"/>
    <w:rsid w:val="00622750"/>
    <w:rsid w:val="00623586"/>
    <w:rsid w:val="00623C6D"/>
    <w:rsid w:val="006240C1"/>
    <w:rsid w:val="006241C1"/>
    <w:rsid w:val="00624253"/>
    <w:rsid w:val="0062430B"/>
    <w:rsid w:val="00624448"/>
    <w:rsid w:val="00624C72"/>
    <w:rsid w:val="00624DEF"/>
    <w:rsid w:val="00625145"/>
    <w:rsid w:val="00625689"/>
    <w:rsid w:val="00625FB8"/>
    <w:rsid w:val="006267AC"/>
    <w:rsid w:val="006269A4"/>
    <w:rsid w:val="00626C37"/>
    <w:rsid w:val="00626CEF"/>
    <w:rsid w:val="00626E61"/>
    <w:rsid w:val="00630147"/>
    <w:rsid w:val="006309B2"/>
    <w:rsid w:val="00630B4A"/>
    <w:rsid w:val="00630D2A"/>
    <w:rsid w:val="00631D22"/>
    <w:rsid w:val="00631E7B"/>
    <w:rsid w:val="006327A8"/>
    <w:rsid w:val="0063316A"/>
    <w:rsid w:val="0063379F"/>
    <w:rsid w:val="006338A9"/>
    <w:rsid w:val="00633B27"/>
    <w:rsid w:val="006340C6"/>
    <w:rsid w:val="00634B08"/>
    <w:rsid w:val="00634E17"/>
    <w:rsid w:val="00635234"/>
    <w:rsid w:val="00635236"/>
    <w:rsid w:val="006363D4"/>
    <w:rsid w:val="00636D00"/>
    <w:rsid w:val="00636E07"/>
    <w:rsid w:val="006370F4"/>
    <w:rsid w:val="006372C8"/>
    <w:rsid w:val="00637932"/>
    <w:rsid w:val="00637C57"/>
    <w:rsid w:val="0064047E"/>
    <w:rsid w:val="0064070A"/>
    <w:rsid w:val="00640947"/>
    <w:rsid w:val="0064110E"/>
    <w:rsid w:val="006414FE"/>
    <w:rsid w:val="00641663"/>
    <w:rsid w:val="00641CA1"/>
    <w:rsid w:val="00641DDF"/>
    <w:rsid w:val="006425A3"/>
    <w:rsid w:val="006433CB"/>
    <w:rsid w:val="006439BA"/>
    <w:rsid w:val="00644473"/>
    <w:rsid w:val="00645E59"/>
    <w:rsid w:val="00645FA1"/>
    <w:rsid w:val="0064602D"/>
    <w:rsid w:val="006474F0"/>
    <w:rsid w:val="00647CD8"/>
    <w:rsid w:val="0065146D"/>
    <w:rsid w:val="006515B5"/>
    <w:rsid w:val="00651E35"/>
    <w:rsid w:val="00651E3E"/>
    <w:rsid w:val="00652375"/>
    <w:rsid w:val="00652B6E"/>
    <w:rsid w:val="00652D68"/>
    <w:rsid w:val="006531AE"/>
    <w:rsid w:val="00653349"/>
    <w:rsid w:val="00653352"/>
    <w:rsid w:val="006537A0"/>
    <w:rsid w:val="00653D81"/>
    <w:rsid w:val="00655316"/>
    <w:rsid w:val="0065539B"/>
    <w:rsid w:val="006553C2"/>
    <w:rsid w:val="00655B0E"/>
    <w:rsid w:val="00655C43"/>
    <w:rsid w:val="006560B4"/>
    <w:rsid w:val="006562B4"/>
    <w:rsid w:val="00656CC5"/>
    <w:rsid w:val="00656D94"/>
    <w:rsid w:val="00657241"/>
    <w:rsid w:val="006572EA"/>
    <w:rsid w:val="0065770A"/>
    <w:rsid w:val="00657F9C"/>
    <w:rsid w:val="006602E6"/>
    <w:rsid w:val="00660410"/>
    <w:rsid w:val="00660532"/>
    <w:rsid w:val="00660CAF"/>
    <w:rsid w:val="006615F9"/>
    <w:rsid w:val="00661DE6"/>
    <w:rsid w:val="00662E66"/>
    <w:rsid w:val="00663152"/>
    <w:rsid w:val="006632F9"/>
    <w:rsid w:val="00663AD4"/>
    <w:rsid w:val="00663E81"/>
    <w:rsid w:val="00664240"/>
    <w:rsid w:val="00664750"/>
    <w:rsid w:val="00665B19"/>
    <w:rsid w:val="00665C2B"/>
    <w:rsid w:val="006662EB"/>
    <w:rsid w:val="006662FB"/>
    <w:rsid w:val="006663EA"/>
    <w:rsid w:val="00666667"/>
    <w:rsid w:val="00666887"/>
    <w:rsid w:val="00666A53"/>
    <w:rsid w:val="006675AF"/>
    <w:rsid w:val="00670C47"/>
    <w:rsid w:val="0067147C"/>
    <w:rsid w:val="00671DD0"/>
    <w:rsid w:val="00672279"/>
    <w:rsid w:val="00672C2E"/>
    <w:rsid w:val="00672F8A"/>
    <w:rsid w:val="00673923"/>
    <w:rsid w:val="006745EC"/>
    <w:rsid w:val="00674D11"/>
    <w:rsid w:val="00674F35"/>
    <w:rsid w:val="006757F7"/>
    <w:rsid w:val="00675C36"/>
    <w:rsid w:val="00675D5D"/>
    <w:rsid w:val="0067613E"/>
    <w:rsid w:val="00676735"/>
    <w:rsid w:val="00676A8A"/>
    <w:rsid w:val="00676F08"/>
    <w:rsid w:val="006771F2"/>
    <w:rsid w:val="00677303"/>
    <w:rsid w:val="00677D4D"/>
    <w:rsid w:val="006803DA"/>
    <w:rsid w:val="006806C9"/>
    <w:rsid w:val="00680719"/>
    <w:rsid w:val="0068136D"/>
    <w:rsid w:val="00681566"/>
    <w:rsid w:val="00681614"/>
    <w:rsid w:val="006816EB"/>
    <w:rsid w:val="006817DD"/>
    <w:rsid w:val="006825B1"/>
    <w:rsid w:val="00682A5C"/>
    <w:rsid w:val="006835BB"/>
    <w:rsid w:val="0068455E"/>
    <w:rsid w:val="00684824"/>
    <w:rsid w:val="00684A9E"/>
    <w:rsid w:val="0068561E"/>
    <w:rsid w:val="006856EA"/>
    <w:rsid w:val="00685A44"/>
    <w:rsid w:val="00687773"/>
    <w:rsid w:val="00687E41"/>
    <w:rsid w:val="00690A0A"/>
    <w:rsid w:val="00690AF0"/>
    <w:rsid w:val="00690D2D"/>
    <w:rsid w:val="00691108"/>
    <w:rsid w:val="00691384"/>
    <w:rsid w:val="00692872"/>
    <w:rsid w:val="00692899"/>
    <w:rsid w:val="00693842"/>
    <w:rsid w:val="0069385F"/>
    <w:rsid w:val="006943A0"/>
    <w:rsid w:val="006945C6"/>
    <w:rsid w:val="0069505A"/>
    <w:rsid w:val="00695A46"/>
    <w:rsid w:val="00695FE4"/>
    <w:rsid w:val="006968FD"/>
    <w:rsid w:val="00697576"/>
    <w:rsid w:val="0069770B"/>
    <w:rsid w:val="0069771B"/>
    <w:rsid w:val="00697D70"/>
    <w:rsid w:val="006A0BBE"/>
    <w:rsid w:val="006A1583"/>
    <w:rsid w:val="006A1A0E"/>
    <w:rsid w:val="006A2921"/>
    <w:rsid w:val="006A3096"/>
    <w:rsid w:val="006A3474"/>
    <w:rsid w:val="006A399E"/>
    <w:rsid w:val="006A3B3E"/>
    <w:rsid w:val="006A3FE2"/>
    <w:rsid w:val="006A4148"/>
    <w:rsid w:val="006A4BF0"/>
    <w:rsid w:val="006A4CC7"/>
    <w:rsid w:val="006A5257"/>
    <w:rsid w:val="006A5BCA"/>
    <w:rsid w:val="006A5E68"/>
    <w:rsid w:val="006A671A"/>
    <w:rsid w:val="006A6DAB"/>
    <w:rsid w:val="006A6E87"/>
    <w:rsid w:val="006A7095"/>
    <w:rsid w:val="006A7347"/>
    <w:rsid w:val="006A737A"/>
    <w:rsid w:val="006A76A3"/>
    <w:rsid w:val="006A7F6B"/>
    <w:rsid w:val="006B03C3"/>
    <w:rsid w:val="006B0F47"/>
    <w:rsid w:val="006B1362"/>
    <w:rsid w:val="006B15E0"/>
    <w:rsid w:val="006B172F"/>
    <w:rsid w:val="006B1999"/>
    <w:rsid w:val="006B1E89"/>
    <w:rsid w:val="006B2175"/>
    <w:rsid w:val="006B2502"/>
    <w:rsid w:val="006B3159"/>
    <w:rsid w:val="006B37E4"/>
    <w:rsid w:val="006B4345"/>
    <w:rsid w:val="006B504A"/>
    <w:rsid w:val="006B55C5"/>
    <w:rsid w:val="006B5D45"/>
    <w:rsid w:val="006B5ECC"/>
    <w:rsid w:val="006B617A"/>
    <w:rsid w:val="006B6816"/>
    <w:rsid w:val="006B6B79"/>
    <w:rsid w:val="006B6E1B"/>
    <w:rsid w:val="006B6F9C"/>
    <w:rsid w:val="006B752C"/>
    <w:rsid w:val="006B7A5D"/>
    <w:rsid w:val="006B7E75"/>
    <w:rsid w:val="006C0B7D"/>
    <w:rsid w:val="006C0BB2"/>
    <w:rsid w:val="006C0BB8"/>
    <w:rsid w:val="006C1E19"/>
    <w:rsid w:val="006C3542"/>
    <w:rsid w:val="006C36F4"/>
    <w:rsid w:val="006C3801"/>
    <w:rsid w:val="006C3A2C"/>
    <w:rsid w:val="006C42E9"/>
    <w:rsid w:val="006C555B"/>
    <w:rsid w:val="006C5950"/>
    <w:rsid w:val="006C62E7"/>
    <w:rsid w:val="006C73E6"/>
    <w:rsid w:val="006C792D"/>
    <w:rsid w:val="006D08AD"/>
    <w:rsid w:val="006D0D81"/>
    <w:rsid w:val="006D272E"/>
    <w:rsid w:val="006D36F4"/>
    <w:rsid w:val="006D49B8"/>
    <w:rsid w:val="006D4F62"/>
    <w:rsid w:val="006D5334"/>
    <w:rsid w:val="006D5475"/>
    <w:rsid w:val="006D579B"/>
    <w:rsid w:val="006D5A3B"/>
    <w:rsid w:val="006D690A"/>
    <w:rsid w:val="006D73A9"/>
    <w:rsid w:val="006D7414"/>
    <w:rsid w:val="006D76B2"/>
    <w:rsid w:val="006D7FC9"/>
    <w:rsid w:val="006E06A5"/>
    <w:rsid w:val="006E083C"/>
    <w:rsid w:val="006E0B55"/>
    <w:rsid w:val="006E0E0A"/>
    <w:rsid w:val="006E1680"/>
    <w:rsid w:val="006E1A8A"/>
    <w:rsid w:val="006E1D1F"/>
    <w:rsid w:val="006E3029"/>
    <w:rsid w:val="006E36CE"/>
    <w:rsid w:val="006E384F"/>
    <w:rsid w:val="006E3E85"/>
    <w:rsid w:val="006E3F84"/>
    <w:rsid w:val="006E45E3"/>
    <w:rsid w:val="006E49AF"/>
    <w:rsid w:val="006E4FDD"/>
    <w:rsid w:val="006E5249"/>
    <w:rsid w:val="006E5671"/>
    <w:rsid w:val="006E5FBC"/>
    <w:rsid w:val="006E68DC"/>
    <w:rsid w:val="006E6901"/>
    <w:rsid w:val="006E6E73"/>
    <w:rsid w:val="006E766C"/>
    <w:rsid w:val="006E7A7F"/>
    <w:rsid w:val="006E7B2B"/>
    <w:rsid w:val="006E7C23"/>
    <w:rsid w:val="006F0107"/>
    <w:rsid w:val="006F105F"/>
    <w:rsid w:val="006F22E9"/>
    <w:rsid w:val="006F23C6"/>
    <w:rsid w:val="006F28EA"/>
    <w:rsid w:val="006F330F"/>
    <w:rsid w:val="006F3522"/>
    <w:rsid w:val="006F3BFE"/>
    <w:rsid w:val="006F43B3"/>
    <w:rsid w:val="006F4799"/>
    <w:rsid w:val="006F4CC7"/>
    <w:rsid w:val="006F4FAA"/>
    <w:rsid w:val="006F518C"/>
    <w:rsid w:val="006F520A"/>
    <w:rsid w:val="006F56D1"/>
    <w:rsid w:val="006F598C"/>
    <w:rsid w:val="006F79DB"/>
    <w:rsid w:val="006F7B8E"/>
    <w:rsid w:val="007009B7"/>
    <w:rsid w:val="00701BDE"/>
    <w:rsid w:val="00702838"/>
    <w:rsid w:val="00702BA3"/>
    <w:rsid w:val="00703A58"/>
    <w:rsid w:val="00703BB2"/>
    <w:rsid w:val="00704033"/>
    <w:rsid w:val="007045B7"/>
    <w:rsid w:val="007047E3"/>
    <w:rsid w:val="00705EC4"/>
    <w:rsid w:val="0070606F"/>
    <w:rsid w:val="00706102"/>
    <w:rsid w:val="00706487"/>
    <w:rsid w:val="0070682C"/>
    <w:rsid w:val="00706F9D"/>
    <w:rsid w:val="00710109"/>
    <w:rsid w:val="007103A9"/>
    <w:rsid w:val="007108BB"/>
    <w:rsid w:val="007108D8"/>
    <w:rsid w:val="00710C2F"/>
    <w:rsid w:val="00710FFF"/>
    <w:rsid w:val="00711539"/>
    <w:rsid w:val="00711A24"/>
    <w:rsid w:val="00711F95"/>
    <w:rsid w:val="00712094"/>
    <w:rsid w:val="007120A9"/>
    <w:rsid w:val="00712C2B"/>
    <w:rsid w:val="00712CC1"/>
    <w:rsid w:val="007135ED"/>
    <w:rsid w:val="0071374D"/>
    <w:rsid w:val="00715577"/>
    <w:rsid w:val="0071615F"/>
    <w:rsid w:val="00716232"/>
    <w:rsid w:val="00716A10"/>
    <w:rsid w:val="0071704A"/>
    <w:rsid w:val="00717194"/>
    <w:rsid w:val="007171DD"/>
    <w:rsid w:val="00717501"/>
    <w:rsid w:val="00717520"/>
    <w:rsid w:val="00717699"/>
    <w:rsid w:val="00717A72"/>
    <w:rsid w:val="00717C49"/>
    <w:rsid w:val="00717D80"/>
    <w:rsid w:val="00720071"/>
    <w:rsid w:val="00720720"/>
    <w:rsid w:val="00721D88"/>
    <w:rsid w:val="00721E79"/>
    <w:rsid w:val="00721E9B"/>
    <w:rsid w:val="007221B1"/>
    <w:rsid w:val="00722883"/>
    <w:rsid w:val="007228D2"/>
    <w:rsid w:val="00722E51"/>
    <w:rsid w:val="00722E73"/>
    <w:rsid w:val="00722E9B"/>
    <w:rsid w:val="007232B1"/>
    <w:rsid w:val="007233CC"/>
    <w:rsid w:val="0072358D"/>
    <w:rsid w:val="0072361C"/>
    <w:rsid w:val="00723C24"/>
    <w:rsid w:val="0072403F"/>
    <w:rsid w:val="00724825"/>
    <w:rsid w:val="007248A1"/>
    <w:rsid w:val="00724F5C"/>
    <w:rsid w:val="0072519A"/>
    <w:rsid w:val="0072731B"/>
    <w:rsid w:val="00727754"/>
    <w:rsid w:val="007277C6"/>
    <w:rsid w:val="00730689"/>
    <w:rsid w:val="00730FF6"/>
    <w:rsid w:val="00732273"/>
    <w:rsid w:val="007324BC"/>
    <w:rsid w:val="007326BC"/>
    <w:rsid w:val="0073310C"/>
    <w:rsid w:val="00733364"/>
    <w:rsid w:val="007335DC"/>
    <w:rsid w:val="00733DFC"/>
    <w:rsid w:val="0073508F"/>
    <w:rsid w:val="007350B1"/>
    <w:rsid w:val="00735C62"/>
    <w:rsid w:val="00736257"/>
    <w:rsid w:val="007369E0"/>
    <w:rsid w:val="007377ED"/>
    <w:rsid w:val="00737B11"/>
    <w:rsid w:val="0074034F"/>
    <w:rsid w:val="007404F1"/>
    <w:rsid w:val="0074074F"/>
    <w:rsid w:val="0074133D"/>
    <w:rsid w:val="00741428"/>
    <w:rsid w:val="00741682"/>
    <w:rsid w:val="00741DC6"/>
    <w:rsid w:val="00742919"/>
    <w:rsid w:val="00742CBB"/>
    <w:rsid w:val="00742F18"/>
    <w:rsid w:val="00743338"/>
    <w:rsid w:val="007435D1"/>
    <w:rsid w:val="00743627"/>
    <w:rsid w:val="0074366F"/>
    <w:rsid w:val="0074393F"/>
    <w:rsid w:val="00744609"/>
    <w:rsid w:val="007455BF"/>
    <w:rsid w:val="007458F0"/>
    <w:rsid w:val="0074612D"/>
    <w:rsid w:val="00746515"/>
    <w:rsid w:val="00746ED1"/>
    <w:rsid w:val="00747302"/>
    <w:rsid w:val="0074739D"/>
    <w:rsid w:val="007507B2"/>
    <w:rsid w:val="007512A3"/>
    <w:rsid w:val="00751DC2"/>
    <w:rsid w:val="007522B9"/>
    <w:rsid w:val="00752361"/>
    <w:rsid w:val="00752625"/>
    <w:rsid w:val="007526F0"/>
    <w:rsid w:val="00752804"/>
    <w:rsid w:val="0075311D"/>
    <w:rsid w:val="007532B9"/>
    <w:rsid w:val="00754118"/>
    <w:rsid w:val="007545C7"/>
    <w:rsid w:val="007548FD"/>
    <w:rsid w:val="00755651"/>
    <w:rsid w:val="00755903"/>
    <w:rsid w:val="0075603C"/>
    <w:rsid w:val="00756306"/>
    <w:rsid w:val="00756EE8"/>
    <w:rsid w:val="0075749D"/>
    <w:rsid w:val="007574A8"/>
    <w:rsid w:val="007576D5"/>
    <w:rsid w:val="00757B42"/>
    <w:rsid w:val="00757FD5"/>
    <w:rsid w:val="007613C0"/>
    <w:rsid w:val="00761625"/>
    <w:rsid w:val="00761994"/>
    <w:rsid w:val="00761B5C"/>
    <w:rsid w:val="00762202"/>
    <w:rsid w:val="007629A2"/>
    <w:rsid w:val="00763533"/>
    <w:rsid w:val="00763593"/>
    <w:rsid w:val="00763BB8"/>
    <w:rsid w:val="007650C2"/>
    <w:rsid w:val="0076565B"/>
    <w:rsid w:val="007656E7"/>
    <w:rsid w:val="00765977"/>
    <w:rsid w:val="007659CB"/>
    <w:rsid w:val="00765D97"/>
    <w:rsid w:val="00765FFC"/>
    <w:rsid w:val="0076622A"/>
    <w:rsid w:val="007665C5"/>
    <w:rsid w:val="007668F3"/>
    <w:rsid w:val="00766AF6"/>
    <w:rsid w:val="00767167"/>
    <w:rsid w:val="0077060C"/>
    <w:rsid w:val="00770A70"/>
    <w:rsid w:val="00770D66"/>
    <w:rsid w:val="00770FBC"/>
    <w:rsid w:val="00772036"/>
    <w:rsid w:val="00772113"/>
    <w:rsid w:val="00772334"/>
    <w:rsid w:val="00773013"/>
    <w:rsid w:val="0077329C"/>
    <w:rsid w:val="0077330D"/>
    <w:rsid w:val="00774288"/>
    <w:rsid w:val="007751E8"/>
    <w:rsid w:val="00775659"/>
    <w:rsid w:val="00775B04"/>
    <w:rsid w:val="007764EE"/>
    <w:rsid w:val="00776DF6"/>
    <w:rsid w:val="007770D8"/>
    <w:rsid w:val="00777F91"/>
    <w:rsid w:val="0078046A"/>
    <w:rsid w:val="007806E2"/>
    <w:rsid w:val="0078130F"/>
    <w:rsid w:val="00781BFB"/>
    <w:rsid w:val="00781FED"/>
    <w:rsid w:val="007820A7"/>
    <w:rsid w:val="007821F4"/>
    <w:rsid w:val="007826C6"/>
    <w:rsid w:val="0078310E"/>
    <w:rsid w:val="00783235"/>
    <w:rsid w:val="00784C62"/>
    <w:rsid w:val="007856A6"/>
    <w:rsid w:val="00785E0D"/>
    <w:rsid w:val="00785F44"/>
    <w:rsid w:val="007869B0"/>
    <w:rsid w:val="00786E4E"/>
    <w:rsid w:val="00787B3E"/>
    <w:rsid w:val="007901AE"/>
    <w:rsid w:val="007907FB"/>
    <w:rsid w:val="00790966"/>
    <w:rsid w:val="00790AAE"/>
    <w:rsid w:val="00790DEB"/>
    <w:rsid w:val="00791210"/>
    <w:rsid w:val="007913BB"/>
    <w:rsid w:val="00791572"/>
    <w:rsid w:val="00791DDB"/>
    <w:rsid w:val="00791FCB"/>
    <w:rsid w:val="00792767"/>
    <w:rsid w:val="00793408"/>
    <w:rsid w:val="00793D42"/>
    <w:rsid w:val="0079433D"/>
    <w:rsid w:val="00794448"/>
    <w:rsid w:val="007945BF"/>
    <w:rsid w:val="0079465E"/>
    <w:rsid w:val="00795581"/>
    <w:rsid w:val="00795E54"/>
    <w:rsid w:val="0079635B"/>
    <w:rsid w:val="00796AA6"/>
    <w:rsid w:val="007972AA"/>
    <w:rsid w:val="00797C8E"/>
    <w:rsid w:val="007A04A3"/>
    <w:rsid w:val="007A0993"/>
    <w:rsid w:val="007A12B8"/>
    <w:rsid w:val="007A1567"/>
    <w:rsid w:val="007A15B1"/>
    <w:rsid w:val="007A16D8"/>
    <w:rsid w:val="007A1BB7"/>
    <w:rsid w:val="007A212B"/>
    <w:rsid w:val="007A21DD"/>
    <w:rsid w:val="007A2589"/>
    <w:rsid w:val="007A2B88"/>
    <w:rsid w:val="007A2FBB"/>
    <w:rsid w:val="007A3F37"/>
    <w:rsid w:val="007A56F0"/>
    <w:rsid w:val="007A7677"/>
    <w:rsid w:val="007A7988"/>
    <w:rsid w:val="007A7E3B"/>
    <w:rsid w:val="007A7F59"/>
    <w:rsid w:val="007B07E9"/>
    <w:rsid w:val="007B1C02"/>
    <w:rsid w:val="007B2682"/>
    <w:rsid w:val="007B2E81"/>
    <w:rsid w:val="007B3E36"/>
    <w:rsid w:val="007B3ED1"/>
    <w:rsid w:val="007B6063"/>
    <w:rsid w:val="007B6BE1"/>
    <w:rsid w:val="007B7932"/>
    <w:rsid w:val="007B79BC"/>
    <w:rsid w:val="007B7AB6"/>
    <w:rsid w:val="007B7B08"/>
    <w:rsid w:val="007B7CB9"/>
    <w:rsid w:val="007C0060"/>
    <w:rsid w:val="007C0178"/>
    <w:rsid w:val="007C0E5F"/>
    <w:rsid w:val="007C0F93"/>
    <w:rsid w:val="007C18BF"/>
    <w:rsid w:val="007C1B0F"/>
    <w:rsid w:val="007C20FA"/>
    <w:rsid w:val="007C2417"/>
    <w:rsid w:val="007C27A1"/>
    <w:rsid w:val="007C2AD0"/>
    <w:rsid w:val="007C2E21"/>
    <w:rsid w:val="007C2EC1"/>
    <w:rsid w:val="007C3186"/>
    <w:rsid w:val="007C324E"/>
    <w:rsid w:val="007C3452"/>
    <w:rsid w:val="007C3A27"/>
    <w:rsid w:val="007C3A3A"/>
    <w:rsid w:val="007C42D5"/>
    <w:rsid w:val="007C53A7"/>
    <w:rsid w:val="007C6704"/>
    <w:rsid w:val="007C675B"/>
    <w:rsid w:val="007C6A58"/>
    <w:rsid w:val="007C6C84"/>
    <w:rsid w:val="007C721B"/>
    <w:rsid w:val="007C7485"/>
    <w:rsid w:val="007C78BA"/>
    <w:rsid w:val="007D1BCB"/>
    <w:rsid w:val="007D1D09"/>
    <w:rsid w:val="007D2369"/>
    <w:rsid w:val="007D2C57"/>
    <w:rsid w:val="007D338E"/>
    <w:rsid w:val="007D360F"/>
    <w:rsid w:val="007D38AE"/>
    <w:rsid w:val="007D3AF3"/>
    <w:rsid w:val="007D3BC4"/>
    <w:rsid w:val="007D3BC9"/>
    <w:rsid w:val="007D3F07"/>
    <w:rsid w:val="007D417F"/>
    <w:rsid w:val="007D420A"/>
    <w:rsid w:val="007D4465"/>
    <w:rsid w:val="007D44D9"/>
    <w:rsid w:val="007D48A4"/>
    <w:rsid w:val="007D5B99"/>
    <w:rsid w:val="007D6065"/>
    <w:rsid w:val="007D6B2B"/>
    <w:rsid w:val="007D6E76"/>
    <w:rsid w:val="007D7031"/>
    <w:rsid w:val="007D78B0"/>
    <w:rsid w:val="007D7FF0"/>
    <w:rsid w:val="007E0343"/>
    <w:rsid w:val="007E05EF"/>
    <w:rsid w:val="007E0953"/>
    <w:rsid w:val="007E129A"/>
    <w:rsid w:val="007E16C3"/>
    <w:rsid w:val="007E23E5"/>
    <w:rsid w:val="007E2498"/>
    <w:rsid w:val="007E326E"/>
    <w:rsid w:val="007E3282"/>
    <w:rsid w:val="007E5AED"/>
    <w:rsid w:val="007E679A"/>
    <w:rsid w:val="007E73E6"/>
    <w:rsid w:val="007E73EC"/>
    <w:rsid w:val="007F05C5"/>
    <w:rsid w:val="007F086C"/>
    <w:rsid w:val="007F1DC8"/>
    <w:rsid w:val="007F270E"/>
    <w:rsid w:val="007F2A69"/>
    <w:rsid w:val="007F35FF"/>
    <w:rsid w:val="007F3D03"/>
    <w:rsid w:val="007F49EF"/>
    <w:rsid w:val="007F4B9F"/>
    <w:rsid w:val="007F4DAC"/>
    <w:rsid w:val="007F6941"/>
    <w:rsid w:val="007F69FD"/>
    <w:rsid w:val="007F706E"/>
    <w:rsid w:val="007F70A9"/>
    <w:rsid w:val="007F7154"/>
    <w:rsid w:val="007F7160"/>
    <w:rsid w:val="007F7189"/>
    <w:rsid w:val="007F772F"/>
    <w:rsid w:val="00800749"/>
    <w:rsid w:val="00800AE4"/>
    <w:rsid w:val="00800C64"/>
    <w:rsid w:val="00800F97"/>
    <w:rsid w:val="00801370"/>
    <w:rsid w:val="00801731"/>
    <w:rsid w:val="00801B07"/>
    <w:rsid w:val="00801B10"/>
    <w:rsid w:val="00802965"/>
    <w:rsid w:val="00803C40"/>
    <w:rsid w:val="00805708"/>
    <w:rsid w:val="008058BD"/>
    <w:rsid w:val="00805D51"/>
    <w:rsid w:val="0080602C"/>
    <w:rsid w:val="00806EEC"/>
    <w:rsid w:val="00807565"/>
    <w:rsid w:val="00810044"/>
    <w:rsid w:val="00810298"/>
    <w:rsid w:val="00810346"/>
    <w:rsid w:val="00810DE9"/>
    <w:rsid w:val="00811158"/>
    <w:rsid w:val="00811611"/>
    <w:rsid w:val="00811AFB"/>
    <w:rsid w:val="0081222A"/>
    <w:rsid w:val="00812C4E"/>
    <w:rsid w:val="00813853"/>
    <w:rsid w:val="00813DD1"/>
    <w:rsid w:val="00813EDC"/>
    <w:rsid w:val="00814132"/>
    <w:rsid w:val="008153E5"/>
    <w:rsid w:val="00815EB4"/>
    <w:rsid w:val="00816391"/>
    <w:rsid w:val="00817BAE"/>
    <w:rsid w:val="0082014A"/>
    <w:rsid w:val="0082025D"/>
    <w:rsid w:val="0082041C"/>
    <w:rsid w:val="00820726"/>
    <w:rsid w:val="00820CF5"/>
    <w:rsid w:val="00820F98"/>
    <w:rsid w:val="0082136C"/>
    <w:rsid w:val="0082160E"/>
    <w:rsid w:val="00821FCD"/>
    <w:rsid w:val="00822D31"/>
    <w:rsid w:val="008232D2"/>
    <w:rsid w:val="008234F1"/>
    <w:rsid w:val="008236A9"/>
    <w:rsid w:val="00823877"/>
    <w:rsid w:val="00823CDC"/>
    <w:rsid w:val="00823E46"/>
    <w:rsid w:val="008241D3"/>
    <w:rsid w:val="00824253"/>
    <w:rsid w:val="008250CB"/>
    <w:rsid w:val="00825678"/>
    <w:rsid w:val="00825E1C"/>
    <w:rsid w:val="00826496"/>
    <w:rsid w:val="00827231"/>
    <w:rsid w:val="00827E07"/>
    <w:rsid w:val="0083147B"/>
    <w:rsid w:val="00831F05"/>
    <w:rsid w:val="00832206"/>
    <w:rsid w:val="0083222E"/>
    <w:rsid w:val="0083255B"/>
    <w:rsid w:val="00832887"/>
    <w:rsid w:val="00832904"/>
    <w:rsid w:val="00833BE1"/>
    <w:rsid w:val="00833E98"/>
    <w:rsid w:val="00834A18"/>
    <w:rsid w:val="008355E6"/>
    <w:rsid w:val="0083587D"/>
    <w:rsid w:val="0083669B"/>
    <w:rsid w:val="0083678D"/>
    <w:rsid w:val="00836843"/>
    <w:rsid w:val="00836BD4"/>
    <w:rsid w:val="00836C64"/>
    <w:rsid w:val="00837ACD"/>
    <w:rsid w:val="00837B84"/>
    <w:rsid w:val="00837EFE"/>
    <w:rsid w:val="00840157"/>
    <w:rsid w:val="00840380"/>
    <w:rsid w:val="008414FF"/>
    <w:rsid w:val="00841654"/>
    <w:rsid w:val="008422BB"/>
    <w:rsid w:val="00842F39"/>
    <w:rsid w:val="008438EC"/>
    <w:rsid w:val="00843A25"/>
    <w:rsid w:val="00843BFA"/>
    <w:rsid w:val="008440BE"/>
    <w:rsid w:val="00845826"/>
    <w:rsid w:val="00845C7F"/>
    <w:rsid w:val="00846D77"/>
    <w:rsid w:val="00847094"/>
    <w:rsid w:val="0084759A"/>
    <w:rsid w:val="00847B65"/>
    <w:rsid w:val="00850A8A"/>
    <w:rsid w:val="00850F26"/>
    <w:rsid w:val="008518F9"/>
    <w:rsid w:val="00851957"/>
    <w:rsid w:val="00851BCB"/>
    <w:rsid w:val="00851DEC"/>
    <w:rsid w:val="00851E78"/>
    <w:rsid w:val="008526A9"/>
    <w:rsid w:val="008528E5"/>
    <w:rsid w:val="00852B57"/>
    <w:rsid w:val="00853C2C"/>
    <w:rsid w:val="00853DB2"/>
    <w:rsid w:val="00853FFE"/>
    <w:rsid w:val="00854477"/>
    <w:rsid w:val="00854A4E"/>
    <w:rsid w:val="00854B12"/>
    <w:rsid w:val="00854CFD"/>
    <w:rsid w:val="00854D57"/>
    <w:rsid w:val="00854E58"/>
    <w:rsid w:val="008550E1"/>
    <w:rsid w:val="00855640"/>
    <w:rsid w:val="0085588D"/>
    <w:rsid w:val="00856962"/>
    <w:rsid w:val="00856AB5"/>
    <w:rsid w:val="00857EF6"/>
    <w:rsid w:val="008603A4"/>
    <w:rsid w:val="008604E4"/>
    <w:rsid w:val="0086065F"/>
    <w:rsid w:val="00860722"/>
    <w:rsid w:val="008607C6"/>
    <w:rsid w:val="00861AE7"/>
    <w:rsid w:val="008622BB"/>
    <w:rsid w:val="0086250A"/>
    <w:rsid w:val="00863025"/>
    <w:rsid w:val="00863147"/>
    <w:rsid w:val="008632E9"/>
    <w:rsid w:val="00863595"/>
    <w:rsid w:val="00864E87"/>
    <w:rsid w:val="0086604F"/>
    <w:rsid w:val="008673A3"/>
    <w:rsid w:val="0086781F"/>
    <w:rsid w:val="00867829"/>
    <w:rsid w:val="00867928"/>
    <w:rsid w:val="00867A0F"/>
    <w:rsid w:val="0087045E"/>
    <w:rsid w:val="00870475"/>
    <w:rsid w:val="00870688"/>
    <w:rsid w:val="00871047"/>
    <w:rsid w:val="008710DE"/>
    <w:rsid w:val="008710E4"/>
    <w:rsid w:val="00871400"/>
    <w:rsid w:val="008715B5"/>
    <w:rsid w:val="008715ED"/>
    <w:rsid w:val="008719B5"/>
    <w:rsid w:val="00872396"/>
    <w:rsid w:val="00872BF3"/>
    <w:rsid w:val="00872DC2"/>
    <w:rsid w:val="0087315D"/>
    <w:rsid w:val="00873A83"/>
    <w:rsid w:val="008746B2"/>
    <w:rsid w:val="0087493A"/>
    <w:rsid w:val="00874C29"/>
    <w:rsid w:val="0087596F"/>
    <w:rsid w:val="00875F98"/>
    <w:rsid w:val="008765FD"/>
    <w:rsid w:val="00876943"/>
    <w:rsid w:val="00876BE1"/>
    <w:rsid w:val="00877778"/>
    <w:rsid w:val="00877A90"/>
    <w:rsid w:val="00877CB7"/>
    <w:rsid w:val="0088097C"/>
    <w:rsid w:val="00881047"/>
    <w:rsid w:val="0088160A"/>
    <w:rsid w:val="00881BD7"/>
    <w:rsid w:val="00881D9D"/>
    <w:rsid w:val="008828ED"/>
    <w:rsid w:val="00882AF2"/>
    <w:rsid w:val="00882BCC"/>
    <w:rsid w:val="00883427"/>
    <w:rsid w:val="00883958"/>
    <w:rsid w:val="00883B0C"/>
    <w:rsid w:val="0088470C"/>
    <w:rsid w:val="00884A3B"/>
    <w:rsid w:val="00884C3B"/>
    <w:rsid w:val="00884D0C"/>
    <w:rsid w:val="00885854"/>
    <w:rsid w:val="00885E45"/>
    <w:rsid w:val="00886460"/>
    <w:rsid w:val="00886C3C"/>
    <w:rsid w:val="00887263"/>
    <w:rsid w:val="008874F3"/>
    <w:rsid w:val="00890115"/>
    <w:rsid w:val="00890367"/>
    <w:rsid w:val="008903CE"/>
    <w:rsid w:val="00890B13"/>
    <w:rsid w:val="008910D2"/>
    <w:rsid w:val="008914E3"/>
    <w:rsid w:val="00891626"/>
    <w:rsid w:val="008916DF"/>
    <w:rsid w:val="00892B21"/>
    <w:rsid w:val="00892DE2"/>
    <w:rsid w:val="00893537"/>
    <w:rsid w:val="00894A31"/>
    <w:rsid w:val="00894E80"/>
    <w:rsid w:val="008950A4"/>
    <w:rsid w:val="0089593A"/>
    <w:rsid w:val="00895A1F"/>
    <w:rsid w:val="00895DE6"/>
    <w:rsid w:val="00896034"/>
    <w:rsid w:val="00897176"/>
    <w:rsid w:val="00897EA8"/>
    <w:rsid w:val="008A015A"/>
    <w:rsid w:val="008A022C"/>
    <w:rsid w:val="008A0371"/>
    <w:rsid w:val="008A0828"/>
    <w:rsid w:val="008A0AC6"/>
    <w:rsid w:val="008A0EA2"/>
    <w:rsid w:val="008A1B3E"/>
    <w:rsid w:val="008A1DBB"/>
    <w:rsid w:val="008A2B16"/>
    <w:rsid w:val="008A3330"/>
    <w:rsid w:val="008A344B"/>
    <w:rsid w:val="008A470C"/>
    <w:rsid w:val="008A4A69"/>
    <w:rsid w:val="008A4B2A"/>
    <w:rsid w:val="008A5151"/>
    <w:rsid w:val="008A63B8"/>
    <w:rsid w:val="008A650B"/>
    <w:rsid w:val="008A6CF1"/>
    <w:rsid w:val="008A72F2"/>
    <w:rsid w:val="008A7444"/>
    <w:rsid w:val="008A7D74"/>
    <w:rsid w:val="008B0508"/>
    <w:rsid w:val="008B0527"/>
    <w:rsid w:val="008B0BB2"/>
    <w:rsid w:val="008B0CF8"/>
    <w:rsid w:val="008B1156"/>
    <w:rsid w:val="008B1875"/>
    <w:rsid w:val="008B1892"/>
    <w:rsid w:val="008B1C4B"/>
    <w:rsid w:val="008B2840"/>
    <w:rsid w:val="008B2A86"/>
    <w:rsid w:val="008B2C21"/>
    <w:rsid w:val="008B35ED"/>
    <w:rsid w:val="008B3657"/>
    <w:rsid w:val="008B3C5F"/>
    <w:rsid w:val="008B3E12"/>
    <w:rsid w:val="008B3E74"/>
    <w:rsid w:val="008B43BF"/>
    <w:rsid w:val="008B44D9"/>
    <w:rsid w:val="008B4624"/>
    <w:rsid w:val="008B4F6E"/>
    <w:rsid w:val="008B54DA"/>
    <w:rsid w:val="008B5D82"/>
    <w:rsid w:val="008B6674"/>
    <w:rsid w:val="008B672D"/>
    <w:rsid w:val="008B6C16"/>
    <w:rsid w:val="008B7358"/>
    <w:rsid w:val="008B7AAD"/>
    <w:rsid w:val="008C0090"/>
    <w:rsid w:val="008C02A4"/>
    <w:rsid w:val="008C044D"/>
    <w:rsid w:val="008C059A"/>
    <w:rsid w:val="008C0B68"/>
    <w:rsid w:val="008C0FBB"/>
    <w:rsid w:val="008C157D"/>
    <w:rsid w:val="008C1A33"/>
    <w:rsid w:val="008C1B81"/>
    <w:rsid w:val="008C1C8E"/>
    <w:rsid w:val="008C20AB"/>
    <w:rsid w:val="008C212B"/>
    <w:rsid w:val="008C22C6"/>
    <w:rsid w:val="008C22E4"/>
    <w:rsid w:val="008C26AA"/>
    <w:rsid w:val="008C2709"/>
    <w:rsid w:val="008C39F6"/>
    <w:rsid w:val="008C4215"/>
    <w:rsid w:val="008C42DA"/>
    <w:rsid w:val="008C5098"/>
    <w:rsid w:val="008C50BA"/>
    <w:rsid w:val="008C5134"/>
    <w:rsid w:val="008C5DCC"/>
    <w:rsid w:val="008C5ED9"/>
    <w:rsid w:val="008C5FDF"/>
    <w:rsid w:val="008C6CC9"/>
    <w:rsid w:val="008C6E7E"/>
    <w:rsid w:val="008C73CB"/>
    <w:rsid w:val="008C7852"/>
    <w:rsid w:val="008C7969"/>
    <w:rsid w:val="008C7A68"/>
    <w:rsid w:val="008D0418"/>
    <w:rsid w:val="008D1D6B"/>
    <w:rsid w:val="008D2AC0"/>
    <w:rsid w:val="008D2B36"/>
    <w:rsid w:val="008D2BFF"/>
    <w:rsid w:val="008D3286"/>
    <w:rsid w:val="008D383A"/>
    <w:rsid w:val="008D4420"/>
    <w:rsid w:val="008D4EEF"/>
    <w:rsid w:val="008D5A68"/>
    <w:rsid w:val="008D5C6B"/>
    <w:rsid w:val="008D6DB1"/>
    <w:rsid w:val="008D7061"/>
    <w:rsid w:val="008D7CA1"/>
    <w:rsid w:val="008D7DD2"/>
    <w:rsid w:val="008E0020"/>
    <w:rsid w:val="008E0419"/>
    <w:rsid w:val="008E0511"/>
    <w:rsid w:val="008E0A0E"/>
    <w:rsid w:val="008E1782"/>
    <w:rsid w:val="008E2CA0"/>
    <w:rsid w:val="008E33B7"/>
    <w:rsid w:val="008E3551"/>
    <w:rsid w:val="008E3583"/>
    <w:rsid w:val="008E52B0"/>
    <w:rsid w:val="008E5654"/>
    <w:rsid w:val="008E5679"/>
    <w:rsid w:val="008E5B3D"/>
    <w:rsid w:val="008E5CCB"/>
    <w:rsid w:val="008E5FED"/>
    <w:rsid w:val="008E60B0"/>
    <w:rsid w:val="008E610C"/>
    <w:rsid w:val="008E6DBF"/>
    <w:rsid w:val="008E7109"/>
    <w:rsid w:val="008E760A"/>
    <w:rsid w:val="008E7802"/>
    <w:rsid w:val="008E7E5F"/>
    <w:rsid w:val="008F049F"/>
    <w:rsid w:val="008F0579"/>
    <w:rsid w:val="008F05D7"/>
    <w:rsid w:val="008F0970"/>
    <w:rsid w:val="008F09C2"/>
    <w:rsid w:val="008F0AD6"/>
    <w:rsid w:val="008F0E89"/>
    <w:rsid w:val="008F116B"/>
    <w:rsid w:val="008F2033"/>
    <w:rsid w:val="008F23FE"/>
    <w:rsid w:val="008F28A8"/>
    <w:rsid w:val="008F343B"/>
    <w:rsid w:val="008F3D83"/>
    <w:rsid w:val="008F3D84"/>
    <w:rsid w:val="008F48B3"/>
    <w:rsid w:val="008F4E37"/>
    <w:rsid w:val="008F5099"/>
    <w:rsid w:val="008F654B"/>
    <w:rsid w:val="008F76B9"/>
    <w:rsid w:val="008F7AE6"/>
    <w:rsid w:val="008F7EC7"/>
    <w:rsid w:val="009011CA"/>
    <w:rsid w:val="00901262"/>
    <w:rsid w:val="0090142E"/>
    <w:rsid w:val="00901945"/>
    <w:rsid w:val="009021CB"/>
    <w:rsid w:val="009022FE"/>
    <w:rsid w:val="0090237A"/>
    <w:rsid w:val="00902DE0"/>
    <w:rsid w:val="00903873"/>
    <w:rsid w:val="0090393C"/>
    <w:rsid w:val="00904436"/>
    <w:rsid w:val="0090491D"/>
    <w:rsid w:val="009050A3"/>
    <w:rsid w:val="009056F5"/>
    <w:rsid w:val="009057EF"/>
    <w:rsid w:val="00905A6A"/>
    <w:rsid w:val="00906D0F"/>
    <w:rsid w:val="00907099"/>
    <w:rsid w:val="009073EA"/>
    <w:rsid w:val="00910152"/>
    <w:rsid w:val="0091044F"/>
    <w:rsid w:val="009104A0"/>
    <w:rsid w:val="00910751"/>
    <w:rsid w:val="00910809"/>
    <w:rsid w:val="00910E3B"/>
    <w:rsid w:val="00911936"/>
    <w:rsid w:val="00911B04"/>
    <w:rsid w:val="00911B3E"/>
    <w:rsid w:val="009123EC"/>
    <w:rsid w:val="00912995"/>
    <w:rsid w:val="00912C2C"/>
    <w:rsid w:val="00913618"/>
    <w:rsid w:val="00913A73"/>
    <w:rsid w:val="00913B0C"/>
    <w:rsid w:val="00914D95"/>
    <w:rsid w:val="00914FD7"/>
    <w:rsid w:val="00915048"/>
    <w:rsid w:val="00915975"/>
    <w:rsid w:val="00915B60"/>
    <w:rsid w:val="009166E5"/>
    <w:rsid w:val="00917294"/>
    <w:rsid w:val="009173B4"/>
    <w:rsid w:val="00917A4C"/>
    <w:rsid w:val="00917CBF"/>
    <w:rsid w:val="009200E2"/>
    <w:rsid w:val="00920376"/>
    <w:rsid w:val="009204DB"/>
    <w:rsid w:val="00921518"/>
    <w:rsid w:val="0092210C"/>
    <w:rsid w:val="00922756"/>
    <w:rsid w:val="00922B32"/>
    <w:rsid w:val="00922D70"/>
    <w:rsid w:val="00923112"/>
    <w:rsid w:val="0092353D"/>
    <w:rsid w:val="009237CC"/>
    <w:rsid w:val="00923869"/>
    <w:rsid w:val="009238D7"/>
    <w:rsid w:val="00923A6F"/>
    <w:rsid w:val="00923D07"/>
    <w:rsid w:val="00924226"/>
    <w:rsid w:val="00924547"/>
    <w:rsid w:val="009257BC"/>
    <w:rsid w:val="00925BB8"/>
    <w:rsid w:val="00926B33"/>
    <w:rsid w:val="00926E10"/>
    <w:rsid w:val="00927B81"/>
    <w:rsid w:val="009301E4"/>
    <w:rsid w:val="00930E84"/>
    <w:rsid w:val="00931200"/>
    <w:rsid w:val="00931C02"/>
    <w:rsid w:val="00931E8D"/>
    <w:rsid w:val="0093237E"/>
    <w:rsid w:val="00932488"/>
    <w:rsid w:val="0093276A"/>
    <w:rsid w:val="00932B10"/>
    <w:rsid w:val="00932F28"/>
    <w:rsid w:val="00933355"/>
    <w:rsid w:val="009335A2"/>
    <w:rsid w:val="00933C7E"/>
    <w:rsid w:val="00933F15"/>
    <w:rsid w:val="009342D9"/>
    <w:rsid w:val="0093571C"/>
    <w:rsid w:val="00935A47"/>
    <w:rsid w:val="00935E56"/>
    <w:rsid w:val="00935F8F"/>
    <w:rsid w:val="009360EA"/>
    <w:rsid w:val="00936306"/>
    <w:rsid w:val="0093639B"/>
    <w:rsid w:val="0093664E"/>
    <w:rsid w:val="00936748"/>
    <w:rsid w:val="009377CC"/>
    <w:rsid w:val="00937DED"/>
    <w:rsid w:val="00937F9B"/>
    <w:rsid w:val="009400AC"/>
    <w:rsid w:val="00940422"/>
    <w:rsid w:val="0094047D"/>
    <w:rsid w:val="00940BB5"/>
    <w:rsid w:val="00940F15"/>
    <w:rsid w:val="0094121B"/>
    <w:rsid w:val="009414B5"/>
    <w:rsid w:val="009434C2"/>
    <w:rsid w:val="00943620"/>
    <w:rsid w:val="00943E5B"/>
    <w:rsid w:val="00944299"/>
    <w:rsid w:val="00944B7F"/>
    <w:rsid w:val="009450BB"/>
    <w:rsid w:val="009455EB"/>
    <w:rsid w:val="00945A00"/>
    <w:rsid w:val="00945EDB"/>
    <w:rsid w:val="00945F44"/>
    <w:rsid w:val="0094672F"/>
    <w:rsid w:val="00946A30"/>
    <w:rsid w:val="00946AD9"/>
    <w:rsid w:val="00946BC3"/>
    <w:rsid w:val="0094710F"/>
    <w:rsid w:val="009473D8"/>
    <w:rsid w:val="009477EC"/>
    <w:rsid w:val="00947DCD"/>
    <w:rsid w:val="009504E1"/>
    <w:rsid w:val="00950599"/>
    <w:rsid w:val="00950CB3"/>
    <w:rsid w:val="00951AB6"/>
    <w:rsid w:val="00951C61"/>
    <w:rsid w:val="00951EA0"/>
    <w:rsid w:val="0095207A"/>
    <w:rsid w:val="009521DA"/>
    <w:rsid w:val="009522CE"/>
    <w:rsid w:val="00952668"/>
    <w:rsid w:val="00952CA6"/>
    <w:rsid w:val="00952EA6"/>
    <w:rsid w:val="00953C73"/>
    <w:rsid w:val="009544FD"/>
    <w:rsid w:val="00955709"/>
    <w:rsid w:val="00955DFC"/>
    <w:rsid w:val="00956774"/>
    <w:rsid w:val="009570EC"/>
    <w:rsid w:val="00957B53"/>
    <w:rsid w:val="00960025"/>
    <w:rsid w:val="00960A08"/>
    <w:rsid w:val="0096196D"/>
    <w:rsid w:val="00961D35"/>
    <w:rsid w:val="00961F8B"/>
    <w:rsid w:val="00962877"/>
    <w:rsid w:val="00962EC1"/>
    <w:rsid w:val="00963CFF"/>
    <w:rsid w:val="00963DD2"/>
    <w:rsid w:val="0096434E"/>
    <w:rsid w:val="009643D3"/>
    <w:rsid w:val="00964C35"/>
    <w:rsid w:val="00964EAE"/>
    <w:rsid w:val="0096501C"/>
    <w:rsid w:val="0096551D"/>
    <w:rsid w:val="00965566"/>
    <w:rsid w:val="00965CCE"/>
    <w:rsid w:val="00966546"/>
    <w:rsid w:val="00966E55"/>
    <w:rsid w:val="00967CBA"/>
    <w:rsid w:val="00967E22"/>
    <w:rsid w:val="00971338"/>
    <w:rsid w:val="009714FE"/>
    <w:rsid w:val="0097152D"/>
    <w:rsid w:val="009719F4"/>
    <w:rsid w:val="00971B4B"/>
    <w:rsid w:val="0097212D"/>
    <w:rsid w:val="00972726"/>
    <w:rsid w:val="00972C6B"/>
    <w:rsid w:val="00972EAF"/>
    <w:rsid w:val="009731BF"/>
    <w:rsid w:val="00973566"/>
    <w:rsid w:val="0097366D"/>
    <w:rsid w:val="00973C06"/>
    <w:rsid w:val="009747A7"/>
    <w:rsid w:val="009747E1"/>
    <w:rsid w:val="0097483B"/>
    <w:rsid w:val="00974B7E"/>
    <w:rsid w:val="009757FF"/>
    <w:rsid w:val="00975AF5"/>
    <w:rsid w:val="00975B39"/>
    <w:rsid w:val="00975C7D"/>
    <w:rsid w:val="00975F9B"/>
    <w:rsid w:val="00976698"/>
    <w:rsid w:val="00976F72"/>
    <w:rsid w:val="00977063"/>
    <w:rsid w:val="0097763A"/>
    <w:rsid w:val="00977807"/>
    <w:rsid w:val="0097793B"/>
    <w:rsid w:val="00977946"/>
    <w:rsid w:val="0097798B"/>
    <w:rsid w:val="00977E2A"/>
    <w:rsid w:val="00977E67"/>
    <w:rsid w:val="0098061C"/>
    <w:rsid w:val="009807B8"/>
    <w:rsid w:val="00980989"/>
    <w:rsid w:val="00981042"/>
    <w:rsid w:val="009816B1"/>
    <w:rsid w:val="00981B23"/>
    <w:rsid w:val="00981E2B"/>
    <w:rsid w:val="00982140"/>
    <w:rsid w:val="009824A1"/>
    <w:rsid w:val="00982E25"/>
    <w:rsid w:val="0098308A"/>
    <w:rsid w:val="00983B96"/>
    <w:rsid w:val="00984681"/>
    <w:rsid w:val="00984868"/>
    <w:rsid w:val="009849A3"/>
    <w:rsid w:val="00984A8C"/>
    <w:rsid w:val="00984E7F"/>
    <w:rsid w:val="00984F2E"/>
    <w:rsid w:val="009855A7"/>
    <w:rsid w:val="009855B3"/>
    <w:rsid w:val="00985705"/>
    <w:rsid w:val="0098641E"/>
    <w:rsid w:val="00986DF6"/>
    <w:rsid w:val="009872C9"/>
    <w:rsid w:val="009874FE"/>
    <w:rsid w:val="00987703"/>
    <w:rsid w:val="00987AA7"/>
    <w:rsid w:val="00990730"/>
    <w:rsid w:val="0099137A"/>
    <w:rsid w:val="00992A42"/>
    <w:rsid w:val="00993579"/>
    <w:rsid w:val="00993651"/>
    <w:rsid w:val="009939CF"/>
    <w:rsid w:val="009940C9"/>
    <w:rsid w:val="00994C5E"/>
    <w:rsid w:val="00994CEB"/>
    <w:rsid w:val="00994E8D"/>
    <w:rsid w:val="0099583D"/>
    <w:rsid w:val="00996EDD"/>
    <w:rsid w:val="00997AB1"/>
    <w:rsid w:val="00997F7D"/>
    <w:rsid w:val="009A1D67"/>
    <w:rsid w:val="009A3152"/>
    <w:rsid w:val="009A316C"/>
    <w:rsid w:val="009A6320"/>
    <w:rsid w:val="009A64E8"/>
    <w:rsid w:val="009A6B22"/>
    <w:rsid w:val="009A713E"/>
    <w:rsid w:val="009A76F4"/>
    <w:rsid w:val="009B00BF"/>
    <w:rsid w:val="009B0730"/>
    <w:rsid w:val="009B0A6F"/>
    <w:rsid w:val="009B0CEC"/>
    <w:rsid w:val="009B0EAE"/>
    <w:rsid w:val="009B11DE"/>
    <w:rsid w:val="009B13CB"/>
    <w:rsid w:val="009B19D8"/>
    <w:rsid w:val="009B211C"/>
    <w:rsid w:val="009B2633"/>
    <w:rsid w:val="009B2A55"/>
    <w:rsid w:val="009B2CA9"/>
    <w:rsid w:val="009B38C6"/>
    <w:rsid w:val="009B3907"/>
    <w:rsid w:val="009B3B12"/>
    <w:rsid w:val="009B3C84"/>
    <w:rsid w:val="009B3DF0"/>
    <w:rsid w:val="009B4006"/>
    <w:rsid w:val="009B5197"/>
    <w:rsid w:val="009B54C0"/>
    <w:rsid w:val="009B5C04"/>
    <w:rsid w:val="009B5DE4"/>
    <w:rsid w:val="009B615A"/>
    <w:rsid w:val="009B65D7"/>
    <w:rsid w:val="009B70D9"/>
    <w:rsid w:val="009B73CC"/>
    <w:rsid w:val="009C0098"/>
    <w:rsid w:val="009C00BB"/>
    <w:rsid w:val="009C0986"/>
    <w:rsid w:val="009C0C15"/>
    <w:rsid w:val="009C0DC2"/>
    <w:rsid w:val="009C0EC4"/>
    <w:rsid w:val="009C1DFB"/>
    <w:rsid w:val="009C1E02"/>
    <w:rsid w:val="009C234B"/>
    <w:rsid w:val="009C26CB"/>
    <w:rsid w:val="009C2D6B"/>
    <w:rsid w:val="009C3E82"/>
    <w:rsid w:val="009C450C"/>
    <w:rsid w:val="009C4976"/>
    <w:rsid w:val="009C4FB5"/>
    <w:rsid w:val="009C5728"/>
    <w:rsid w:val="009C58BE"/>
    <w:rsid w:val="009C5F4D"/>
    <w:rsid w:val="009C64AD"/>
    <w:rsid w:val="009C6EBC"/>
    <w:rsid w:val="009C7589"/>
    <w:rsid w:val="009C761E"/>
    <w:rsid w:val="009C79AE"/>
    <w:rsid w:val="009D0247"/>
    <w:rsid w:val="009D08DA"/>
    <w:rsid w:val="009D175F"/>
    <w:rsid w:val="009D1E73"/>
    <w:rsid w:val="009D21FF"/>
    <w:rsid w:val="009D2B54"/>
    <w:rsid w:val="009D2CC5"/>
    <w:rsid w:val="009D2DEE"/>
    <w:rsid w:val="009D3A50"/>
    <w:rsid w:val="009D48F6"/>
    <w:rsid w:val="009D505F"/>
    <w:rsid w:val="009D5699"/>
    <w:rsid w:val="009D6542"/>
    <w:rsid w:val="009D6A01"/>
    <w:rsid w:val="009D6CF9"/>
    <w:rsid w:val="009D7649"/>
    <w:rsid w:val="009D7CF7"/>
    <w:rsid w:val="009D7ED0"/>
    <w:rsid w:val="009E004B"/>
    <w:rsid w:val="009E05E2"/>
    <w:rsid w:val="009E09D5"/>
    <w:rsid w:val="009E0B03"/>
    <w:rsid w:val="009E0C8F"/>
    <w:rsid w:val="009E1B1B"/>
    <w:rsid w:val="009E2503"/>
    <w:rsid w:val="009E27B3"/>
    <w:rsid w:val="009E31ED"/>
    <w:rsid w:val="009E4475"/>
    <w:rsid w:val="009E4BF8"/>
    <w:rsid w:val="009E579A"/>
    <w:rsid w:val="009E5833"/>
    <w:rsid w:val="009E5AD7"/>
    <w:rsid w:val="009E5E91"/>
    <w:rsid w:val="009E5F0D"/>
    <w:rsid w:val="009E6884"/>
    <w:rsid w:val="009E6D31"/>
    <w:rsid w:val="009E6E9C"/>
    <w:rsid w:val="009E6FF2"/>
    <w:rsid w:val="009E753E"/>
    <w:rsid w:val="009E7585"/>
    <w:rsid w:val="009F009E"/>
    <w:rsid w:val="009F1CBF"/>
    <w:rsid w:val="009F1F39"/>
    <w:rsid w:val="009F2CED"/>
    <w:rsid w:val="009F336D"/>
    <w:rsid w:val="009F5303"/>
    <w:rsid w:val="009F60F3"/>
    <w:rsid w:val="009F68F0"/>
    <w:rsid w:val="009F6EB1"/>
    <w:rsid w:val="00A00678"/>
    <w:rsid w:val="00A008AB"/>
    <w:rsid w:val="00A00945"/>
    <w:rsid w:val="00A01333"/>
    <w:rsid w:val="00A013EE"/>
    <w:rsid w:val="00A02288"/>
    <w:rsid w:val="00A022CA"/>
    <w:rsid w:val="00A03BF6"/>
    <w:rsid w:val="00A04172"/>
    <w:rsid w:val="00A04177"/>
    <w:rsid w:val="00A04242"/>
    <w:rsid w:val="00A04A0C"/>
    <w:rsid w:val="00A05D79"/>
    <w:rsid w:val="00A0607D"/>
    <w:rsid w:val="00A0653B"/>
    <w:rsid w:val="00A06637"/>
    <w:rsid w:val="00A06AD9"/>
    <w:rsid w:val="00A0703D"/>
    <w:rsid w:val="00A077EA"/>
    <w:rsid w:val="00A07946"/>
    <w:rsid w:val="00A07C48"/>
    <w:rsid w:val="00A10020"/>
    <w:rsid w:val="00A1106E"/>
    <w:rsid w:val="00A11DA2"/>
    <w:rsid w:val="00A12666"/>
    <w:rsid w:val="00A12787"/>
    <w:rsid w:val="00A1332B"/>
    <w:rsid w:val="00A1450A"/>
    <w:rsid w:val="00A15335"/>
    <w:rsid w:val="00A162C4"/>
    <w:rsid w:val="00A16B7D"/>
    <w:rsid w:val="00A172E4"/>
    <w:rsid w:val="00A17B9F"/>
    <w:rsid w:val="00A20158"/>
    <w:rsid w:val="00A201D5"/>
    <w:rsid w:val="00A210AF"/>
    <w:rsid w:val="00A21CF9"/>
    <w:rsid w:val="00A23492"/>
    <w:rsid w:val="00A23BAA"/>
    <w:rsid w:val="00A23D41"/>
    <w:rsid w:val="00A2495A"/>
    <w:rsid w:val="00A24A96"/>
    <w:rsid w:val="00A2585F"/>
    <w:rsid w:val="00A25F51"/>
    <w:rsid w:val="00A25FCA"/>
    <w:rsid w:val="00A2620A"/>
    <w:rsid w:val="00A26463"/>
    <w:rsid w:val="00A26547"/>
    <w:rsid w:val="00A2696D"/>
    <w:rsid w:val="00A26C55"/>
    <w:rsid w:val="00A26C7A"/>
    <w:rsid w:val="00A26DC5"/>
    <w:rsid w:val="00A270BD"/>
    <w:rsid w:val="00A27282"/>
    <w:rsid w:val="00A275E7"/>
    <w:rsid w:val="00A27D76"/>
    <w:rsid w:val="00A27F36"/>
    <w:rsid w:val="00A27FF2"/>
    <w:rsid w:val="00A302E1"/>
    <w:rsid w:val="00A30B83"/>
    <w:rsid w:val="00A30C8B"/>
    <w:rsid w:val="00A3151D"/>
    <w:rsid w:val="00A33329"/>
    <w:rsid w:val="00A3337D"/>
    <w:rsid w:val="00A33902"/>
    <w:rsid w:val="00A3426B"/>
    <w:rsid w:val="00A347A0"/>
    <w:rsid w:val="00A34FBF"/>
    <w:rsid w:val="00A3580E"/>
    <w:rsid w:val="00A358B2"/>
    <w:rsid w:val="00A35B51"/>
    <w:rsid w:val="00A36A94"/>
    <w:rsid w:val="00A36F8E"/>
    <w:rsid w:val="00A3777D"/>
    <w:rsid w:val="00A37841"/>
    <w:rsid w:val="00A37C52"/>
    <w:rsid w:val="00A403C4"/>
    <w:rsid w:val="00A40620"/>
    <w:rsid w:val="00A40785"/>
    <w:rsid w:val="00A4092F"/>
    <w:rsid w:val="00A41029"/>
    <w:rsid w:val="00A41132"/>
    <w:rsid w:val="00A416BE"/>
    <w:rsid w:val="00A4254A"/>
    <w:rsid w:val="00A4392D"/>
    <w:rsid w:val="00A43AB0"/>
    <w:rsid w:val="00A44345"/>
    <w:rsid w:val="00A44C94"/>
    <w:rsid w:val="00A45E33"/>
    <w:rsid w:val="00A4600D"/>
    <w:rsid w:val="00A46676"/>
    <w:rsid w:val="00A468A5"/>
    <w:rsid w:val="00A46F45"/>
    <w:rsid w:val="00A4757B"/>
    <w:rsid w:val="00A47665"/>
    <w:rsid w:val="00A5026C"/>
    <w:rsid w:val="00A504D5"/>
    <w:rsid w:val="00A507A7"/>
    <w:rsid w:val="00A5138F"/>
    <w:rsid w:val="00A531C5"/>
    <w:rsid w:val="00A532B4"/>
    <w:rsid w:val="00A5362F"/>
    <w:rsid w:val="00A536F3"/>
    <w:rsid w:val="00A53E2B"/>
    <w:rsid w:val="00A54096"/>
    <w:rsid w:val="00A54C6E"/>
    <w:rsid w:val="00A54E3F"/>
    <w:rsid w:val="00A5538F"/>
    <w:rsid w:val="00A555AC"/>
    <w:rsid w:val="00A55928"/>
    <w:rsid w:val="00A55A41"/>
    <w:rsid w:val="00A55C79"/>
    <w:rsid w:val="00A56092"/>
    <w:rsid w:val="00A5662D"/>
    <w:rsid w:val="00A5665B"/>
    <w:rsid w:val="00A570A3"/>
    <w:rsid w:val="00A572FE"/>
    <w:rsid w:val="00A57E80"/>
    <w:rsid w:val="00A60460"/>
    <w:rsid w:val="00A6062A"/>
    <w:rsid w:val="00A6094E"/>
    <w:rsid w:val="00A60C52"/>
    <w:rsid w:val="00A613A8"/>
    <w:rsid w:val="00A6173C"/>
    <w:rsid w:val="00A61FFA"/>
    <w:rsid w:val="00A62CCF"/>
    <w:rsid w:val="00A633B7"/>
    <w:rsid w:val="00A63AB3"/>
    <w:rsid w:val="00A63B9D"/>
    <w:rsid w:val="00A64920"/>
    <w:rsid w:val="00A652B8"/>
    <w:rsid w:val="00A65F8D"/>
    <w:rsid w:val="00A66374"/>
    <w:rsid w:val="00A6687F"/>
    <w:rsid w:val="00A66D57"/>
    <w:rsid w:val="00A66F9A"/>
    <w:rsid w:val="00A67876"/>
    <w:rsid w:val="00A706E4"/>
    <w:rsid w:val="00A708FC"/>
    <w:rsid w:val="00A714A3"/>
    <w:rsid w:val="00A72179"/>
    <w:rsid w:val="00A722C8"/>
    <w:rsid w:val="00A723CD"/>
    <w:rsid w:val="00A7274A"/>
    <w:rsid w:val="00A72A63"/>
    <w:rsid w:val="00A72FB4"/>
    <w:rsid w:val="00A73557"/>
    <w:rsid w:val="00A7372E"/>
    <w:rsid w:val="00A7432C"/>
    <w:rsid w:val="00A743DF"/>
    <w:rsid w:val="00A745F5"/>
    <w:rsid w:val="00A749EE"/>
    <w:rsid w:val="00A74C51"/>
    <w:rsid w:val="00A750FF"/>
    <w:rsid w:val="00A7515B"/>
    <w:rsid w:val="00A759B1"/>
    <w:rsid w:val="00A75D87"/>
    <w:rsid w:val="00A75F48"/>
    <w:rsid w:val="00A75F85"/>
    <w:rsid w:val="00A76223"/>
    <w:rsid w:val="00A77861"/>
    <w:rsid w:val="00A80493"/>
    <w:rsid w:val="00A81A86"/>
    <w:rsid w:val="00A81BB9"/>
    <w:rsid w:val="00A81E4C"/>
    <w:rsid w:val="00A82001"/>
    <w:rsid w:val="00A82477"/>
    <w:rsid w:val="00A827BC"/>
    <w:rsid w:val="00A8280D"/>
    <w:rsid w:val="00A83A13"/>
    <w:rsid w:val="00A83BCB"/>
    <w:rsid w:val="00A83E59"/>
    <w:rsid w:val="00A84513"/>
    <w:rsid w:val="00A84650"/>
    <w:rsid w:val="00A84A5E"/>
    <w:rsid w:val="00A84A61"/>
    <w:rsid w:val="00A85392"/>
    <w:rsid w:val="00A859C1"/>
    <w:rsid w:val="00A85D4C"/>
    <w:rsid w:val="00A863AE"/>
    <w:rsid w:val="00A91120"/>
    <w:rsid w:val="00A9128D"/>
    <w:rsid w:val="00A913F4"/>
    <w:rsid w:val="00A91C7C"/>
    <w:rsid w:val="00A92760"/>
    <w:rsid w:val="00A92957"/>
    <w:rsid w:val="00A92AAF"/>
    <w:rsid w:val="00A92AB7"/>
    <w:rsid w:val="00A92C8D"/>
    <w:rsid w:val="00A92EE9"/>
    <w:rsid w:val="00A935C1"/>
    <w:rsid w:val="00A93E8F"/>
    <w:rsid w:val="00A9414C"/>
    <w:rsid w:val="00A948CB"/>
    <w:rsid w:val="00A94A4A"/>
    <w:rsid w:val="00A95C1B"/>
    <w:rsid w:val="00A95DE5"/>
    <w:rsid w:val="00A96166"/>
    <w:rsid w:val="00A962C4"/>
    <w:rsid w:val="00A9657E"/>
    <w:rsid w:val="00A9698E"/>
    <w:rsid w:val="00A96A11"/>
    <w:rsid w:val="00A96F38"/>
    <w:rsid w:val="00A974F2"/>
    <w:rsid w:val="00A97626"/>
    <w:rsid w:val="00A978FC"/>
    <w:rsid w:val="00A97CCC"/>
    <w:rsid w:val="00AA027E"/>
    <w:rsid w:val="00AA0781"/>
    <w:rsid w:val="00AA0CE3"/>
    <w:rsid w:val="00AA0CE6"/>
    <w:rsid w:val="00AA1952"/>
    <w:rsid w:val="00AA21A7"/>
    <w:rsid w:val="00AA2258"/>
    <w:rsid w:val="00AA274E"/>
    <w:rsid w:val="00AA293E"/>
    <w:rsid w:val="00AA2B93"/>
    <w:rsid w:val="00AA2EB8"/>
    <w:rsid w:val="00AA2FC0"/>
    <w:rsid w:val="00AA3B42"/>
    <w:rsid w:val="00AA3D22"/>
    <w:rsid w:val="00AA4556"/>
    <w:rsid w:val="00AA46B5"/>
    <w:rsid w:val="00AA4ED7"/>
    <w:rsid w:val="00AA5318"/>
    <w:rsid w:val="00AA56C3"/>
    <w:rsid w:val="00AA5873"/>
    <w:rsid w:val="00AA5889"/>
    <w:rsid w:val="00AA5B66"/>
    <w:rsid w:val="00AA5F01"/>
    <w:rsid w:val="00AA6635"/>
    <w:rsid w:val="00AA6A3C"/>
    <w:rsid w:val="00AA6CFA"/>
    <w:rsid w:val="00AA701F"/>
    <w:rsid w:val="00AA76DA"/>
    <w:rsid w:val="00AA7916"/>
    <w:rsid w:val="00AB009E"/>
    <w:rsid w:val="00AB027B"/>
    <w:rsid w:val="00AB1968"/>
    <w:rsid w:val="00AB1AE5"/>
    <w:rsid w:val="00AB1DB4"/>
    <w:rsid w:val="00AB2471"/>
    <w:rsid w:val="00AB2930"/>
    <w:rsid w:val="00AB2CBE"/>
    <w:rsid w:val="00AB35C3"/>
    <w:rsid w:val="00AB383B"/>
    <w:rsid w:val="00AB3887"/>
    <w:rsid w:val="00AB40E0"/>
    <w:rsid w:val="00AB41F6"/>
    <w:rsid w:val="00AB4885"/>
    <w:rsid w:val="00AB4BFC"/>
    <w:rsid w:val="00AB5303"/>
    <w:rsid w:val="00AB564D"/>
    <w:rsid w:val="00AB5B7C"/>
    <w:rsid w:val="00AB5CEE"/>
    <w:rsid w:val="00AB6DD0"/>
    <w:rsid w:val="00AB7136"/>
    <w:rsid w:val="00AB727B"/>
    <w:rsid w:val="00AB73F5"/>
    <w:rsid w:val="00AB77D4"/>
    <w:rsid w:val="00AB7E9B"/>
    <w:rsid w:val="00AB7FF4"/>
    <w:rsid w:val="00AC042D"/>
    <w:rsid w:val="00AC05A9"/>
    <w:rsid w:val="00AC0D81"/>
    <w:rsid w:val="00AC1010"/>
    <w:rsid w:val="00AC113D"/>
    <w:rsid w:val="00AC133A"/>
    <w:rsid w:val="00AC1E49"/>
    <w:rsid w:val="00AC22B9"/>
    <w:rsid w:val="00AC2BE4"/>
    <w:rsid w:val="00AC32A3"/>
    <w:rsid w:val="00AC35AB"/>
    <w:rsid w:val="00AC3A40"/>
    <w:rsid w:val="00AC3B63"/>
    <w:rsid w:val="00AC414E"/>
    <w:rsid w:val="00AC431F"/>
    <w:rsid w:val="00AC45FA"/>
    <w:rsid w:val="00AC462D"/>
    <w:rsid w:val="00AC5050"/>
    <w:rsid w:val="00AC5B90"/>
    <w:rsid w:val="00AC5D31"/>
    <w:rsid w:val="00AC6D89"/>
    <w:rsid w:val="00AC7658"/>
    <w:rsid w:val="00AC7DEA"/>
    <w:rsid w:val="00AD0117"/>
    <w:rsid w:val="00AD10CB"/>
    <w:rsid w:val="00AD1734"/>
    <w:rsid w:val="00AD1CF1"/>
    <w:rsid w:val="00AD1FF4"/>
    <w:rsid w:val="00AD2F3E"/>
    <w:rsid w:val="00AD35EF"/>
    <w:rsid w:val="00AD4E7B"/>
    <w:rsid w:val="00AD4F3E"/>
    <w:rsid w:val="00AD5445"/>
    <w:rsid w:val="00AD59E3"/>
    <w:rsid w:val="00AD5A2E"/>
    <w:rsid w:val="00AD5F0B"/>
    <w:rsid w:val="00AD5F9F"/>
    <w:rsid w:val="00AD6161"/>
    <w:rsid w:val="00AD6C9F"/>
    <w:rsid w:val="00AD78A9"/>
    <w:rsid w:val="00AD7940"/>
    <w:rsid w:val="00AD79E8"/>
    <w:rsid w:val="00AD7C8A"/>
    <w:rsid w:val="00AE0015"/>
    <w:rsid w:val="00AE01F2"/>
    <w:rsid w:val="00AE0537"/>
    <w:rsid w:val="00AE0724"/>
    <w:rsid w:val="00AE0A91"/>
    <w:rsid w:val="00AE0BD5"/>
    <w:rsid w:val="00AE1181"/>
    <w:rsid w:val="00AE1711"/>
    <w:rsid w:val="00AE17C7"/>
    <w:rsid w:val="00AE225F"/>
    <w:rsid w:val="00AE2574"/>
    <w:rsid w:val="00AE3201"/>
    <w:rsid w:val="00AE369A"/>
    <w:rsid w:val="00AE36F5"/>
    <w:rsid w:val="00AE3A69"/>
    <w:rsid w:val="00AE3DE6"/>
    <w:rsid w:val="00AE4039"/>
    <w:rsid w:val="00AE4560"/>
    <w:rsid w:val="00AE572F"/>
    <w:rsid w:val="00AE5AC5"/>
    <w:rsid w:val="00AE5E02"/>
    <w:rsid w:val="00AE6096"/>
    <w:rsid w:val="00AE6689"/>
    <w:rsid w:val="00AE676A"/>
    <w:rsid w:val="00AE6FF1"/>
    <w:rsid w:val="00AE718E"/>
    <w:rsid w:val="00AE773F"/>
    <w:rsid w:val="00AF06C8"/>
    <w:rsid w:val="00AF0917"/>
    <w:rsid w:val="00AF0D84"/>
    <w:rsid w:val="00AF0DD7"/>
    <w:rsid w:val="00AF1686"/>
    <w:rsid w:val="00AF1C0A"/>
    <w:rsid w:val="00AF1E61"/>
    <w:rsid w:val="00AF25E9"/>
    <w:rsid w:val="00AF266F"/>
    <w:rsid w:val="00AF2DA2"/>
    <w:rsid w:val="00AF33C8"/>
    <w:rsid w:val="00AF4AE0"/>
    <w:rsid w:val="00AF4D93"/>
    <w:rsid w:val="00AF5089"/>
    <w:rsid w:val="00AF53A7"/>
    <w:rsid w:val="00AF59CA"/>
    <w:rsid w:val="00AF650D"/>
    <w:rsid w:val="00AF6DD6"/>
    <w:rsid w:val="00AF6DDC"/>
    <w:rsid w:val="00AF7228"/>
    <w:rsid w:val="00AF76A3"/>
    <w:rsid w:val="00B000E5"/>
    <w:rsid w:val="00B00148"/>
    <w:rsid w:val="00B0020E"/>
    <w:rsid w:val="00B00305"/>
    <w:rsid w:val="00B0120A"/>
    <w:rsid w:val="00B01734"/>
    <w:rsid w:val="00B02B0C"/>
    <w:rsid w:val="00B034B9"/>
    <w:rsid w:val="00B034BE"/>
    <w:rsid w:val="00B03A09"/>
    <w:rsid w:val="00B03AE1"/>
    <w:rsid w:val="00B04318"/>
    <w:rsid w:val="00B046C7"/>
    <w:rsid w:val="00B04A75"/>
    <w:rsid w:val="00B04A99"/>
    <w:rsid w:val="00B052C5"/>
    <w:rsid w:val="00B0643F"/>
    <w:rsid w:val="00B07B79"/>
    <w:rsid w:val="00B1003E"/>
    <w:rsid w:val="00B10438"/>
    <w:rsid w:val="00B10999"/>
    <w:rsid w:val="00B10A3A"/>
    <w:rsid w:val="00B11340"/>
    <w:rsid w:val="00B113D1"/>
    <w:rsid w:val="00B1149A"/>
    <w:rsid w:val="00B1178F"/>
    <w:rsid w:val="00B1194B"/>
    <w:rsid w:val="00B1211C"/>
    <w:rsid w:val="00B12298"/>
    <w:rsid w:val="00B125AA"/>
    <w:rsid w:val="00B12C3B"/>
    <w:rsid w:val="00B12CC3"/>
    <w:rsid w:val="00B12F2D"/>
    <w:rsid w:val="00B131A8"/>
    <w:rsid w:val="00B13506"/>
    <w:rsid w:val="00B13B1D"/>
    <w:rsid w:val="00B13BE4"/>
    <w:rsid w:val="00B13E76"/>
    <w:rsid w:val="00B14018"/>
    <w:rsid w:val="00B14273"/>
    <w:rsid w:val="00B153EA"/>
    <w:rsid w:val="00B1650F"/>
    <w:rsid w:val="00B16752"/>
    <w:rsid w:val="00B169F1"/>
    <w:rsid w:val="00B17606"/>
    <w:rsid w:val="00B1783B"/>
    <w:rsid w:val="00B17D02"/>
    <w:rsid w:val="00B2091C"/>
    <w:rsid w:val="00B214F0"/>
    <w:rsid w:val="00B21CFB"/>
    <w:rsid w:val="00B22D63"/>
    <w:rsid w:val="00B22FB0"/>
    <w:rsid w:val="00B23A69"/>
    <w:rsid w:val="00B23E9A"/>
    <w:rsid w:val="00B24094"/>
    <w:rsid w:val="00B2415F"/>
    <w:rsid w:val="00B241E2"/>
    <w:rsid w:val="00B246DE"/>
    <w:rsid w:val="00B25404"/>
    <w:rsid w:val="00B2546C"/>
    <w:rsid w:val="00B2561D"/>
    <w:rsid w:val="00B25A1E"/>
    <w:rsid w:val="00B25D02"/>
    <w:rsid w:val="00B25D44"/>
    <w:rsid w:val="00B26B17"/>
    <w:rsid w:val="00B26E52"/>
    <w:rsid w:val="00B26E75"/>
    <w:rsid w:val="00B27515"/>
    <w:rsid w:val="00B27525"/>
    <w:rsid w:val="00B27D12"/>
    <w:rsid w:val="00B27DC5"/>
    <w:rsid w:val="00B303AE"/>
    <w:rsid w:val="00B305F3"/>
    <w:rsid w:val="00B30740"/>
    <w:rsid w:val="00B30A05"/>
    <w:rsid w:val="00B30BBA"/>
    <w:rsid w:val="00B30DD3"/>
    <w:rsid w:val="00B30F73"/>
    <w:rsid w:val="00B31798"/>
    <w:rsid w:val="00B31C60"/>
    <w:rsid w:val="00B320B4"/>
    <w:rsid w:val="00B327A4"/>
    <w:rsid w:val="00B32ACC"/>
    <w:rsid w:val="00B3318A"/>
    <w:rsid w:val="00B3325C"/>
    <w:rsid w:val="00B33476"/>
    <w:rsid w:val="00B337A1"/>
    <w:rsid w:val="00B33999"/>
    <w:rsid w:val="00B33EA1"/>
    <w:rsid w:val="00B346B7"/>
    <w:rsid w:val="00B346C4"/>
    <w:rsid w:val="00B34B47"/>
    <w:rsid w:val="00B34B6D"/>
    <w:rsid w:val="00B34FC8"/>
    <w:rsid w:val="00B35229"/>
    <w:rsid w:val="00B35837"/>
    <w:rsid w:val="00B35B88"/>
    <w:rsid w:val="00B36027"/>
    <w:rsid w:val="00B3629E"/>
    <w:rsid w:val="00B367A9"/>
    <w:rsid w:val="00B36953"/>
    <w:rsid w:val="00B37684"/>
    <w:rsid w:val="00B376D0"/>
    <w:rsid w:val="00B4092C"/>
    <w:rsid w:val="00B40AA2"/>
    <w:rsid w:val="00B41512"/>
    <w:rsid w:val="00B41E71"/>
    <w:rsid w:val="00B42AB0"/>
    <w:rsid w:val="00B434E5"/>
    <w:rsid w:val="00B436B3"/>
    <w:rsid w:val="00B442F0"/>
    <w:rsid w:val="00B44425"/>
    <w:rsid w:val="00B445F1"/>
    <w:rsid w:val="00B454A3"/>
    <w:rsid w:val="00B458EC"/>
    <w:rsid w:val="00B45BCD"/>
    <w:rsid w:val="00B46333"/>
    <w:rsid w:val="00B4666B"/>
    <w:rsid w:val="00B46ABD"/>
    <w:rsid w:val="00B46C72"/>
    <w:rsid w:val="00B47B7D"/>
    <w:rsid w:val="00B50501"/>
    <w:rsid w:val="00B5080E"/>
    <w:rsid w:val="00B50A77"/>
    <w:rsid w:val="00B50B15"/>
    <w:rsid w:val="00B50F43"/>
    <w:rsid w:val="00B51334"/>
    <w:rsid w:val="00B51655"/>
    <w:rsid w:val="00B51B76"/>
    <w:rsid w:val="00B52082"/>
    <w:rsid w:val="00B532CA"/>
    <w:rsid w:val="00B534C1"/>
    <w:rsid w:val="00B536B9"/>
    <w:rsid w:val="00B540DD"/>
    <w:rsid w:val="00B552F0"/>
    <w:rsid w:val="00B556C6"/>
    <w:rsid w:val="00B557B1"/>
    <w:rsid w:val="00B56BCA"/>
    <w:rsid w:val="00B57979"/>
    <w:rsid w:val="00B60100"/>
    <w:rsid w:val="00B6043C"/>
    <w:rsid w:val="00B606F8"/>
    <w:rsid w:val="00B611AB"/>
    <w:rsid w:val="00B613C3"/>
    <w:rsid w:val="00B6202B"/>
    <w:rsid w:val="00B62CD9"/>
    <w:rsid w:val="00B62D3A"/>
    <w:rsid w:val="00B631E6"/>
    <w:rsid w:val="00B639F6"/>
    <w:rsid w:val="00B63FD5"/>
    <w:rsid w:val="00B643A2"/>
    <w:rsid w:val="00B644F9"/>
    <w:rsid w:val="00B6467D"/>
    <w:rsid w:val="00B6511B"/>
    <w:rsid w:val="00B65374"/>
    <w:rsid w:val="00B6547A"/>
    <w:rsid w:val="00B65856"/>
    <w:rsid w:val="00B664A5"/>
    <w:rsid w:val="00B66FC7"/>
    <w:rsid w:val="00B67636"/>
    <w:rsid w:val="00B67843"/>
    <w:rsid w:val="00B67965"/>
    <w:rsid w:val="00B67AB7"/>
    <w:rsid w:val="00B67BD1"/>
    <w:rsid w:val="00B70084"/>
    <w:rsid w:val="00B70162"/>
    <w:rsid w:val="00B705F2"/>
    <w:rsid w:val="00B708D3"/>
    <w:rsid w:val="00B71079"/>
    <w:rsid w:val="00B710F2"/>
    <w:rsid w:val="00B71257"/>
    <w:rsid w:val="00B725F2"/>
    <w:rsid w:val="00B7385D"/>
    <w:rsid w:val="00B73A38"/>
    <w:rsid w:val="00B75210"/>
    <w:rsid w:val="00B7557B"/>
    <w:rsid w:val="00B755FE"/>
    <w:rsid w:val="00B75E8B"/>
    <w:rsid w:val="00B75EB0"/>
    <w:rsid w:val="00B75FA5"/>
    <w:rsid w:val="00B765C6"/>
    <w:rsid w:val="00B77035"/>
    <w:rsid w:val="00B7730D"/>
    <w:rsid w:val="00B77F03"/>
    <w:rsid w:val="00B77F3B"/>
    <w:rsid w:val="00B801FC"/>
    <w:rsid w:val="00B80862"/>
    <w:rsid w:val="00B80879"/>
    <w:rsid w:val="00B80E71"/>
    <w:rsid w:val="00B812E4"/>
    <w:rsid w:val="00B81781"/>
    <w:rsid w:val="00B82161"/>
    <w:rsid w:val="00B82FF4"/>
    <w:rsid w:val="00B8455B"/>
    <w:rsid w:val="00B848F4"/>
    <w:rsid w:val="00B856C8"/>
    <w:rsid w:val="00B85BFF"/>
    <w:rsid w:val="00B85D7F"/>
    <w:rsid w:val="00B8621C"/>
    <w:rsid w:val="00B86657"/>
    <w:rsid w:val="00B872C7"/>
    <w:rsid w:val="00B87911"/>
    <w:rsid w:val="00B87D7C"/>
    <w:rsid w:val="00B919C3"/>
    <w:rsid w:val="00B91CCD"/>
    <w:rsid w:val="00B91D6E"/>
    <w:rsid w:val="00B9265F"/>
    <w:rsid w:val="00B92F0D"/>
    <w:rsid w:val="00B93700"/>
    <w:rsid w:val="00B9374D"/>
    <w:rsid w:val="00B93AFF"/>
    <w:rsid w:val="00B93EF0"/>
    <w:rsid w:val="00B940AA"/>
    <w:rsid w:val="00B94414"/>
    <w:rsid w:val="00B945CC"/>
    <w:rsid w:val="00B9488B"/>
    <w:rsid w:val="00B948F8"/>
    <w:rsid w:val="00B94FB0"/>
    <w:rsid w:val="00B95E69"/>
    <w:rsid w:val="00B96230"/>
    <w:rsid w:val="00B962EF"/>
    <w:rsid w:val="00B96BEB"/>
    <w:rsid w:val="00B96C39"/>
    <w:rsid w:val="00B96EBF"/>
    <w:rsid w:val="00B97116"/>
    <w:rsid w:val="00B97282"/>
    <w:rsid w:val="00B97502"/>
    <w:rsid w:val="00B97765"/>
    <w:rsid w:val="00B97C6F"/>
    <w:rsid w:val="00BA07E9"/>
    <w:rsid w:val="00BA09C5"/>
    <w:rsid w:val="00BA100C"/>
    <w:rsid w:val="00BA1866"/>
    <w:rsid w:val="00BA242E"/>
    <w:rsid w:val="00BA26EA"/>
    <w:rsid w:val="00BA29D7"/>
    <w:rsid w:val="00BA2BB7"/>
    <w:rsid w:val="00BA2FC3"/>
    <w:rsid w:val="00BA31FE"/>
    <w:rsid w:val="00BA3942"/>
    <w:rsid w:val="00BA3967"/>
    <w:rsid w:val="00BA3CE2"/>
    <w:rsid w:val="00BA3FA9"/>
    <w:rsid w:val="00BA427C"/>
    <w:rsid w:val="00BA4933"/>
    <w:rsid w:val="00BA63F9"/>
    <w:rsid w:val="00BA6C09"/>
    <w:rsid w:val="00BA6CE0"/>
    <w:rsid w:val="00BA7CEA"/>
    <w:rsid w:val="00BB0109"/>
    <w:rsid w:val="00BB0249"/>
    <w:rsid w:val="00BB1B54"/>
    <w:rsid w:val="00BB1C19"/>
    <w:rsid w:val="00BB1D62"/>
    <w:rsid w:val="00BB1E6C"/>
    <w:rsid w:val="00BB4211"/>
    <w:rsid w:val="00BB445B"/>
    <w:rsid w:val="00BB483E"/>
    <w:rsid w:val="00BB4B90"/>
    <w:rsid w:val="00BB4F7A"/>
    <w:rsid w:val="00BB55AF"/>
    <w:rsid w:val="00BB5669"/>
    <w:rsid w:val="00BB56FC"/>
    <w:rsid w:val="00BB5DF5"/>
    <w:rsid w:val="00BB6765"/>
    <w:rsid w:val="00BB67E3"/>
    <w:rsid w:val="00BB687F"/>
    <w:rsid w:val="00BB6CAC"/>
    <w:rsid w:val="00BB6D75"/>
    <w:rsid w:val="00BB6E16"/>
    <w:rsid w:val="00BB7177"/>
    <w:rsid w:val="00BB78E9"/>
    <w:rsid w:val="00BB7FB2"/>
    <w:rsid w:val="00BC03EA"/>
    <w:rsid w:val="00BC041F"/>
    <w:rsid w:val="00BC08BA"/>
    <w:rsid w:val="00BC0AFA"/>
    <w:rsid w:val="00BC10D7"/>
    <w:rsid w:val="00BC1729"/>
    <w:rsid w:val="00BC1B8A"/>
    <w:rsid w:val="00BC1BCD"/>
    <w:rsid w:val="00BC225C"/>
    <w:rsid w:val="00BC2BA6"/>
    <w:rsid w:val="00BC308F"/>
    <w:rsid w:val="00BC329A"/>
    <w:rsid w:val="00BC363B"/>
    <w:rsid w:val="00BC3E66"/>
    <w:rsid w:val="00BC4904"/>
    <w:rsid w:val="00BC57A6"/>
    <w:rsid w:val="00BC60D7"/>
    <w:rsid w:val="00BC62A7"/>
    <w:rsid w:val="00BC76CA"/>
    <w:rsid w:val="00BD0207"/>
    <w:rsid w:val="00BD0D38"/>
    <w:rsid w:val="00BD1404"/>
    <w:rsid w:val="00BD1605"/>
    <w:rsid w:val="00BD1929"/>
    <w:rsid w:val="00BD1CBF"/>
    <w:rsid w:val="00BD1E82"/>
    <w:rsid w:val="00BD2A8C"/>
    <w:rsid w:val="00BD315B"/>
    <w:rsid w:val="00BD3507"/>
    <w:rsid w:val="00BD361F"/>
    <w:rsid w:val="00BD37F6"/>
    <w:rsid w:val="00BD3A98"/>
    <w:rsid w:val="00BD3F88"/>
    <w:rsid w:val="00BD412E"/>
    <w:rsid w:val="00BD41F8"/>
    <w:rsid w:val="00BD4390"/>
    <w:rsid w:val="00BD4516"/>
    <w:rsid w:val="00BD47E3"/>
    <w:rsid w:val="00BD4DF6"/>
    <w:rsid w:val="00BD5BBC"/>
    <w:rsid w:val="00BD61FD"/>
    <w:rsid w:val="00BD6655"/>
    <w:rsid w:val="00BD67DB"/>
    <w:rsid w:val="00BD6DC7"/>
    <w:rsid w:val="00BD6E07"/>
    <w:rsid w:val="00BD74DB"/>
    <w:rsid w:val="00BD7D00"/>
    <w:rsid w:val="00BD7EEA"/>
    <w:rsid w:val="00BD7F54"/>
    <w:rsid w:val="00BE00A5"/>
    <w:rsid w:val="00BE00C1"/>
    <w:rsid w:val="00BE018C"/>
    <w:rsid w:val="00BE024D"/>
    <w:rsid w:val="00BE0E49"/>
    <w:rsid w:val="00BE117D"/>
    <w:rsid w:val="00BE2405"/>
    <w:rsid w:val="00BE24D7"/>
    <w:rsid w:val="00BE2816"/>
    <w:rsid w:val="00BE2C03"/>
    <w:rsid w:val="00BE3ED3"/>
    <w:rsid w:val="00BE3F64"/>
    <w:rsid w:val="00BE4273"/>
    <w:rsid w:val="00BE48D0"/>
    <w:rsid w:val="00BE4F1F"/>
    <w:rsid w:val="00BE5646"/>
    <w:rsid w:val="00BE6548"/>
    <w:rsid w:val="00BE65DC"/>
    <w:rsid w:val="00BE6610"/>
    <w:rsid w:val="00BE67A5"/>
    <w:rsid w:val="00BE7C82"/>
    <w:rsid w:val="00BE7CD9"/>
    <w:rsid w:val="00BE7FCD"/>
    <w:rsid w:val="00BF04E8"/>
    <w:rsid w:val="00BF0B27"/>
    <w:rsid w:val="00BF0BE7"/>
    <w:rsid w:val="00BF1299"/>
    <w:rsid w:val="00BF13A5"/>
    <w:rsid w:val="00BF17DA"/>
    <w:rsid w:val="00BF1988"/>
    <w:rsid w:val="00BF19CD"/>
    <w:rsid w:val="00BF19E1"/>
    <w:rsid w:val="00BF22A3"/>
    <w:rsid w:val="00BF2317"/>
    <w:rsid w:val="00BF2B66"/>
    <w:rsid w:val="00BF2D8F"/>
    <w:rsid w:val="00BF3025"/>
    <w:rsid w:val="00BF34D9"/>
    <w:rsid w:val="00BF3815"/>
    <w:rsid w:val="00BF3BE4"/>
    <w:rsid w:val="00BF42B0"/>
    <w:rsid w:val="00BF48E9"/>
    <w:rsid w:val="00BF4C7F"/>
    <w:rsid w:val="00BF4D78"/>
    <w:rsid w:val="00BF4DED"/>
    <w:rsid w:val="00BF5225"/>
    <w:rsid w:val="00BF56FE"/>
    <w:rsid w:val="00BF5C69"/>
    <w:rsid w:val="00BF64DA"/>
    <w:rsid w:val="00BF6A05"/>
    <w:rsid w:val="00BF77E7"/>
    <w:rsid w:val="00BF7BB0"/>
    <w:rsid w:val="00BF7CD2"/>
    <w:rsid w:val="00BF7EFA"/>
    <w:rsid w:val="00C00222"/>
    <w:rsid w:val="00C00637"/>
    <w:rsid w:val="00C011E8"/>
    <w:rsid w:val="00C02172"/>
    <w:rsid w:val="00C028AC"/>
    <w:rsid w:val="00C0297F"/>
    <w:rsid w:val="00C042F7"/>
    <w:rsid w:val="00C0489A"/>
    <w:rsid w:val="00C04A92"/>
    <w:rsid w:val="00C052F1"/>
    <w:rsid w:val="00C05FCA"/>
    <w:rsid w:val="00C069D6"/>
    <w:rsid w:val="00C06B92"/>
    <w:rsid w:val="00C06BC5"/>
    <w:rsid w:val="00C07179"/>
    <w:rsid w:val="00C07624"/>
    <w:rsid w:val="00C07F66"/>
    <w:rsid w:val="00C103A4"/>
    <w:rsid w:val="00C10660"/>
    <w:rsid w:val="00C106FD"/>
    <w:rsid w:val="00C107CF"/>
    <w:rsid w:val="00C10927"/>
    <w:rsid w:val="00C1175C"/>
    <w:rsid w:val="00C11FBA"/>
    <w:rsid w:val="00C121C8"/>
    <w:rsid w:val="00C13470"/>
    <w:rsid w:val="00C136D7"/>
    <w:rsid w:val="00C136DC"/>
    <w:rsid w:val="00C1398E"/>
    <w:rsid w:val="00C13DAB"/>
    <w:rsid w:val="00C14196"/>
    <w:rsid w:val="00C14792"/>
    <w:rsid w:val="00C14901"/>
    <w:rsid w:val="00C14A1E"/>
    <w:rsid w:val="00C155DD"/>
    <w:rsid w:val="00C15D0D"/>
    <w:rsid w:val="00C1639E"/>
    <w:rsid w:val="00C17E28"/>
    <w:rsid w:val="00C2001F"/>
    <w:rsid w:val="00C20628"/>
    <w:rsid w:val="00C2069A"/>
    <w:rsid w:val="00C21165"/>
    <w:rsid w:val="00C21329"/>
    <w:rsid w:val="00C21EA5"/>
    <w:rsid w:val="00C21F66"/>
    <w:rsid w:val="00C23571"/>
    <w:rsid w:val="00C23F40"/>
    <w:rsid w:val="00C24C33"/>
    <w:rsid w:val="00C24DB5"/>
    <w:rsid w:val="00C24FE0"/>
    <w:rsid w:val="00C252B8"/>
    <w:rsid w:val="00C268A1"/>
    <w:rsid w:val="00C271C6"/>
    <w:rsid w:val="00C27A90"/>
    <w:rsid w:val="00C30114"/>
    <w:rsid w:val="00C30FD5"/>
    <w:rsid w:val="00C31137"/>
    <w:rsid w:val="00C311BE"/>
    <w:rsid w:val="00C311FF"/>
    <w:rsid w:val="00C31354"/>
    <w:rsid w:val="00C314A5"/>
    <w:rsid w:val="00C315A1"/>
    <w:rsid w:val="00C322DE"/>
    <w:rsid w:val="00C333B3"/>
    <w:rsid w:val="00C33431"/>
    <w:rsid w:val="00C33981"/>
    <w:rsid w:val="00C34914"/>
    <w:rsid w:val="00C34DC2"/>
    <w:rsid w:val="00C351A2"/>
    <w:rsid w:val="00C3532E"/>
    <w:rsid w:val="00C35B61"/>
    <w:rsid w:val="00C35C03"/>
    <w:rsid w:val="00C35DBD"/>
    <w:rsid w:val="00C35F4F"/>
    <w:rsid w:val="00C36445"/>
    <w:rsid w:val="00C3675F"/>
    <w:rsid w:val="00C36BB3"/>
    <w:rsid w:val="00C36BF8"/>
    <w:rsid w:val="00C36CB2"/>
    <w:rsid w:val="00C37F81"/>
    <w:rsid w:val="00C400FC"/>
    <w:rsid w:val="00C40535"/>
    <w:rsid w:val="00C408B4"/>
    <w:rsid w:val="00C40DB7"/>
    <w:rsid w:val="00C40E1B"/>
    <w:rsid w:val="00C40ECB"/>
    <w:rsid w:val="00C423CE"/>
    <w:rsid w:val="00C42435"/>
    <w:rsid w:val="00C42887"/>
    <w:rsid w:val="00C42BEE"/>
    <w:rsid w:val="00C42C78"/>
    <w:rsid w:val="00C43352"/>
    <w:rsid w:val="00C434A0"/>
    <w:rsid w:val="00C43E30"/>
    <w:rsid w:val="00C43E52"/>
    <w:rsid w:val="00C43EFD"/>
    <w:rsid w:val="00C44699"/>
    <w:rsid w:val="00C448FA"/>
    <w:rsid w:val="00C4593B"/>
    <w:rsid w:val="00C47039"/>
    <w:rsid w:val="00C472B2"/>
    <w:rsid w:val="00C475D2"/>
    <w:rsid w:val="00C47907"/>
    <w:rsid w:val="00C47ADB"/>
    <w:rsid w:val="00C47B8E"/>
    <w:rsid w:val="00C47C27"/>
    <w:rsid w:val="00C47C69"/>
    <w:rsid w:val="00C502EB"/>
    <w:rsid w:val="00C50919"/>
    <w:rsid w:val="00C50C59"/>
    <w:rsid w:val="00C50E2E"/>
    <w:rsid w:val="00C51634"/>
    <w:rsid w:val="00C51B6B"/>
    <w:rsid w:val="00C51EFD"/>
    <w:rsid w:val="00C5201C"/>
    <w:rsid w:val="00C526DF"/>
    <w:rsid w:val="00C53860"/>
    <w:rsid w:val="00C53BA5"/>
    <w:rsid w:val="00C54683"/>
    <w:rsid w:val="00C54849"/>
    <w:rsid w:val="00C54D42"/>
    <w:rsid w:val="00C54DE2"/>
    <w:rsid w:val="00C557E8"/>
    <w:rsid w:val="00C55EC5"/>
    <w:rsid w:val="00C55FDE"/>
    <w:rsid w:val="00C562E1"/>
    <w:rsid w:val="00C5660B"/>
    <w:rsid w:val="00C56C7F"/>
    <w:rsid w:val="00C5772F"/>
    <w:rsid w:val="00C579CA"/>
    <w:rsid w:val="00C60191"/>
    <w:rsid w:val="00C6098F"/>
    <w:rsid w:val="00C60A27"/>
    <w:rsid w:val="00C60DE3"/>
    <w:rsid w:val="00C6161C"/>
    <w:rsid w:val="00C6170D"/>
    <w:rsid w:val="00C61CB1"/>
    <w:rsid w:val="00C620B2"/>
    <w:rsid w:val="00C627DE"/>
    <w:rsid w:val="00C62D2F"/>
    <w:rsid w:val="00C62EC9"/>
    <w:rsid w:val="00C630CC"/>
    <w:rsid w:val="00C63319"/>
    <w:rsid w:val="00C638B1"/>
    <w:rsid w:val="00C64083"/>
    <w:rsid w:val="00C65D78"/>
    <w:rsid w:val="00C66A82"/>
    <w:rsid w:val="00C66B39"/>
    <w:rsid w:val="00C66E56"/>
    <w:rsid w:val="00C66FDE"/>
    <w:rsid w:val="00C677F8"/>
    <w:rsid w:val="00C67AF3"/>
    <w:rsid w:val="00C7093E"/>
    <w:rsid w:val="00C71062"/>
    <w:rsid w:val="00C7228C"/>
    <w:rsid w:val="00C72F48"/>
    <w:rsid w:val="00C73186"/>
    <w:rsid w:val="00C73E3A"/>
    <w:rsid w:val="00C742B4"/>
    <w:rsid w:val="00C74925"/>
    <w:rsid w:val="00C74D80"/>
    <w:rsid w:val="00C75039"/>
    <w:rsid w:val="00C75235"/>
    <w:rsid w:val="00C761E2"/>
    <w:rsid w:val="00C7643E"/>
    <w:rsid w:val="00C7732D"/>
    <w:rsid w:val="00C776F2"/>
    <w:rsid w:val="00C77F53"/>
    <w:rsid w:val="00C800E2"/>
    <w:rsid w:val="00C80F52"/>
    <w:rsid w:val="00C810DD"/>
    <w:rsid w:val="00C812F1"/>
    <w:rsid w:val="00C815C3"/>
    <w:rsid w:val="00C81605"/>
    <w:rsid w:val="00C81832"/>
    <w:rsid w:val="00C8195D"/>
    <w:rsid w:val="00C82601"/>
    <w:rsid w:val="00C830B6"/>
    <w:rsid w:val="00C8351D"/>
    <w:rsid w:val="00C83802"/>
    <w:rsid w:val="00C83B5F"/>
    <w:rsid w:val="00C845E0"/>
    <w:rsid w:val="00C85103"/>
    <w:rsid w:val="00C856BE"/>
    <w:rsid w:val="00C85A14"/>
    <w:rsid w:val="00C85CA6"/>
    <w:rsid w:val="00C85DEA"/>
    <w:rsid w:val="00C86377"/>
    <w:rsid w:val="00C87440"/>
    <w:rsid w:val="00C879C3"/>
    <w:rsid w:val="00C905F4"/>
    <w:rsid w:val="00C91A3E"/>
    <w:rsid w:val="00C91B18"/>
    <w:rsid w:val="00C91BE2"/>
    <w:rsid w:val="00C91C3C"/>
    <w:rsid w:val="00C926B3"/>
    <w:rsid w:val="00C928F6"/>
    <w:rsid w:val="00C92AD7"/>
    <w:rsid w:val="00C931E1"/>
    <w:rsid w:val="00C937CD"/>
    <w:rsid w:val="00C9460E"/>
    <w:rsid w:val="00C94E6A"/>
    <w:rsid w:val="00C950EF"/>
    <w:rsid w:val="00C95EB0"/>
    <w:rsid w:val="00C95FCB"/>
    <w:rsid w:val="00C969AC"/>
    <w:rsid w:val="00CA00C6"/>
    <w:rsid w:val="00CA0417"/>
    <w:rsid w:val="00CA0469"/>
    <w:rsid w:val="00CA05C1"/>
    <w:rsid w:val="00CA0F39"/>
    <w:rsid w:val="00CA1407"/>
    <w:rsid w:val="00CA2E6A"/>
    <w:rsid w:val="00CA318F"/>
    <w:rsid w:val="00CA365B"/>
    <w:rsid w:val="00CA40DF"/>
    <w:rsid w:val="00CA44DF"/>
    <w:rsid w:val="00CA4FFD"/>
    <w:rsid w:val="00CA5813"/>
    <w:rsid w:val="00CA5A25"/>
    <w:rsid w:val="00CA66A0"/>
    <w:rsid w:val="00CA6D05"/>
    <w:rsid w:val="00CA7466"/>
    <w:rsid w:val="00CA7568"/>
    <w:rsid w:val="00CA7C81"/>
    <w:rsid w:val="00CA7EA9"/>
    <w:rsid w:val="00CB00C6"/>
    <w:rsid w:val="00CB0389"/>
    <w:rsid w:val="00CB2230"/>
    <w:rsid w:val="00CB239D"/>
    <w:rsid w:val="00CB2651"/>
    <w:rsid w:val="00CB291D"/>
    <w:rsid w:val="00CB2B81"/>
    <w:rsid w:val="00CB384B"/>
    <w:rsid w:val="00CB3A89"/>
    <w:rsid w:val="00CB44CA"/>
    <w:rsid w:val="00CB4FBC"/>
    <w:rsid w:val="00CB532E"/>
    <w:rsid w:val="00CB53E6"/>
    <w:rsid w:val="00CB5B52"/>
    <w:rsid w:val="00CB5B75"/>
    <w:rsid w:val="00CB6978"/>
    <w:rsid w:val="00CB6E73"/>
    <w:rsid w:val="00CB7BA1"/>
    <w:rsid w:val="00CB7EDA"/>
    <w:rsid w:val="00CC01A7"/>
    <w:rsid w:val="00CC0871"/>
    <w:rsid w:val="00CC2B75"/>
    <w:rsid w:val="00CC2E7F"/>
    <w:rsid w:val="00CC3A0A"/>
    <w:rsid w:val="00CC3DF3"/>
    <w:rsid w:val="00CC4668"/>
    <w:rsid w:val="00CC4CF2"/>
    <w:rsid w:val="00CC4E22"/>
    <w:rsid w:val="00CC531F"/>
    <w:rsid w:val="00CC56B4"/>
    <w:rsid w:val="00CC5FD9"/>
    <w:rsid w:val="00CC64E0"/>
    <w:rsid w:val="00CC77FD"/>
    <w:rsid w:val="00CC7AAF"/>
    <w:rsid w:val="00CC7AC3"/>
    <w:rsid w:val="00CC7C9E"/>
    <w:rsid w:val="00CC7D18"/>
    <w:rsid w:val="00CD02DD"/>
    <w:rsid w:val="00CD042D"/>
    <w:rsid w:val="00CD1117"/>
    <w:rsid w:val="00CD1AB1"/>
    <w:rsid w:val="00CD1C0B"/>
    <w:rsid w:val="00CD32FA"/>
    <w:rsid w:val="00CD3480"/>
    <w:rsid w:val="00CD3B58"/>
    <w:rsid w:val="00CD3C11"/>
    <w:rsid w:val="00CD41CB"/>
    <w:rsid w:val="00CD4CC2"/>
    <w:rsid w:val="00CD5A73"/>
    <w:rsid w:val="00CD5D84"/>
    <w:rsid w:val="00CD63E0"/>
    <w:rsid w:val="00CD7529"/>
    <w:rsid w:val="00CD7835"/>
    <w:rsid w:val="00CD7FF8"/>
    <w:rsid w:val="00CE0165"/>
    <w:rsid w:val="00CE0273"/>
    <w:rsid w:val="00CE0F1A"/>
    <w:rsid w:val="00CE122C"/>
    <w:rsid w:val="00CE22CB"/>
    <w:rsid w:val="00CE240F"/>
    <w:rsid w:val="00CE24A3"/>
    <w:rsid w:val="00CE2E92"/>
    <w:rsid w:val="00CE3754"/>
    <w:rsid w:val="00CE39A7"/>
    <w:rsid w:val="00CE3E48"/>
    <w:rsid w:val="00CE40C0"/>
    <w:rsid w:val="00CE4300"/>
    <w:rsid w:val="00CE43F8"/>
    <w:rsid w:val="00CE46BE"/>
    <w:rsid w:val="00CE4735"/>
    <w:rsid w:val="00CE4C8B"/>
    <w:rsid w:val="00CE4F55"/>
    <w:rsid w:val="00CE567D"/>
    <w:rsid w:val="00CE57B2"/>
    <w:rsid w:val="00CE6851"/>
    <w:rsid w:val="00CE69EB"/>
    <w:rsid w:val="00CE6DC4"/>
    <w:rsid w:val="00CE72D0"/>
    <w:rsid w:val="00CE7A4C"/>
    <w:rsid w:val="00CE7D62"/>
    <w:rsid w:val="00CE7FDB"/>
    <w:rsid w:val="00CF02F5"/>
    <w:rsid w:val="00CF07B4"/>
    <w:rsid w:val="00CF0DD3"/>
    <w:rsid w:val="00CF11D6"/>
    <w:rsid w:val="00CF13E7"/>
    <w:rsid w:val="00CF1D18"/>
    <w:rsid w:val="00CF20BD"/>
    <w:rsid w:val="00CF22AC"/>
    <w:rsid w:val="00CF250D"/>
    <w:rsid w:val="00CF2764"/>
    <w:rsid w:val="00CF289D"/>
    <w:rsid w:val="00CF2A6F"/>
    <w:rsid w:val="00CF2AF8"/>
    <w:rsid w:val="00CF33CD"/>
    <w:rsid w:val="00CF3617"/>
    <w:rsid w:val="00CF3959"/>
    <w:rsid w:val="00CF39FC"/>
    <w:rsid w:val="00CF3A5D"/>
    <w:rsid w:val="00CF3C09"/>
    <w:rsid w:val="00CF3C35"/>
    <w:rsid w:val="00CF436B"/>
    <w:rsid w:val="00CF4991"/>
    <w:rsid w:val="00CF4EC8"/>
    <w:rsid w:val="00CF526A"/>
    <w:rsid w:val="00CF5371"/>
    <w:rsid w:val="00CF5C56"/>
    <w:rsid w:val="00CF61A0"/>
    <w:rsid w:val="00CF7E7B"/>
    <w:rsid w:val="00CF7F04"/>
    <w:rsid w:val="00CF7F99"/>
    <w:rsid w:val="00D0045F"/>
    <w:rsid w:val="00D00588"/>
    <w:rsid w:val="00D0091A"/>
    <w:rsid w:val="00D00A7E"/>
    <w:rsid w:val="00D01BB8"/>
    <w:rsid w:val="00D02112"/>
    <w:rsid w:val="00D02653"/>
    <w:rsid w:val="00D02715"/>
    <w:rsid w:val="00D030B4"/>
    <w:rsid w:val="00D03898"/>
    <w:rsid w:val="00D03C63"/>
    <w:rsid w:val="00D0403E"/>
    <w:rsid w:val="00D05563"/>
    <w:rsid w:val="00D05ECA"/>
    <w:rsid w:val="00D05F91"/>
    <w:rsid w:val="00D0628C"/>
    <w:rsid w:val="00D0672C"/>
    <w:rsid w:val="00D067EB"/>
    <w:rsid w:val="00D06D95"/>
    <w:rsid w:val="00D073C4"/>
    <w:rsid w:val="00D07445"/>
    <w:rsid w:val="00D077A8"/>
    <w:rsid w:val="00D07FF3"/>
    <w:rsid w:val="00D10158"/>
    <w:rsid w:val="00D102C7"/>
    <w:rsid w:val="00D1033C"/>
    <w:rsid w:val="00D1043C"/>
    <w:rsid w:val="00D10900"/>
    <w:rsid w:val="00D10DDC"/>
    <w:rsid w:val="00D10E39"/>
    <w:rsid w:val="00D121EE"/>
    <w:rsid w:val="00D126DD"/>
    <w:rsid w:val="00D12705"/>
    <w:rsid w:val="00D12B08"/>
    <w:rsid w:val="00D131B7"/>
    <w:rsid w:val="00D132B8"/>
    <w:rsid w:val="00D13836"/>
    <w:rsid w:val="00D13FCF"/>
    <w:rsid w:val="00D142D8"/>
    <w:rsid w:val="00D14D4B"/>
    <w:rsid w:val="00D14ED1"/>
    <w:rsid w:val="00D156ED"/>
    <w:rsid w:val="00D15B5B"/>
    <w:rsid w:val="00D168F5"/>
    <w:rsid w:val="00D17988"/>
    <w:rsid w:val="00D17DBF"/>
    <w:rsid w:val="00D17F4B"/>
    <w:rsid w:val="00D201FE"/>
    <w:rsid w:val="00D20624"/>
    <w:rsid w:val="00D2097E"/>
    <w:rsid w:val="00D20E74"/>
    <w:rsid w:val="00D20F79"/>
    <w:rsid w:val="00D21071"/>
    <w:rsid w:val="00D21CA9"/>
    <w:rsid w:val="00D21FA3"/>
    <w:rsid w:val="00D235A9"/>
    <w:rsid w:val="00D23C7B"/>
    <w:rsid w:val="00D23D15"/>
    <w:rsid w:val="00D23E31"/>
    <w:rsid w:val="00D23E64"/>
    <w:rsid w:val="00D242CA"/>
    <w:rsid w:val="00D2469F"/>
    <w:rsid w:val="00D2471B"/>
    <w:rsid w:val="00D24D4F"/>
    <w:rsid w:val="00D24E17"/>
    <w:rsid w:val="00D25ADE"/>
    <w:rsid w:val="00D25DFF"/>
    <w:rsid w:val="00D263F6"/>
    <w:rsid w:val="00D26A34"/>
    <w:rsid w:val="00D273B2"/>
    <w:rsid w:val="00D2760D"/>
    <w:rsid w:val="00D27CE9"/>
    <w:rsid w:val="00D27DA0"/>
    <w:rsid w:val="00D301C6"/>
    <w:rsid w:val="00D30CFF"/>
    <w:rsid w:val="00D310B3"/>
    <w:rsid w:val="00D317B1"/>
    <w:rsid w:val="00D326A7"/>
    <w:rsid w:val="00D3361F"/>
    <w:rsid w:val="00D3381C"/>
    <w:rsid w:val="00D33E01"/>
    <w:rsid w:val="00D344A0"/>
    <w:rsid w:val="00D34A29"/>
    <w:rsid w:val="00D34DB4"/>
    <w:rsid w:val="00D34E4A"/>
    <w:rsid w:val="00D352FA"/>
    <w:rsid w:val="00D3531F"/>
    <w:rsid w:val="00D35B93"/>
    <w:rsid w:val="00D35F37"/>
    <w:rsid w:val="00D3695B"/>
    <w:rsid w:val="00D369A6"/>
    <w:rsid w:val="00D36F63"/>
    <w:rsid w:val="00D372BF"/>
    <w:rsid w:val="00D37926"/>
    <w:rsid w:val="00D37A6E"/>
    <w:rsid w:val="00D40978"/>
    <w:rsid w:val="00D40A77"/>
    <w:rsid w:val="00D40D4B"/>
    <w:rsid w:val="00D419C0"/>
    <w:rsid w:val="00D42092"/>
    <w:rsid w:val="00D422DA"/>
    <w:rsid w:val="00D42441"/>
    <w:rsid w:val="00D4255D"/>
    <w:rsid w:val="00D4277F"/>
    <w:rsid w:val="00D42E6C"/>
    <w:rsid w:val="00D42ED0"/>
    <w:rsid w:val="00D43F16"/>
    <w:rsid w:val="00D4456E"/>
    <w:rsid w:val="00D44947"/>
    <w:rsid w:val="00D4508E"/>
    <w:rsid w:val="00D45AA2"/>
    <w:rsid w:val="00D45EBF"/>
    <w:rsid w:val="00D46047"/>
    <w:rsid w:val="00D461CA"/>
    <w:rsid w:val="00D46C9E"/>
    <w:rsid w:val="00D46EFD"/>
    <w:rsid w:val="00D47494"/>
    <w:rsid w:val="00D4751A"/>
    <w:rsid w:val="00D47ABF"/>
    <w:rsid w:val="00D50271"/>
    <w:rsid w:val="00D517CF"/>
    <w:rsid w:val="00D51B7A"/>
    <w:rsid w:val="00D52141"/>
    <w:rsid w:val="00D528E7"/>
    <w:rsid w:val="00D53223"/>
    <w:rsid w:val="00D533FB"/>
    <w:rsid w:val="00D536B8"/>
    <w:rsid w:val="00D53871"/>
    <w:rsid w:val="00D5449B"/>
    <w:rsid w:val="00D54870"/>
    <w:rsid w:val="00D54E0C"/>
    <w:rsid w:val="00D54EC0"/>
    <w:rsid w:val="00D551C6"/>
    <w:rsid w:val="00D55290"/>
    <w:rsid w:val="00D55A19"/>
    <w:rsid w:val="00D560BD"/>
    <w:rsid w:val="00D5651B"/>
    <w:rsid w:val="00D568E6"/>
    <w:rsid w:val="00D57F0C"/>
    <w:rsid w:val="00D6104F"/>
    <w:rsid w:val="00D61AE9"/>
    <w:rsid w:val="00D61CC1"/>
    <w:rsid w:val="00D62249"/>
    <w:rsid w:val="00D62DFE"/>
    <w:rsid w:val="00D642CC"/>
    <w:rsid w:val="00D64B3E"/>
    <w:rsid w:val="00D64E81"/>
    <w:rsid w:val="00D65341"/>
    <w:rsid w:val="00D67199"/>
    <w:rsid w:val="00D6769D"/>
    <w:rsid w:val="00D678C2"/>
    <w:rsid w:val="00D6795D"/>
    <w:rsid w:val="00D67C35"/>
    <w:rsid w:val="00D67DFF"/>
    <w:rsid w:val="00D700B8"/>
    <w:rsid w:val="00D70BCE"/>
    <w:rsid w:val="00D7103F"/>
    <w:rsid w:val="00D71282"/>
    <w:rsid w:val="00D7287A"/>
    <w:rsid w:val="00D72A97"/>
    <w:rsid w:val="00D72DA1"/>
    <w:rsid w:val="00D731D5"/>
    <w:rsid w:val="00D73A73"/>
    <w:rsid w:val="00D73CD9"/>
    <w:rsid w:val="00D73D71"/>
    <w:rsid w:val="00D74353"/>
    <w:rsid w:val="00D7481C"/>
    <w:rsid w:val="00D749B6"/>
    <w:rsid w:val="00D753B5"/>
    <w:rsid w:val="00D7592C"/>
    <w:rsid w:val="00D75982"/>
    <w:rsid w:val="00D759EB"/>
    <w:rsid w:val="00D75EA1"/>
    <w:rsid w:val="00D768A9"/>
    <w:rsid w:val="00D76C6A"/>
    <w:rsid w:val="00D76C94"/>
    <w:rsid w:val="00D76F6A"/>
    <w:rsid w:val="00D76FC7"/>
    <w:rsid w:val="00D7707C"/>
    <w:rsid w:val="00D7711C"/>
    <w:rsid w:val="00D7711E"/>
    <w:rsid w:val="00D77504"/>
    <w:rsid w:val="00D778D3"/>
    <w:rsid w:val="00D77CE7"/>
    <w:rsid w:val="00D8099D"/>
    <w:rsid w:val="00D80ECA"/>
    <w:rsid w:val="00D80FA9"/>
    <w:rsid w:val="00D8191F"/>
    <w:rsid w:val="00D825F2"/>
    <w:rsid w:val="00D82A6D"/>
    <w:rsid w:val="00D82C0B"/>
    <w:rsid w:val="00D83100"/>
    <w:rsid w:val="00D831ED"/>
    <w:rsid w:val="00D83FF8"/>
    <w:rsid w:val="00D843AA"/>
    <w:rsid w:val="00D8447C"/>
    <w:rsid w:val="00D847C5"/>
    <w:rsid w:val="00D84950"/>
    <w:rsid w:val="00D84BD3"/>
    <w:rsid w:val="00D84E9A"/>
    <w:rsid w:val="00D85B9C"/>
    <w:rsid w:val="00D85DCA"/>
    <w:rsid w:val="00D865F9"/>
    <w:rsid w:val="00D902EB"/>
    <w:rsid w:val="00D90593"/>
    <w:rsid w:val="00D92525"/>
    <w:rsid w:val="00D929D2"/>
    <w:rsid w:val="00D93626"/>
    <w:rsid w:val="00D938FE"/>
    <w:rsid w:val="00D93E64"/>
    <w:rsid w:val="00D93F5B"/>
    <w:rsid w:val="00D94C4A"/>
    <w:rsid w:val="00D9538D"/>
    <w:rsid w:val="00D953E3"/>
    <w:rsid w:val="00D95871"/>
    <w:rsid w:val="00D9755B"/>
    <w:rsid w:val="00DA0126"/>
    <w:rsid w:val="00DA069E"/>
    <w:rsid w:val="00DA1080"/>
    <w:rsid w:val="00DA12E7"/>
    <w:rsid w:val="00DA1A86"/>
    <w:rsid w:val="00DA1C13"/>
    <w:rsid w:val="00DA222A"/>
    <w:rsid w:val="00DA22FC"/>
    <w:rsid w:val="00DA2417"/>
    <w:rsid w:val="00DA2DAC"/>
    <w:rsid w:val="00DA2DDD"/>
    <w:rsid w:val="00DA3061"/>
    <w:rsid w:val="00DA32A2"/>
    <w:rsid w:val="00DA34D3"/>
    <w:rsid w:val="00DA36B9"/>
    <w:rsid w:val="00DA3DE0"/>
    <w:rsid w:val="00DA4453"/>
    <w:rsid w:val="00DA4599"/>
    <w:rsid w:val="00DA46F5"/>
    <w:rsid w:val="00DA51BD"/>
    <w:rsid w:val="00DA52CA"/>
    <w:rsid w:val="00DA6ACD"/>
    <w:rsid w:val="00DA6F41"/>
    <w:rsid w:val="00DA7077"/>
    <w:rsid w:val="00DA767D"/>
    <w:rsid w:val="00DB0B41"/>
    <w:rsid w:val="00DB0C4B"/>
    <w:rsid w:val="00DB2641"/>
    <w:rsid w:val="00DB2998"/>
    <w:rsid w:val="00DB3019"/>
    <w:rsid w:val="00DB32D4"/>
    <w:rsid w:val="00DB35DF"/>
    <w:rsid w:val="00DB37F1"/>
    <w:rsid w:val="00DB3CE7"/>
    <w:rsid w:val="00DB4322"/>
    <w:rsid w:val="00DB451B"/>
    <w:rsid w:val="00DB51CA"/>
    <w:rsid w:val="00DB51E0"/>
    <w:rsid w:val="00DB524F"/>
    <w:rsid w:val="00DB5547"/>
    <w:rsid w:val="00DB5B7B"/>
    <w:rsid w:val="00DB60F9"/>
    <w:rsid w:val="00DB6C11"/>
    <w:rsid w:val="00DC01D9"/>
    <w:rsid w:val="00DC02C2"/>
    <w:rsid w:val="00DC0B75"/>
    <w:rsid w:val="00DC0CE3"/>
    <w:rsid w:val="00DC0FCE"/>
    <w:rsid w:val="00DC10A1"/>
    <w:rsid w:val="00DC20A1"/>
    <w:rsid w:val="00DC2D01"/>
    <w:rsid w:val="00DC3161"/>
    <w:rsid w:val="00DC392A"/>
    <w:rsid w:val="00DC3E02"/>
    <w:rsid w:val="00DC4AB9"/>
    <w:rsid w:val="00DC4FEA"/>
    <w:rsid w:val="00DC52F9"/>
    <w:rsid w:val="00DC5BF1"/>
    <w:rsid w:val="00DC5DF5"/>
    <w:rsid w:val="00DC6C7C"/>
    <w:rsid w:val="00DC7594"/>
    <w:rsid w:val="00DC7965"/>
    <w:rsid w:val="00DC7AE2"/>
    <w:rsid w:val="00DC7EE7"/>
    <w:rsid w:val="00DC7EF5"/>
    <w:rsid w:val="00DD000A"/>
    <w:rsid w:val="00DD01BC"/>
    <w:rsid w:val="00DD080A"/>
    <w:rsid w:val="00DD0CD7"/>
    <w:rsid w:val="00DD1720"/>
    <w:rsid w:val="00DD19DD"/>
    <w:rsid w:val="00DD1EF8"/>
    <w:rsid w:val="00DD209B"/>
    <w:rsid w:val="00DD2A8C"/>
    <w:rsid w:val="00DD2CBE"/>
    <w:rsid w:val="00DD2EEC"/>
    <w:rsid w:val="00DD2FDF"/>
    <w:rsid w:val="00DD35DF"/>
    <w:rsid w:val="00DD3F49"/>
    <w:rsid w:val="00DD43EE"/>
    <w:rsid w:val="00DD4508"/>
    <w:rsid w:val="00DD45B9"/>
    <w:rsid w:val="00DD4D9A"/>
    <w:rsid w:val="00DD586B"/>
    <w:rsid w:val="00DD61AF"/>
    <w:rsid w:val="00DD62B2"/>
    <w:rsid w:val="00DD6563"/>
    <w:rsid w:val="00DD668B"/>
    <w:rsid w:val="00DD6A3D"/>
    <w:rsid w:val="00DD6C2F"/>
    <w:rsid w:val="00DD6EA0"/>
    <w:rsid w:val="00DD6F4F"/>
    <w:rsid w:val="00DD775A"/>
    <w:rsid w:val="00DD7F47"/>
    <w:rsid w:val="00DD7FC5"/>
    <w:rsid w:val="00DE09C3"/>
    <w:rsid w:val="00DE0DD4"/>
    <w:rsid w:val="00DE2237"/>
    <w:rsid w:val="00DE2606"/>
    <w:rsid w:val="00DE2D5F"/>
    <w:rsid w:val="00DE2FC9"/>
    <w:rsid w:val="00DE3273"/>
    <w:rsid w:val="00DE39EF"/>
    <w:rsid w:val="00DE3BAA"/>
    <w:rsid w:val="00DE58B7"/>
    <w:rsid w:val="00DE58CD"/>
    <w:rsid w:val="00DE5A3A"/>
    <w:rsid w:val="00DE699C"/>
    <w:rsid w:val="00DE6AB1"/>
    <w:rsid w:val="00DE7131"/>
    <w:rsid w:val="00DE7325"/>
    <w:rsid w:val="00DE750E"/>
    <w:rsid w:val="00DE76A6"/>
    <w:rsid w:val="00DE7B84"/>
    <w:rsid w:val="00DE7FDC"/>
    <w:rsid w:val="00DF0751"/>
    <w:rsid w:val="00DF196D"/>
    <w:rsid w:val="00DF1D6B"/>
    <w:rsid w:val="00DF21EC"/>
    <w:rsid w:val="00DF2291"/>
    <w:rsid w:val="00DF2626"/>
    <w:rsid w:val="00DF2FDF"/>
    <w:rsid w:val="00DF312C"/>
    <w:rsid w:val="00DF3333"/>
    <w:rsid w:val="00DF3363"/>
    <w:rsid w:val="00DF39F3"/>
    <w:rsid w:val="00DF3E2D"/>
    <w:rsid w:val="00DF42C3"/>
    <w:rsid w:val="00DF55F2"/>
    <w:rsid w:val="00DF6635"/>
    <w:rsid w:val="00DF75F6"/>
    <w:rsid w:val="00DF7B14"/>
    <w:rsid w:val="00E00E35"/>
    <w:rsid w:val="00E014BE"/>
    <w:rsid w:val="00E0175A"/>
    <w:rsid w:val="00E01806"/>
    <w:rsid w:val="00E019DA"/>
    <w:rsid w:val="00E01CD9"/>
    <w:rsid w:val="00E02334"/>
    <w:rsid w:val="00E02496"/>
    <w:rsid w:val="00E03736"/>
    <w:rsid w:val="00E03C48"/>
    <w:rsid w:val="00E03E8B"/>
    <w:rsid w:val="00E03F34"/>
    <w:rsid w:val="00E04101"/>
    <w:rsid w:val="00E046D8"/>
    <w:rsid w:val="00E04A79"/>
    <w:rsid w:val="00E05CF3"/>
    <w:rsid w:val="00E0689E"/>
    <w:rsid w:val="00E069E9"/>
    <w:rsid w:val="00E06A56"/>
    <w:rsid w:val="00E06B9C"/>
    <w:rsid w:val="00E06EC8"/>
    <w:rsid w:val="00E06ED9"/>
    <w:rsid w:val="00E07202"/>
    <w:rsid w:val="00E078E7"/>
    <w:rsid w:val="00E07908"/>
    <w:rsid w:val="00E079B3"/>
    <w:rsid w:val="00E07E5A"/>
    <w:rsid w:val="00E1053C"/>
    <w:rsid w:val="00E105FD"/>
    <w:rsid w:val="00E1080A"/>
    <w:rsid w:val="00E108EA"/>
    <w:rsid w:val="00E109FA"/>
    <w:rsid w:val="00E10AC3"/>
    <w:rsid w:val="00E112EA"/>
    <w:rsid w:val="00E116D8"/>
    <w:rsid w:val="00E11864"/>
    <w:rsid w:val="00E122E1"/>
    <w:rsid w:val="00E12942"/>
    <w:rsid w:val="00E12C9A"/>
    <w:rsid w:val="00E1324A"/>
    <w:rsid w:val="00E132C5"/>
    <w:rsid w:val="00E13311"/>
    <w:rsid w:val="00E1377F"/>
    <w:rsid w:val="00E142F1"/>
    <w:rsid w:val="00E1457E"/>
    <w:rsid w:val="00E1467A"/>
    <w:rsid w:val="00E14963"/>
    <w:rsid w:val="00E14A7A"/>
    <w:rsid w:val="00E14DB1"/>
    <w:rsid w:val="00E14ED0"/>
    <w:rsid w:val="00E152C9"/>
    <w:rsid w:val="00E1560C"/>
    <w:rsid w:val="00E15978"/>
    <w:rsid w:val="00E1598C"/>
    <w:rsid w:val="00E15C4B"/>
    <w:rsid w:val="00E16133"/>
    <w:rsid w:val="00E16634"/>
    <w:rsid w:val="00E168F2"/>
    <w:rsid w:val="00E16FC8"/>
    <w:rsid w:val="00E1701B"/>
    <w:rsid w:val="00E20810"/>
    <w:rsid w:val="00E20836"/>
    <w:rsid w:val="00E20B38"/>
    <w:rsid w:val="00E20F08"/>
    <w:rsid w:val="00E21A4F"/>
    <w:rsid w:val="00E21D51"/>
    <w:rsid w:val="00E2214E"/>
    <w:rsid w:val="00E221E7"/>
    <w:rsid w:val="00E2360C"/>
    <w:rsid w:val="00E23A96"/>
    <w:rsid w:val="00E24500"/>
    <w:rsid w:val="00E24964"/>
    <w:rsid w:val="00E24F2D"/>
    <w:rsid w:val="00E24FE9"/>
    <w:rsid w:val="00E26305"/>
    <w:rsid w:val="00E278D5"/>
    <w:rsid w:val="00E27D47"/>
    <w:rsid w:val="00E3008D"/>
    <w:rsid w:val="00E30D31"/>
    <w:rsid w:val="00E3116D"/>
    <w:rsid w:val="00E315BD"/>
    <w:rsid w:val="00E31F70"/>
    <w:rsid w:val="00E32122"/>
    <w:rsid w:val="00E321FF"/>
    <w:rsid w:val="00E32807"/>
    <w:rsid w:val="00E338D7"/>
    <w:rsid w:val="00E33936"/>
    <w:rsid w:val="00E33F36"/>
    <w:rsid w:val="00E341E0"/>
    <w:rsid w:val="00E34708"/>
    <w:rsid w:val="00E349D8"/>
    <w:rsid w:val="00E34A47"/>
    <w:rsid w:val="00E354BF"/>
    <w:rsid w:val="00E35653"/>
    <w:rsid w:val="00E35F5E"/>
    <w:rsid w:val="00E36586"/>
    <w:rsid w:val="00E36755"/>
    <w:rsid w:val="00E36CDF"/>
    <w:rsid w:val="00E3711A"/>
    <w:rsid w:val="00E376EB"/>
    <w:rsid w:val="00E402A9"/>
    <w:rsid w:val="00E4040A"/>
    <w:rsid w:val="00E4086E"/>
    <w:rsid w:val="00E40F6C"/>
    <w:rsid w:val="00E41CCA"/>
    <w:rsid w:val="00E41E6F"/>
    <w:rsid w:val="00E421C1"/>
    <w:rsid w:val="00E4265B"/>
    <w:rsid w:val="00E42FD6"/>
    <w:rsid w:val="00E42FFE"/>
    <w:rsid w:val="00E43301"/>
    <w:rsid w:val="00E43C28"/>
    <w:rsid w:val="00E44790"/>
    <w:rsid w:val="00E44A91"/>
    <w:rsid w:val="00E44AD1"/>
    <w:rsid w:val="00E44FFA"/>
    <w:rsid w:val="00E453AE"/>
    <w:rsid w:val="00E45659"/>
    <w:rsid w:val="00E45660"/>
    <w:rsid w:val="00E4575E"/>
    <w:rsid w:val="00E45BDA"/>
    <w:rsid w:val="00E46A03"/>
    <w:rsid w:val="00E470C0"/>
    <w:rsid w:val="00E47B2B"/>
    <w:rsid w:val="00E47C3E"/>
    <w:rsid w:val="00E47E82"/>
    <w:rsid w:val="00E47EC2"/>
    <w:rsid w:val="00E50036"/>
    <w:rsid w:val="00E50087"/>
    <w:rsid w:val="00E5014F"/>
    <w:rsid w:val="00E5125B"/>
    <w:rsid w:val="00E5159F"/>
    <w:rsid w:val="00E51614"/>
    <w:rsid w:val="00E51810"/>
    <w:rsid w:val="00E51845"/>
    <w:rsid w:val="00E51C3B"/>
    <w:rsid w:val="00E51E02"/>
    <w:rsid w:val="00E52160"/>
    <w:rsid w:val="00E523A9"/>
    <w:rsid w:val="00E52959"/>
    <w:rsid w:val="00E52A44"/>
    <w:rsid w:val="00E532F1"/>
    <w:rsid w:val="00E53319"/>
    <w:rsid w:val="00E534F3"/>
    <w:rsid w:val="00E54BD7"/>
    <w:rsid w:val="00E55181"/>
    <w:rsid w:val="00E55384"/>
    <w:rsid w:val="00E5607D"/>
    <w:rsid w:val="00E56357"/>
    <w:rsid w:val="00E569A7"/>
    <w:rsid w:val="00E56B04"/>
    <w:rsid w:val="00E56EE5"/>
    <w:rsid w:val="00E56FFA"/>
    <w:rsid w:val="00E573BF"/>
    <w:rsid w:val="00E60274"/>
    <w:rsid w:val="00E60545"/>
    <w:rsid w:val="00E60829"/>
    <w:rsid w:val="00E609D1"/>
    <w:rsid w:val="00E60E2C"/>
    <w:rsid w:val="00E61ABD"/>
    <w:rsid w:val="00E61E20"/>
    <w:rsid w:val="00E63190"/>
    <w:rsid w:val="00E63312"/>
    <w:rsid w:val="00E63499"/>
    <w:rsid w:val="00E6394A"/>
    <w:rsid w:val="00E63D6E"/>
    <w:rsid w:val="00E63F8D"/>
    <w:rsid w:val="00E64281"/>
    <w:rsid w:val="00E64B2E"/>
    <w:rsid w:val="00E64EBB"/>
    <w:rsid w:val="00E6572C"/>
    <w:rsid w:val="00E65F2A"/>
    <w:rsid w:val="00E65FAD"/>
    <w:rsid w:val="00E66056"/>
    <w:rsid w:val="00E660F0"/>
    <w:rsid w:val="00E6617E"/>
    <w:rsid w:val="00E66996"/>
    <w:rsid w:val="00E66EB5"/>
    <w:rsid w:val="00E671FB"/>
    <w:rsid w:val="00E67902"/>
    <w:rsid w:val="00E67D7E"/>
    <w:rsid w:val="00E7000B"/>
    <w:rsid w:val="00E7007D"/>
    <w:rsid w:val="00E7102F"/>
    <w:rsid w:val="00E71B73"/>
    <w:rsid w:val="00E723F1"/>
    <w:rsid w:val="00E73900"/>
    <w:rsid w:val="00E743C2"/>
    <w:rsid w:val="00E74700"/>
    <w:rsid w:val="00E74BF7"/>
    <w:rsid w:val="00E74EA8"/>
    <w:rsid w:val="00E7543E"/>
    <w:rsid w:val="00E75646"/>
    <w:rsid w:val="00E75B17"/>
    <w:rsid w:val="00E75D33"/>
    <w:rsid w:val="00E75D9B"/>
    <w:rsid w:val="00E76004"/>
    <w:rsid w:val="00E76770"/>
    <w:rsid w:val="00E7684A"/>
    <w:rsid w:val="00E76A73"/>
    <w:rsid w:val="00E76D47"/>
    <w:rsid w:val="00E76F15"/>
    <w:rsid w:val="00E80180"/>
    <w:rsid w:val="00E80C6E"/>
    <w:rsid w:val="00E8115B"/>
    <w:rsid w:val="00E8156C"/>
    <w:rsid w:val="00E81734"/>
    <w:rsid w:val="00E81A31"/>
    <w:rsid w:val="00E82776"/>
    <w:rsid w:val="00E827A7"/>
    <w:rsid w:val="00E82DAB"/>
    <w:rsid w:val="00E83E55"/>
    <w:rsid w:val="00E84862"/>
    <w:rsid w:val="00E85150"/>
    <w:rsid w:val="00E85ABA"/>
    <w:rsid w:val="00E85BAC"/>
    <w:rsid w:val="00E85C4F"/>
    <w:rsid w:val="00E867BA"/>
    <w:rsid w:val="00E86984"/>
    <w:rsid w:val="00E86E6D"/>
    <w:rsid w:val="00E86F96"/>
    <w:rsid w:val="00E86FE2"/>
    <w:rsid w:val="00E877BF"/>
    <w:rsid w:val="00E927D5"/>
    <w:rsid w:val="00E93498"/>
    <w:rsid w:val="00E93B2B"/>
    <w:rsid w:val="00E94EBA"/>
    <w:rsid w:val="00E95062"/>
    <w:rsid w:val="00E9552C"/>
    <w:rsid w:val="00E960A7"/>
    <w:rsid w:val="00E96127"/>
    <w:rsid w:val="00E96602"/>
    <w:rsid w:val="00E9688F"/>
    <w:rsid w:val="00E96DC9"/>
    <w:rsid w:val="00E97318"/>
    <w:rsid w:val="00E973D5"/>
    <w:rsid w:val="00E97E57"/>
    <w:rsid w:val="00EA03E7"/>
    <w:rsid w:val="00EA0883"/>
    <w:rsid w:val="00EA183D"/>
    <w:rsid w:val="00EA1D54"/>
    <w:rsid w:val="00EA26FD"/>
    <w:rsid w:val="00EA2C93"/>
    <w:rsid w:val="00EA3242"/>
    <w:rsid w:val="00EA3C70"/>
    <w:rsid w:val="00EA44B7"/>
    <w:rsid w:val="00EA52E4"/>
    <w:rsid w:val="00EA55C2"/>
    <w:rsid w:val="00EA5BD4"/>
    <w:rsid w:val="00EA603B"/>
    <w:rsid w:val="00EA6330"/>
    <w:rsid w:val="00EA690C"/>
    <w:rsid w:val="00EA6B28"/>
    <w:rsid w:val="00EA6DAB"/>
    <w:rsid w:val="00EA74EF"/>
    <w:rsid w:val="00EA7602"/>
    <w:rsid w:val="00EA7611"/>
    <w:rsid w:val="00EA7757"/>
    <w:rsid w:val="00EB00FE"/>
    <w:rsid w:val="00EB02CB"/>
    <w:rsid w:val="00EB0B99"/>
    <w:rsid w:val="00EB0C87"/>
    <w:rsid w:val="00EB0E13"/>
    <w:rsid w:val="00EB1A20"/>
    <w:rsid w:val="00EB2A83"/>
    <w:rsid w:val="00EB360D"/>
    <w:rsid w:val="00EB3619"/>
    <w:rsid w:val="00EB4047"/>
    <w:rsid w:val="00EB4543"/>
    <w:rsid w:val="00EB465C"/>
    <w:rsid w:val="00EB4D59"/>
    <w:rsid w:val="00EB4DB4"/>
    <w:rsid w:val="00EB506F"/>
    <w:rsid w:val="00EB6934"/>
    <w:rsid w:val="00EB69A7"/>
    <w:rsid w:val="00EB6AC2"/>
    <w:rsid w:val="00EB6D28"/>
    <w:rsid w:val="00EB7EA8"/>
    <w:rsid w:val="00EC0520"/>
    <w:rsid w:val="00EC068B"/>
    <w:rsid w:val="00EC068E"/>
    <w:rsid w:val="00EC10DB"/>
    <w:rsid w:val="00EC18F9"/>
    <w:rsid w:val="00EC1B6D"/>
    <w:rsid w:val="00EC1CBA"/>
    <w:rsid w:val="00EC3BC5"/>
    <w:rsid w:val="00EC4437"/>
    <w:rsid w:val="00EC4AC8"/>
    <w:rsid w:val="00EC4C0C"/>
    <w:rsid w:val="00EC4E42"/>
    <w:rsid w:val="00EC56C1"/>
    <w:rsid w:val="00EC57D0"/>
    <w:rsid w:val="00EC59FD"/>
    <w:rsid w:val="00EC6E23"/>
    <w:rsid w:val="00EC6EAC"/>
    <w:rsid w:val="00EC7296"/>
    <w:rsid w:val="00EC7869"/>
    <w:rsid w:val="00EC7BAE"/>
    <w:rsid w:val="00EC7D44"/>
    <w:rsid w:val="00ED01E8"/>
    <w:rsid w:val="00ED07F0"/>
    <w:rsid w:val="00ED1850"/>
    <w:rsid w:val="00ED2061"/>
    <w:rsid w:val="00ED2527"/>
    <w:rsid w:val="00ED2ACB"/>
    <w:rsid w:val="00ED3984"/>
    <w:rsid w:val="00ED46BE"/>
    <w:rsid w:val="00ED5B78"/>
    <w:rsid w:val="00ED632B"/>
    <w:rsid w:val="00ED6E69"/>
    <w:rsid w:val="00EE0278"/>
    <w:rsid w:val="00EE0909"/>
    <w:rsid w:val="00EE0E36"/>
    <w:rsid w:val="00EE1D62"/>
    <w:rsid w:val="00EE2689"/>
    <w:rsid w:val="00EE27C3"/>
    <w:rsid w:val="00EE30E1"/>
    <w:rsid w:val="00EE3467"/>
    <w:rsid w:val="00EE3639"/>
    <w:rsid w:val="00EE384E"/>
    <w:rsid w:val="00EE4544"/>
    <w:rsid w:val="00EE5058"/>
    <w:rsid w:val="00EE53B1"/>
    <w:rsid w:val="00EE606A"/>
    <w:rsid w:val="00EE71C6"/>
    <w:rsid w:val="00EE78B2"/>
    <w:rsid w:val="00EF07DD"/>
    <w:rsid w:val="00EF08B3"/>
    <w:rsid w:val="00EF159A"/>
    <w:rsid w:val="00EF25A2"/>
    <w:rsid w:val="00EF25F3"/>
    <w:rsid w:val="00EF2EFB"/>
    <w:rsid w:val="00EF310D"/>
    <w:rsid w:val="00EF3A94"/>
    <w:rsid w:val="00EF4363"/>
    <w:rsid w:val="00EF483F"/>
    <w:rsid w:val="00EF4D04"/>
    <w:rsid w:val="00EF4E91"/>
    <w:rsid w:val="00EF4F94"/>
    <w:rsid w:val="00EF547C"/>
    <w:rsid w:val="00EF5823"/>
    <w:rsid w:val="00EF61E8"/>
    <w:rsid w:val="00EF6566"/>
    <w:rsid w:val="00EF6884"/>
    <w:rsid w:val="00EF6B55"/>
    <w:rsid w:val="00EF7100"/>
    <w:rsid w:val="00EF78DE"/>
    <w:rsid w:val="00EF791B"/>
    <w:rsid w:val="00EF7A43"/>
    <w:rsid w:val="00EF7ACD"/>
    <w:rsid w:val="00F0082D"/>
    <w:rsid w:val="00F009E6"/>
    <w:rsid w:val="00F00A1F"/>
    <w:rsid w:val="00F014D8"/>
    <w:rsid w:val="00F023DF"/>
    <w:rsid w:val="00F027EE"/>
    <w:rsid w:val="00F02AC1"/>
    <w:rsid w:val="00F03534"/>
    <w:rsid w:val="00F03ED8"/>
    <w:rsid w:val="00F04097"/>
    <w:rsid w:val="00F045A8"/>
    <w:rsid w:val="00F0472A"/>
    <w:rsid w:val="00F04BF0"/>
    <w:rsid w:val="00F04F4B"/>
    <w:rsid w:val="00F04FA5"/>
    <w:rsid w:val="00F05464"/>
    <w:rsid w:val="00F06EA2"/>
    <w:rsid w:val="00F078D8"/>
    <w:rsid w:val="00F1054E"/>
    <w:rsid w:val="00F1071A"/>
    <w:rsid w:val="00F10A15"/>
    <w:rsid w:val="00F11170"/>
    <w:rsid w:val="00F11991"/>
    <w:rsid w:val="00F1245C"/>
    <w:rsid w:val="00F126E9"/>
    <w:rsid w:val="00F129C5"/>
    <w:rsid w:val="00F12B66"/>
    <w:rsid w:val="00F13040"/>
    <w:rsid w:val="00F130E6"/>
    <w:rsid w:val="00F13119"/>
    <w:rsid w:val="00F1352E"/>
    <w:rsid w:val="00F13772"/>
    <w:rsid w:val="00F14316"/>
    <w:rsid w:val="00F1433D"/>
    <w:rsid w:val="00F14683"/>
    <w:rsid w:val="00F15045"/>
    <w:rsid w:val="00F1529D"/>
    <w:rsid w:val="00F15A38"/>
    <w:rsid w:val="00F16083"/>
    <w:rsid w:val="00F16B1F"/>
    <w:rsid w:val="00F16E1A"/>
    <w:rsid w:val="00F172D7"/>
    <w:rsid w:val="00F17531"/>
    <w:rsid w:val="00F17855"/>
    <w:rsid w:val="00F20A6F"/>
    <w:rsid w:val="00F216A4"/>
    <w:rsid w:val="00F218B9"/>
    <w:rsid w:val="00F2281C"/>
    <w:rsid w:val="00F22ECD"/>
    <w:rsid w:val="00F231F9"/>
    <w:rsid w:val="00F23A0F"/>
    <w:rsid w:val="00F23ABC"/>
    <w:rsid w:val="00F23B70"/>
    <w:rsid w:val="00F256E8"/>
    <w:rsid w:val="00F25869"/>
    <w:rsid w:val="00F25945"/>
    <w:rsid w:val="00F265AA"/>
    <w:rsid w:val="00F2668E"/>
    <w:rsid w:val="00F26785"/>
    <w:rsid w:val="00F269D0"/>
    <w:rsid w:val="00F26CA8"/>
    <w:rsid w:val="00F26D6E"/>
    <w:rsid w:val="00F26E8D"/>
    <w:rsid w:val="00F275F6"/>
    <w:rsid w:val="00F279D8"/>
    <w:rsid w:val="00F27B4E"/>
    <w:rsid w:val="00F31151"/>
    <w:rsid w:val="00F3139E"/>
    <w:rsid w:val="00F313A5"/>
    <w:rsid w:val="00F31B18"/>
    <w:rsid w:val="00F32010"/>
    <w:rsid w:val="00F32783"/>
    <w:rsid w:val="00F32D58"/>
    <w:rsid w:val="00F33EB1"/>
    <w:rsid w:val="00F34253"/>
    <w:rsid w:val="00F36BE2"/>
    <w:rsid w:val="00F36FC2"/>
    <w:rsid w:val="00F37488"/>
    <w:rsid w:val="00F374CC"/>
    <w:rsid w:val="00F37E96"/>
    <w:rsid w:val="00F40C88"/>
    <w:rsid w:val="00F40E5A"/>
    <w:rsid w:val="00F40F95"/>
    <w:rsid w:val="00F41021"/>
    <w:rsid w:val="00F414AE"/>
    <w:rsid w:val="00F414F4"/>
    <w:rsid w:val="00F4172B"/>
    <w:rsid w:val="00F421FD"/>
    <w:rsid w:val="00F42232"/>
    <w:rsid w:val="00F42B93"/>
    <w:rsid w:val="00F43352"/>
    <w:rsid w:val="00F43AE5"/>
    <w:rsid w:val="00F443AE"/>
    <w:rsid w:val="00F4453C"/>
    <w:rsid w:val="00F44B99"/>
    <w:rsid w:val="00F44F71"/>
    <w:rsid w:val="00F45C5C"/>
    <w:rsid w:val="00F461BC"/>
    <w:rsid w:val="00F4622B"/>
    <w:rsid w:val="00F4769E"/>
    <w:rsid w:val="00F5081C"/>
    <w:rsid w:val="00F50B1A"/>
    <w:rsid w:val="00F51210"/>
    <w:rsid w:val="00F51C23"/>
    <w:rsid w:val="00F526E0"/>
    <w:rsid w:val="00F5297F"/>
    <w:rsid w:val="00F53AAE"/>
    <w:rsid w:val="00F54127"/>
    <w:rsid w:val="00F54211"/>
    <w:rsid w:val="00F551CA"/>
    <w:rsid w:val="00F555C3"/>
    <w:rsid w:val="00F55A7A"/>
    <w:rsid w:val="00F55C32"/>
    <w:rsid w:val="00F55C57"/>
    <w:rsid w:val="00F55E9B"/>
    <w:rsid w:val="00F5628D"/>
    <w:rsid w:val="00F5668A"/>
    <w:rsid w:val="00F56710"/>
    <w:rsid w:val="00F567BD"/>
    <w:rsid w:val="00F56977"/>
    <w:rsid w:val="00F578C1"/>
    <w:rsid w:val="00F61013"/>
    <w:rsid w:val="00F61488"/>
    <w:rsid w:val="00F616FD"/>
    <w:rsid w:val="00F6335B"/>
    <w:rsid w:val="00F63416"/>
    <w:rsid w:val="00F6390D"/>
    <w:rsid w:val="00F63B48"/>
    <w:rsid w:val="00F63FA6"/>
    <w:rsid w:val="00F64594"/>
    <w:rsid w:val="00F64E2C"/>
    <w:rsid w:val="00F65F8A"/>
    <w:rsid w:val="00F66E1B"/>
    <w:rsid w:val="00F66E73"/>
    <w:rsid w:val="00F67C81"/>
    <w:rsid w:val="00F70592"/>
    <w:rsid w:val="00F7098D"/>
    <w:rsid w:val="00F71654"/>
    <w:rsid w:val="00F716F9"/>
    <w:rsid w:val="00F71FE8"/>
    <w:rsid w:val="00F720D0"/>
    <w:rsid w:val="00F72E39"/>
    <w:rsid w:val="00F73390"/>
    <w:rsid w:val="00F735AF"/>
    <w:rsid w:val="00F74007"/>
    <w:rsid w:val="00F75304"/>
    <w:rsid w:val="00F7568E"/>
    <w:rsid w:val="00F756FF"/>
    <w:rsid w:val="00F75AEC"/>
    <w:rsid w:val="00F75CE0"/>
    <w:rsid w:val="00F76B1F"/>
    <w:rsid w:val="00F76DAD"/>
    <w:rsid w:val="00F77FFC"/>
    <w:rsid w:val="00F8043D"/>
    <w:rsid w:val="00F80EA3"/>
    <w:rsid w:val="00F83130"/>
    <w:rsid w:val="00F833CD"/>
    <w:rsid w:val="00F83AC3"/>
    <w:rsid w:val="00F840FC"/>
    <w:rsid w:val="00F84422"/>
    <w:rsid w:val="00F844BF"/>
    <w:rsid w:val="00F8454A"/>
    <w:rsid w:val="00F847A7"/>
    <w:rsid w:val="00F84814"/>
    <w:rsid w:val="00F84D52"/>
    <w:rsid w:val="00F852A3"/>
    <w:rsid w:val="00F865F3"/>
    <w:rsid w:val="00F86D8F"/>
    <w:rsid w:val="00F86E3D"/>
    <w:rsid w:val="00F86ED4"/>
    <w:rsid w:val="00F86FFF"/>
    <w:rsid w:val="00F87C92"/>
    <w:rsid w:val="00F87E34"/>
    <w:rsid w:val="00F87EB6"/>
    <w:rsid w:val="00F90A03"/>
    <w:rsid w:val="00F90B15"/>
    <w:rsid w:val="00F90C98"/>
    <w:rsid w:val="00F9236F"/>
    <w:rsid w:val="00F92C3A"/>
    <w:rsid w:val="00F92C52"/>
    <w:rsid w:val="00F934E4"/>
    <w:rsid w:val="00F9386C"/>
    <w:rsid w:val="00F945BC"/>
    <w:rsid w:val="00F94701"/>
    <w:rsid w:val="00F94862"/>
    <w:rsid w:val="00F94C26"/>
    <w:rsid w:val="00F94D6A"/>
    <w:rsid w:val="00F95F1B"/>
    <w:rsid w:val="00F95F97"/>
    <w:rsid w:val="00F962EA"/>
    <w:rsid w:val="00F9674B"/>
    <w:rsid w:val="00F967B7"/>
    <w:rsid w:val="00F96AAA"/>
    <w:rsid w:val="00F971DC"/>
    <w:rsid w:val="00F97B21"/>
    <w:rsid w:val="00FA0BB0"/>
    <w:rsid w:val="00FA0DEA"/>
    <w:rsid w:val="00FA0E84"/>
    <w:rsid w:val="00FA0FDE"/>
    <w:rsid w:val="00FA1841"/>
    <w:rsid w:val="00FA21D5"/>
    <w:rsid w:val="00FA2637"/>
    <w:rsid w:val="00FA29E1"/>
    <w:rsid w:val="00FA2D10"/>
    <w:rsid w:val="00FA2D35"/>
    <w:rsid w:val="00FA2DCE"/>
    <w:rsid w:val="00FA2DF3"/>
    <w:rsid w:val="00FA2F52"/>
    <w:rsid w:val="00FA312E"/>
    <w:rsid w:val="00FA3A99"/>
    <w:rsid w:val="00FA3D7F"/>
    <w:rsid w:val="00FA4715"/>
    <w:rsid w:val="00FA5566"/>
    <w:rsid w:val="00FA55DD"/>
    <w:rsid w:val="00FA56D0"/>
    <w:rsid w:val="00FA5848"/>
    <w:rsid w:val="00FA5BF6"/>
    <w:rsid w:val="00FA69EE"/>
    <w:rsid w:val="00FA718B"/>
    <w:rsid w:val="00FA741F"/>
    <w:rsid w:val="00FA791E"/>
    <w:rsid w:val="00FA7CF1"/>
    <w:rsid w:val="00FA7FBC"/>
    <w:rsid w:val="00FB0674"/>
    <w:rsid w:val="00FB0AB0"/>
    <w:rsid w:val="00FB11AB"/>
    <w:rsid w:val="00FB16DC"/>
    <w:rsid w:val="00FB19EB"/>
    <w:rsid w:val="00FB1A79"/>
    <w:rsid w:val="00FB1FAB"/>
    <w:rsid w:val="00FB1FF6"/>
    <w:rsid w:val="00FB2629"/>
    <w:rsid w:val="00FB2B82"/>
    <w:rsid w:val="00FB2C3E"/>
    <w:rsid w:val="00FB3427"/>
    <w:rsid w:val="00FB48EB"/>
    <w:rsid w:val="00FB4CA4"/>
    <w:rsid w:val="00FB4F72"/>
    <w:rsid w:val="00FB6181"/>
    <w:rsid w:val="00FB6223"/>
    <w:rsid w:val="00FB6527"/>
    <w:rsid w:val="00FB6A30"/>
    <w:rsid w:val="00FB6AB1"/>
    <w:rsid w:val="00FB6CA8"/>
    <w:rsid w:val="00FB7C30"/>
    <w:rsid w:val="00FC0846"/>
    <w:rsid w:val="00FC08DC"/>
    <w:rsid w:val="00FC0C09"/>
    <w:rsid w:val="00FC101B"/>
    <w:rsid w:val="00FC1A7F"/>
    <w:rsid w:val="00FC1D10"/>
    <w:rsid w:val="00FC1E69"/>
    <w:rsid w:val="00FC2062"/>
    <w:rsid w:val="00FC244A"/>
    <w:rsid w:val="00FC2D56"/>
    <w:rsid w:val="00FC3473"/>
    <w:rsid w:val="00FC36F7"/>
    <w:rsid w:val="00FC398C"/>
    <w:rsid w:val="00FC3C84"/>
    <w:rsid w:val="00FC45EE"/>
    <w:rsid w:val="00FC46A0"/>
    <w:rsid w:val="00FC5322"/>
    <w:rsid w:val="00FC5A20"/>
    <w:rsid w:val="00FC6C44"/>
    <w:rsid w:val="00FC6EB6"/>
    <w:rsid w:val="00FD02A7"/>
    <w:rsid w:val="00FD096A"/>
    <w:rsid w:val="00FD1588"/>
    <w:rsid w:val="00FD18F8"/>
    <w:rsid w:val="00FD1D33"/>
    <w:rsid w:val="00FD2ECC"/>
    <w:rsid w:val="00FD333A"/>
    <w:rsid w:val="00FD3404"/>
    <w:rsid w:val="00FD3688"/>
    <w:rsid w:val="00FD3A58"/>
    <w:rsid w:val="00FD4438"/>
    <w:rsid w:val="00FD52F4"/>
    <w:rsid w:val="00FD53B8"/>
    <w:rsid w:val="00FD60E6"/>
    <w:rsid w:val="00FD617E"/>
    <w:rsid w:val="00FD6E31"/>
    <w:rsid w:val="00FD6EAB"/>
    <w:rsid w:val="00FD704B"/>
    <w:rsid w:val="00FD7740"/>
    <w:rsid w:val="00FE066E"/>
    <w:rsid w:val="00FE0A95"/>
    <w:rsid w:val="00FE0DA5"/>
    <w:rsid w:val="00FE1056"/>
    <w:rsid w:val="00FE14B3"/>
    <w:rsid w:val="00FE1569"/>
    <w:rsid w:val="00FE1622"/>
    <w:rsid w:val="00FE21B8"/>
    <w:rsid w:val="00FE23C2"/>
    <w:rsid w:val="00FE2540"/>
    <w:rsid w:val="00FE39F7"/>
    <w:rsid w:val="00FE3A3F"/>
    <w:rsid w:val="00FE4602"/>
    <w:rsid w:val="00FE4E3D"/>
    <w:rsid w:val="00FE4F8B"/>
    <w:rsid w:val="00FE530D"/>
    <w:rsid w:val="00FE64C3"/>
    <w:rsid w:val="00FE69DB"/>
    <w:rsid w:val="00FE771B"/>
    <w:rsid w:val="00FF0367"/>
    <w:rsid w:val="00FF08EE"/>
    <w:rsid w:val="00FF09CA"/>
    <w:rsid w:val="00FF0F3A"/>
    <w:rsid w:val="00FF1BA0"/>
    <w:rsid w:val="00FF1E7B"/>
    <w:rsid w:val="00FF28D6"/>
    <w:rsid w:val="00FF3098"/>
    <w:rsid w:val="00FF33FF"/>
    <w:rsid w:val="00FF3466"/>
    <w:rsid w:val="00FF4A41"/>
    <w:rsid w:val="00FF4D6B"/>
    <w:rsid w:val="00FF59AD"/>
    <w:rsid w:val="00FF5A38"/>
    <w:rsid w:val="00FF66CE"/>
    <w:rsid w:val="00FF6930"/>
    <w:rsid w:val="00FF6E57"/>
    <w:rsid w:val="02B38F59"/>
    <w:rsid w:val="02F0E3EF"/>
    <w:rsid w:val="02F9133F"/>
    <w:rsid w:val="03C94866"/>
    <w:rsid w:val="05D83390"/>
    <w:rsid w:val="0640B780"/>
    <w:rsid w:val="0752A491"/>
    <w:rsid w:val="07836E86"/>
    <w:rsid w:val="0801E637"/>
    <w:rsid w:val="08552AAD"/>
    <w:rsid w:val="0A566D65"/>
    <w:rsid w:val="0AEA418D"/>
    <w:rsid w:val="0B5AB528"/>
    <w:rsid w:val="0D0D03F8"/>
    <w:rsid w:val="0F60248E"/>
    <w:rsid w:val="0FA32A31"/>
    <w:rsid w:val="0FBA048C"/>
    <w:rsid w:val="104DD10E"/>
    <w:rsid w:val="108313C4"/>
    <w:rsid w:val="12CB6C8D"/>
    <w:rsid w:val="14B7D0DF"/>
    <w:rsid w:val="14BE703C"/>
    <w:rsid w:val="14C2A07A"/>
    <w:rsid w:val="14E96542"/>
    <w:rsid w:val="155F554C"/>
    <w:rsid w:val="15C40BE5"/>
    <w:rsid w:val="1694DABE"/>
    <w:rsid w:val="17443111"/>
    <w:rsid w:val="183C691C"/>
    <w:rsid w:val="18A20E09"/>
    <w:rsid w:val="18C19590"/>
    <w:rsid w:val="18F389AA"/>
    <w:rsid w:val="19B715C0"/>
    <w:rsid w:val="1A38F2FB"/>
    <w:rsid w:val="1AA914A3"/>
    <w:rsid w:val="1B064EE6"/>
    <w:rsid w:val="1B66DE6C"/>
    <w:rsid w:val="1B9544E0"/>
    <w:rsid w:val="1BE9A1C0"/>
    <w:rsid w:val="1D4819BD"/>
    <w:rsid w:val="1DA03032"/>
    <w:rsid w:val="1E86AA8B"/>
    <w:rsid w:val="1EBFDA63"/>
    <w:rsid w:val="2041971E"/>
    <w:rsid w:val="20861016"/>
    <w:rsid w:val="208E6E0C"/>
    <w:rsid w:val="2099A0EB"/>
    <w:rsid w:val="20A6F7D3"/>
    <w:rsid w:val="20D70740"/>
    <w:rsid w:val="226C182E"/>
    <w:rsid w:val="2303E778"/>
    <w:rsid w:val="2400748E"/>
    <w:rsid w:val="25519CB0"/>
    <w:rsid w:val="257E6C9A"/>
    <w:rsid w:val="25B64B87"/>
    <w:rsid w:val="25C6BF95"/>
    <w:rsid w:val="266D229A"/>
    <w:rsid w:val="27241630"/>
    <w:rsid w:val="27EEB19A"/>
    <w:rsid w:val="28145526"/>
    <w:rsid w:val="289BBE86"/>
    <w:rsid w:val="2900112D"/>
    <w:rsid w:val="29AEDA1E"/>
    <w:rsid w:val="2A748FAF"/>
    <w:rsid w:val="2AC1E891"/>
    <w:rsid w:val="2ACDFB39"/>
    <w:rsid w:val="2B451C2F"/>
    <w:rsid w:val="2C8E2AFE"/>
    <w:rsid w:val="2D4D7D98"/>
    <w:rsid w:val="2D54C11A"/>
    <w:rsid w:val="2DA32A78"/>
    <w:rsid w:val="2E56A930"/>
    <w:rsid w:val="2EA45C6C"/>
    <w:rsid w:val="2ED0C0DF"/>
    <w:rsid w:val="2F39B5BC"/>
    <w:rsid w:val="2F4A52EE"/>
    <w:rsid w:val="2F59A05C"/>
    <w:rsid w:val="2F7037CE"/>
    <w:rsid w:val="2F8C2EE7"/>
    <w:rsid w:val="305E1B0C"/>
    <w:rsid w:val="30A0F08C"/>
    <w:rsid w:val="30D5E6E5"/>
    <w:rsid w:val="30E21926"/>
    <w:rsid w:val="32434080"/>
    <w:rsid w:val="32A00CC0"/>
    <w:rsid w:val="32F1F4CA"/>
    <w:rsid w:val="33C36E58"/>
    <w:rsid w:val="3515313A"/>
    <w:rsid w:val="35EFFB58"/>
    <w:rsid w:val="35FF5CE5"/>
    <w:rsid w:val="3654FF45"/>
    <w:rsid w:val="368DA18B"/>
    <w:rsid w:val="369EFEC1"/>
    <w:rsid w:val="36BC784B"/>
    <w:rsid w:val="370ECE59"/>
    <w:rsid w:val="37234804"/>
    <w:rsid w:val="374E745E"/>
    <w:rsid w:val="37573215"/>
    <w:rsid w:val="38CA14DC"/>
    <w:rsid w:val="3946EAF5"/>
    <w:rsid w:val="39BC740F"/>
    <w:rsid w:val="39C5BEDB"/>
    <w:rsid w:val="3A4DA92A"/>
    <w:rsid w:val="3AB2BA8F"/>
    <w:rsid w:val="3AC87A59"/>
    <w:rsid w:val="3B24D954"/>
    <w:rsid w:val="3B58A915"/>
    <w:rsid w:val="3CDFDAD0"/>
    <w:rsid w:val="400BA75D"/>
    <w:rsid w:val="41374C2B"/>
    <w:rsid w:val="42354A72"/>
    <w:rsid w:val="4319DD83"/>
    <w:rsid w:val="43B71866"/>
    <w:rsid w:val="43BEF5C3"/>
    <w:rsid w:val="43DD0FFA"/>
    <w:rsid w:val="4408FB6E"/>
    <w:rsid w:val="44B48749"/>
    <w:rsid w:val="453D68A3"/>
    <w:rsid w:val="466DA5EC"/>
    <w:rsid w:val="466F6029"/>
    <w:rsid w:val="48484E4B"/>
    <w:rsid w:val="48498A96"/>
    <w:rsid w:val="4891394A"/>
    <w:rsid w:val="48CAD1AF"/>
    <w:rsid w:val="48DAD48D"/>
    <w:rsid w:val="4A8F2FC6"/>
    <w:rsid w:val="4AD0C0C5"/>
    <w:rsid w:val="4B3568A6"/>
    <w:rsid w:val="4B51D3E6"/>
    <w:rsid w:val="4CA00B65"/>
    <w:rsid w:val="4D11CDCA"/>
    <w:rsid w:val="4D1A1CF7"/>
    <w:rsid w:val="4D843DAD"/>
    <w:rsid w:val="4E03C97D"/>
    <w:rsid w:val="4F82C20B"/>
    <w:rsid w:val="5017CFFC"/>
    <w:rsid w:val="501D36B2"/>
    <w:rsid w:val="5026C3AA"/>
    <w:rsid w:val="509F8A6B"/>
    <w:rsid w:val="50FCC08B"/>
    <w:rsid w:val="516CD3A3"/>
    <w:rsid w:val="51B9F93C"/>
    <w:rsid w:val="51ED9E15"/>
    <w:rsid w:val="5222BFA0"/>
    <w:rsid w:val="524C4553"/>
    <w:rsid w:val="52A836B5"/>
    <w:rsid w:val="55B315E9"/>
    <w:rsid w:val="55CCDAA4"/>
    <w:rsid w:val="5612BCCB"/>
    <w:rsid w:val="56571C5E"/>
    <w:rsid w:val="56D9E96F"/>
    <w:rsid w:val="59B3C451"/>
    <w:rsid w:val="5ABC0D5E"/>
    <w:rsid w:val="5AF2F177"/>
    <w:rsid w:val="5B578AAC"/>
    <w:rsid w:val="5BDFDB63"/>
    <w:rsid w:val="5C04397F"/>
    <w:rsid w:val="5C6CAF68"/>
    <w:rsid w:val="5C963C44"/>
    <w:rsid w:val="5CA1AD52"/>
    <w:rsid w:val="5CC42E44"/>
    <w:rsid w:val="5E245E76"/>
    <w:rsid w:val="5E52DC82"/>
    <w:rsid w:val="5F972636"/>
    <w:rsid w:val="608D4DEC"/>
    <w:rsid w:val="6138698E"/>
    <w:rsid w:val="63D1D395"/>
    <w:rsid w:val="64412F6F"/>
    <w:rsid w:val="6572DC32"/>
    <w:rsid w:val="65949F93"/>
    <w:rsid w:val="65EBAEAF"/>
    <w:rsid w:val="68CC4951"/>
    <w:rsid w:val="6933438C"/>
    <w:rsid w:val="69C83940"/>
    <w:rsid w:val="6A892BD2"/>
    <w:rsid w:val="6AACCB28"/>
    <w:rsid w:val="6C9FB5F8"/>
    <w:rsid w:val="6D421EFF"/>
    <w:rsid w:val="6D461E3B"/>
    <w:rsid w:val="6DDAFFAF"/>
    <w:rsid w:val="6E089376"/>
    <w:rsid w:val="6E0D5C9B"/>
    <w:rsid w:val="6E9C4E8C"/>
    <w:rsid w:val="6EC48615"/>
    <w:rsid w:val="70308818"/>
    <w:rsid w:val="70C77D4F"/>
    <w:rsid w:val="70F5FEF7"/>
    <w:rsid w:val="713ED83A"/>
    <w:rsid w:val="71D5FEA5"/>
    <w:rsid w:val="72470E75"/>
    <w:rsid w:val="725D1E5E"/>
    <w:rsid w:val="729863EE"/>
    <w:rsid w:val="73A4424F"/>
    <w:rsid w:val="749A0E65"/>
    <w:rsid w:val="74AFBFEC"/>
    <w:rsid w:val="74F42003"/>
    <w:rsid w:val="75D2AEEB"/>
    <w:rsid w:val="75F61737"/>
    <w:rsid w:val="763BE713"/>
    <w:rsid w:val="76D3D72C"/>
    <w:rsid w:val="78A5DD3F"/>
    <w:rsid w:val="79687878"/>
    <w:rsid w:val="799E2ACE"/>
    <w:rsid w:val="7AB1AC9E"/>
    <w:rsid w:val="7ACAA54F"/>
    <w:rsid w:val="7AE66B1F"/>
    <w:rsid w:val="7BAFC9ED"/>
    <w:rsid w:val="7BF5EBA2"/>
    <w:rsid w:val="7C070E9F"/>
    <w:rsid w:val="7C7ED6EF"/>
    <w:rsid w:val="7D1CA2CC"/>
    <w:rsid w:val="7D97992F"/>
    <w:rsid w:val="7DCDF775"/>
    <w:rsid w:val="7E2648F4"/>
    <w:rsid w:val="7ED7764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D621190"/>
  <w15:docId w15:val="{D48A2DBA-FD8E-41B8-8905-478301B9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2A9"/>
    <w:pPr>
      <w:spacing w:after="200" w:line="276" w:lineRule="auto"/>
      <w:jc w:val="both"/>
    </w:pPr>
    <w:rPr>
      <w:rFonts w:ascii="Verdana" w:eastAsia="Cambria" w:hAnsi="Verdana" w:cs="Times New Roman"/>
      <w:sz w:val="22"/>
      <w:szCs w:val="22"/>
      <w:lang w:val="en-GB" w:eastAsia="en-US"/>
    </w:rPr>
  </w:style>
  <w:style w:type="paragraph" w:styleId="Heading1">
    <w:name w:val="heading 1"/>
    <w:aliases w:val="1 Heading"/>
    <w:basedOn w:val="Normal"/>
    <w:next w:val="Normal"/>
    <w:link w:val="Heading1Char"/>
    <w:autoRedefine/>
    <w:qFormat/>
    <w:rsid w:val="000F439B"/>
    <w:pPr>
      <w:keepNext/>
      <w:numPr>
        <w:numId w:val="18"/>
      </w:numPr>
      <w:spacing w:after="120"/>
      <w:ind w:left="431" w:hanging="431"/>
      <w:contextualSpacing/>
      <w:outlineLvl w:val="0"/>
    </w:pPr>
    <w:rPr>
      <w:rFonts w:cs="Arial"/>
      <w:b/>
      <w:caps/>
      <w:color w:val="FF0000"/>
      <w:spacing w:val="5"/>
      <w:sz w:val="28"/>
      <w:szCs w:val="28"/>
    </w:rPr>
  </w:style>
  <w:style w:type="paragraph" w:styleId="Heading2">
    <w:name w:val="heading 2"/>
    <w:basedOn w:val="Normal"/>
    <w:next w:val="Normal"/>
    <w:link w:val="Heading2Char"/>
    <w:autoRedefine/>
    <w:qFormat/>
    <w:rsid w:val="00A37841"/>
    <w:pPr>
      <w:keepNext/>
      <w:numPr>
        <w:ilvl w:val="1"/>
        <w:numId w:val="18"/>
      </w:numPr>
      <w:spacing w:before="240" w:after="240"/>
      <w:ind w:left="578" w:hanging="578"/>
      <w:contextualSpacing/>
      <w:jc w:val="left"/>
      <w:outlineLvl w:val="1"/>
    </w:pPr>
    <w:rPr>
      <w:rFonts w:eastAsia="Times New Roman" w:cs="Arial"/>
      <w:b/>
      <w:sz w:val="24"/>
      <w:szCs w:val="24"/>
    </w:rPr>
  </w:style>
  <w:style w:type="paragraph" w:styleId="Heading3">
    <w:name w:val="heading 3"/>
    <w:basedOn w:val="Heading2"/>
    <w:next w:val="Normal"/>
    <w:link w:val="Heading3Char"/>
    <w:autoRedefine/>
    <w:uiPriority w:val="9"/>
    <w:qFormat/>
    <w:rsid w:val="00C75039"/>
    <w:pPr>
      <w:numPr>
        <w:ilvl w:val="2"/>
      </w:numPr>
      <w:outlineLvl w:val="2"/>
    </w:pPr>
  </w:style>
  <w:style w:type="paragraph" w:styleId="Heading4">
    <w:name w:val="heading 4"/>
    <w:basedOn w:val="Normal"/>
    <w:next w:val="Normal"/>
    <w:link w:val="Heading4Char"/>
    <w:autoRedefine/>
    <w:uiPriority w:val="9"/>
    <w:qFormat/>
    <w:rsid w:val="0099583D"/>
    <w:pPr>
      <w:numPr>
        <w:ilvl w:val="3"/>
        <w:numId w:val="18"/>
      </w:numPr>
      <w:spacing w:before="240" w:after="120"/>
      <w:outlineLvl w:val="3"/>
    </w:pPr>
    <w:rPr>
      <w:rFonts w:cs="Arial"/>
      <w:b/>
      <w:bCs/>
      <w:color w:val="000000"/>
      <w:szCs w:val="24"/>
    </w:rPr>
  </w:style>
  <w:style w:type="paragraph" w:styleId="Heading5">
    <w:name w:val="heading 5"/>
    <w:basedOn w:val="Normal"/>
    <w:next w:val="Normal"/>
    <w:link w:val="Heading5Char"/>
    <w:autoRedefine/>
    <w:uiPriority w:val="9"/>
    <w:qFormat/>
    <w:rsid w:val="00F7098D"/>
    <w:pPr>
      <w:numPr>
        <w:ilvl w:val="4"/>
        <w:numId w:val="18"/>
      </w:numPr>
      <w:spacing w:before="120" w:after="60" w:line="240" w:lineRule="auto"/>
      <w:outlineLvl w:val="4"/>
    </w:pPr>
    <w:rPr>
      <w:rFonts w:cs="Arial"/>
      <w:b/>
      <w:iCs/>
    </w:rPr>
  </w:style>
  <w:style w:type="paragraph" w:styleId="Heading6">
    <w:name w:val="heading 6"/>
    <w:basedOn w:val="Normal"/>
    <w:next w:val="Normal"/>
    <w:link w:val="Heading6Char"/>
    <w:autoRedefine/>
    <w:uiPriority w:val="9"/>
    <w:qFormat/>
    <w:rsid w:val="00136261"/>
    <w:pPr>
      <w:numPr>
        <w:ilvl w:val="5"/>
        <w:numId w:val="18"/>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Heading7">
    <w:name w:val="heading 7"/>
    <w:basedOn w:val="Normal"/>
    <w:next w:val="Normal"/>
    <w:link w:val="Heading7Char"/>
    <w:autoRedefine/>
    <w:uiPriority w:val="9"/>
    <w:qFormat/>
    <w:rsid w:val="00136261"/>
    <w:pPr>
      <w:numPr>
        <w:ilvl w:val="6"/>
        <w:numId w:val="18"/>
      </w:numPr>
      <w:spacing w:before="180" w:after="20" w:line="240" w:lineRule="auto"/>
      <w:outlineLvl w:val="6"/>
    </w:pPr>
    <w:rPr>
      <w:bCs/>
      <w:iCs/>
      <w:caps/>
      <w:color w:val="000000"/>
      <w:spacing w:val="6"/>
      <w:sz w:val="16"/>
      <w:szCs w:val="20"/>
    </w:rPr>
  </w:style>
  <w:style w:type="paragraph" w:styleId="Heading8">
    <w:name w:val="heading 8"/>
    <w:basedOn w:val="Normal"/>
    <w:next w:val="Normal"/>
    <w:link w:val="Heading8Char"/>
    <w:uiPriority w:val="9"/>
    <w:qFormat/>
    <w:rsid w:val="00136261"/>
    <w:pPr>
      <w:numPr>
        <w:ilvl w:val="7"/>
        <w:numId w:val="18"/>
      </w:numPr>
      <w:spacing w:before="120" w:after="120" w:line="240" w:lineRule="auto"/>
      <w:outlineLvl w:val="7"/>
    </w:pPr>
    <w:rPr>
      <w:rFonts w:ascii="Calibri" w:hAnsi="Calibri"/>
      <w:b/>
      <w:bCs/>
      <w:color w:val="404040"/>
      <w:szCs w:val="20"/>
    </w:rPr>
  </w:style>
  <w:style w:type="paragraph" w:styleId="Heading9">
    <w:name w:val="heading 9"/>
    <w:basedOn w:val="Normal"/>
    <w:next w:val="Normal"/>
    <w:link w:val="Heading9Char"/>
    <w:uiPriority w:val="9"/>
    <w:qFormat/>
    <w:rsid w:val="00136261"/>
    <w:pPr>
      <w:numPr>
        <w:ilvl w:val="8"/>
        <w:numId w:val="18"/>
      </w:numPr>
      <w:spacing w:after="0" w:line="271" w:lineRule="auto"/>
      <w:outlineLvl w:val="8"/>
    </w:pPr>
    <w:rPr>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Heading Char"/>
    <w:basedOn w:val="DefaultParagraphFont"/>
    <w:link w:val="Heading1"/>
    <w:rsid w:val="000F439B"/>
    <w:rPr>
      <w:rFonts w:ascii="Verdana" w:eastAsia="Cambria" w:hAnsi="Verdana" w:cs="Arial"/>
      <w:b/>
      <w:caps/>
      <w:color w:val="FF0000"/>
      <w:spacing w:val="5"/>
      <w:sz w:val="28"/>
      <w:szCs w:val="28"/>
      <w:lang w:val="en-GB" w:eastAsia="en-US"/>
    </w:rPr>
  </w:style>
  <w:style w:type="character" w:customStyle="1" w:styleId="Heading5Char">
    <w:name w:val="Heading 5 Char"/>
    <w:basedOn w:val="DefaultParagraphFont"/>
    <w:link w:val="Heading5"/>
    <w:uiPriority w:val="9"/>
    <w:rsid w:val="00F7098D"/>
    <w:rPr>
      <w:rFonts w:ascii="Verdana" w:eastAsia="Cambria" w:hAnsi="Verdana" w:cs="Arial"/>
      <w:b/>
      <w:iCs/>
      <w:sz w:val="22"/>
      <w:szCs w:val="22"/>
      <w:lang w:val="en-GB" w:eastAsia="en-US"/>
    </w:rPr>
  </w:style>
  <w:style w:type="character" w:customStyle="1" w:styleId="Heading6Char">
    <w:name w:val="Heading 6 Char"/>
    <w:basedOn w:val="DefaultParagraphFont"/>
    <w:link w:val="Heading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Heading8Char">
    <w:name w:val="Heading 8 Char"/>
    <w:basedOn w:val="DefaultParagraphFont"/>
    <w:link w:val="Heading8"/>
    <w:uiPriority w:val="9"/>
    <w:rsid w:val="008B54DA"/>
    <w:rPr>
      <w:rFonts w:eastAsia="Cambria" w:cs="Times New Roman"/>
      <w:b/>
      <w:bCs/>
      <w:color w:val="404040"/>
      <w:sz w:val="22"/>
      <w:lang w:val="en-GB" w:eastAsia="en-US"/>
    </w:rPr>
  </w:style>
  <w:style w:type="character" w:customStyle="1" w:styleId="Heading9Char">
    <w:name w:val="Heading 9 Char"/>
    <w:basedOn w:val="DefaultParagraphFont"/>
    <w:link w:val="Heading9"/>
    <w:uiPriority w:val="9"/>
    <w:rsid w:val="00207F3F"/>
    <w:rPr>
      <w:rFonts w:ascii="Verdana" w:eastAsia="Cambria" w:hAnsi="Verdana" w:cs="Times New Roman"/>
      <w:b/>
      <w:bCs/>
      <w:i/>
      <w:iCs/>
      <w:color w:val="7F7F7F"/>
      <w:sz w:val="18"/>
      <w:szCs w:val="18"/>
      <w:lang w:val="en-GB" w:eastAsia="en-US"/>
    </w:rPr>
  </w:style>
  <w:style w:type="paragraph" w:styleId="BalloonText">
    <w:name w:val="Balloon Text"/>
    <w:basedOn w:val="Normal"/>
    <w:link w:val="BalloonTextChar"/>
    <w:uiPriority w:val="99"/>
    <w:semiHidden/>
    <w:unhideWhenUsed/>
    <w:rsid w:val="001362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589"/>
    <w:rPr>
      <w:rFonts w:ascii="Tahoma" w:eastAsia="Cambria" w:hAnsi="Tahoma" w:cs="Tahoma"/>
      <w:sz w:val="16"/>
      <w:szCs w:val="16"/>
    </w:rPr>
  </w:style>
  <w:style w:type="paragraph" w:styleId="Title">
    <w:name w:val="Title"/>
    <w:basedOn w:val="Normal"/>
    <w:next w:val="Normal"/>
    <w:link w:val="TitleChar"/>
    <w:qFormat/>
    <w:rsid w:val="00136261"/>
    <w:pPr>
      <w:spacing w:after="0" w:line="240" w:lineRule="auto"/>
      <w:contextualSpacing/>
    </w:pPr>
    <w:rPr>
      <w:rFonts w:eastAsia="Times New Roman"/>
      <w:b/>
      <w:color w:val="000000"/>
      <w:spacing w:val="5"/>
      <w:kern w:val="28"/>
      <w:sz w:val="48"/>
      <w:szCs w:val="48"/>
    </w:rPr>
  </w:style>
  <w:style w:type="character" w:customStyle="1" w:styleId="TitleChar">
    <w:name w:val="Title Char"/>
    <w:basedOn w:val="DefaultParagraphFont"/>
    <w:link w:val="Title"/>
    <w:rsid w:val="00F71FE8"/>
    <w:rPr>
      <w:rFonts w:ascii="Arial" w:hAnsi="Arial" w:cs="Times New Roman"/>
      <w:b/>
      <w:color w:val="000000"/>
      <w:spacing w:val="5"/>
      <w:kern w:val="28"/>
      <w:sz w:val="48"/>
      <w:szCs w:val="48"/>
    </w:rPr>
  </w:style>
  <w:style w:type="paragraph" w:styleId="Header">
    <w:name w:val="header"/>
    <w:basedOn w:val="Normal"/>
    <w:link w:val="HeaderChar"/>
    <w:unhideWhenUsed/>
    <w:rsid w:val="00136261"/>
    <w:pPr>
      <w:tabs>
        <w:tab w:val="center" w:pos="4680"/>
        <w:tab w:val="right" w:pos="9360"/>
      </w:tabs>
      <w:spacing w:after="0" w:line="240" w:lineRule="auto"/>
    </w:pPr>
  </w:style>
  <w:style w:type="character" w:customStyle="1" w:styleId="HeaderChar">
    <w:name w:val="Header Char"/>
    <w:basedOn w:val="DefaultParagraphFont"/>
    <w:link w:val="Header"/>
    <w:rsid w:val="00951C61"/>
    <w:rPr>
      <w:rFonts w:ascii="Arial" w:eastAsia="Cambria" w:hAnsi="Arial" w:cs="Times New Roman"/>
      <w:szCs w:val="22"/>
    </w:rPr>
  </w:style>
  <w:style w:type="paragraph" w:styleId="Footer">
    <w:name w:val="footer"/>
    <w:aliases w:val="Footer1"/>
    <w:basedOn w:val="Normal"/>
    <w:link w:val="FooterChar"/>
    <w:autoRedefine/>
    <w:qFormat/>
    <w:rsid w:val="00ED5B78"/>
    <w:pPr>
      <w:tabs>
        <w:tab w:val="right" w:pos="9639"/>
      </w:tabs>
      <w:spacing w:after="0" w:line="240" w:lineRule="auto"/>
    </w:pPr>
    <w:rPr>
      <w:rFonts w:cs="Arial"/>
      <w:snapToGrid w:val="0"/>
      <w:sz w:val="10"/>
      <w:szCs w:val="10"/>
      <w:lang w:val="nl-NL"/>
    </w:rPr>
  </w:style>
  <w:style w:type="character" w:customStyle="1" w:styleId="FooterChar">
    <w:name w:val="Footer Char"/>
    <w:aliases w:val="Footer1 Char"/>
    <w:basedOn w:val="DefaultParagraphFont"/>
    <w:link w:val="Footer"/>
    <w:rsid w:val="00ED5B78"/>
    <w:rPr>
      <w:rFonts w:ascii="Arial" w:eastAsia="Cambria" w:hAnsi="Arial" w:cs="Arial"/>
      <w:snapToGrid w:val="0"/>
      <w:sz w:val="10"/>
      <w:szCs w:val="10"/>
      <w:lang w:val="nl-NL" w:eastAsia="en-US"/>
    </w:rPr>
  </w:style>
  <w:style w:type="paragraph" w:styleId="ListBullet">
    <w:name w:val="List Bullet"/>
    <w:basedOn w:val="Normal"/>
    <w:uiPriority w:val="99"/>
    <w:rsid w:val="00136261"/>
    <w:pPr>
      <w:numPr>
        <w:numId w:val="1"/>
      </w:numPr>
      <w:contextualSpacing/>
    </w:pPr>
  </w:style>
  <w:style w:type="paragraph" w:styleId="ListNumber">
    <w:name w:val="List Number"/>
    <w:basedOn w:val="Normal"/>
    <w:uiPriority w:val="99"/>
    <w:rsid w:val="00136261"/>
    <w:pPr>
      <w:numPr>
        <w:numId w:val="3"/>
      </w:numPr>
      <w:contextualSpacing/>
    </w:pPr>
  </w:style>
  <w:style w:type="paragraph" w:styleId="TOC4">
    <w:name w:val="toc 4"/>
    <w:basedOn w:val="Normal"/>
    <w:next w:val="Normal"/>
    <w:autoRedefine/>
    <w:uiPriority w:val="39"/>
    <w:qFormat/>
    <w:rsid w:val="005400FC"/>
    <w:pPr>
      <w:tabs>
        <w:tab w:val="left" w:pos="1760"/>
        <w:tab w:val="right" w:leader="dot" w:pos="9350"/>
      </w:tabs>
      <w:spacing w:after="60" w:line="240" w:lineRule="auto"/>
      <w:ind w:left="576"/>
      <w:jc w:val="left"/>
    </w:pPr>
  </w:style>
  <w:style w:type="paragraph" w:styleId="TOC5">
    <w:name w:val="toc 5"/>
    <w:basedOn w:val="Normal"/>
    <w:next w:val="Normal"/>
    <w:autoRedefine/>
    <w:uiPriority w:val="39"/>
    <w:qFormat/>
    <w:rsid w:val="005400FC"/>
    <w:pPr>
      <w:spacing w:after="60" w:line="240" w:lineRule="auto"/>
      <w:ind w:left="879"/>
      <w:jc w:val="left"/>
    </w:pPr>
  </w:style>
  <w:style w:type="paragraph" w:styleId="BodyText">
    <w:name w:val="Body Text"/>
    <w:basedOn w:val="Normal"/>
    <w:link w:val="BodyTextChar"/>
    <w:uiPriority w:val="99"/>
    <w:rsid w:val="007A2589"/>
    <w:pPr>
      <w:spacing w:after="120"/>
    </w:pPr>
  </w:style>
  <w:style w:type="character" w:customStyle="1" w:styleId="BodyTextChar">
    <w:name w:val="Body Text Char"/>
    <w:basedOn w:val="DefaultParagraphFont"/>
    <w:link w:val="BodyText"/>
    <w:uiPriority w:val="99"/>
    <w:rsid w:val="001138C8"/>
    <w:rPr>
      <w:rFonts w:ascii="Arial" w:eastAsia="Cambria" w:hAnsi="Arial" w:cs="Times New Roman"/>
      <w:szCs w:val="22"/>
    </w:rPr>
  </w:style>
  <w:style w:type="character" w:customStyle="1" w:styleId="Heading2Char">
    <w:name w:val="Heading 2 Char"/>
    <w:basedOn w:val="DefaultParagraphFont"/>
    <w:link w:val="Heading2"/>
    <w:rsid w:val="00A37841"/>
    <w:rPr>
      <w:rFonts w:ascii="Verdana" w:hAnsi="Verdana" w:cs="Arial"/>
      <w:b/>
      <w:sz w:val="24"/>
      <w:szCs w:val="24"/>
      <w:lang w:val="en-GB" w:eastAsia="en-US"/>
    </w:rPr>
  </w:style>
  <w:style w:type="character" w:customStyle="1" w:styleId="Heading3Char">
    <w:name w:val="Heading 3 Char"/>
    <w:basedOn w:val="DefaultParagraphFont"/>
    <w:link w:val="Heading3"/>
    <w:uiPriority w:val="9"/>
    <w:rsid w:val="00C75039"/>
    <w:rPr>
      <w:rFonts w:ascii="Verdana" w:hAnsi="Verdana" w:cs="Arial"/>
      <w:b/>
      <w:sz w:val="24"/>
      <w:szCs w:val="24"/>
      <w:lang w:val="en-GB" w:eastAsia="en-US"/>
    </w:rPr>
  </w:style>
  <w:style w:type="character" w:customStyle="1" w:styleId="Heading7Char">
    <w:name w:val="Heading 7 Char"/>
    <w:basedOn w:val="DefaultParagraphFont"/>
    <w:link w:val="Heading7"/>
    <w:uiPriority w:val="9"/>
    <w:rsid w:val="008B54DA"/>
    <w:rPr>
      <w:rFonts w:ascii="Verdana" w:eastAsia="Cambria" w:hAnsi="Verdana" w:cs="Times New Roman"/>
      <w:bCs/>
      <w:iCs/>
      <w:caps/>
      <w:color w:val="000000"/>
      <w:spacing w:val="6"/>
      <w:sz w:val="16"/>
      <w:lang w:val="en-GB" w:eastAsia="en-US"/>
    </w:rPr>
  </w:style>
  <w:style w:type="character" w:customStyle="1" w:styleId="Heading4Char">
    <w:name w:val="Heading 4 Char"/>
    <w:basedOn w:val="DefaultParagraphFont"/>
    <w:link w:val="Heading4"/>
    <w:uiPriority w:val="9"/>
    <w:rsid w:val="0099583D"/>
    <w:rPr>
      <w:rFonts w:ascii="Verdana" w:eastAsia="Cambria" w:hAnsi="Verdana" w:cs="Arial"/>
      <w:b/>
      <w:bCs/>
      <w:color w:val="000000"/>
      <w:sz w:val="22"/>
      <w:szCs w:val="24"/>
      <w:lang w:val="en-GB" w:eastAsia="en-US"/>
    </w:rPr>
  </w:style>
  <w:style w:type="paragraph" w:styleId="BodyText3">
    <w:name w:val="Body Text 3"/>
    <w:basedOn w:val="Heading8"/>
    <w:link w:val="BodyText3Char"/>
    <w:rsid w:val="007A2589"/>
    <w:pPr>
      <w:spacing w:before="60"/>
    </w:pPr>
    <w:rPr>
      <w:b w:val="0"/>
    </w:rPr>
  </w:style>
  <w:style w:type="character" w:customStyle="1" w:styleId="BodyText3Char">
    <w:name w:val="Body Text 3 Char"/>
    <w:basedOn w:val="DefaultParagraphFont"/>
    <w:link w:val="BodyText3"/>
    <w:rsid w:val="008B54DA"/>
    <w:rPr>
      <w:rFonts w:eastAsia="Cambria" w:cs="Times New Roman"/>
      <w:bCs/>
      <w:color w:val="404040"/>
      <w:sz w:val="22"/>
      <w:lang w:val="en-GB" w:eastAsia="en-US"/>
    </w:rPr>
  </w:style>
  <w:style w:type="table" w:styleId="TableGrid">
    <w:name w:val="Table Grid"/>
    <w:basedOn w:val="TableNormal"/>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rsid w:val="007A2589"/>
    <w:pPr>
      <w:spacing w:after="120" w:line="480" w:lineRule="auto"/>
    </w:pPr>
  </w:style>
  <w:style w:type="character" w:customStyle="1" w:styleId="BodyText2Char">
    <w:name w:val="Body Text 2 Char"/>
    <w:basedOn w:val="DefaultParagraphFont"/>
    <w:link w:val="BodyText2"/>
    <w:uiPriority w:val="99"/>
    <w:rsid w:val="00D3695B"/>
    <w:rPr>
      <w:rFonts w:ascii="Arial" w:eastAsia="Cambria" w:hAnsi="Arial" w:cs="Times New Roman"/>
      <w:szCs w:val="22"/>
    </w:rPr>
  </w:style>
  <w:style w:type="paragraph" w:styleId="ListBullet2">
    <w:name w:val="List Bullet 2"/>
    <w:basedOn w:val="Normal"/>
    <w:uiPriority w:val="99"/>
    <w:rsid w:val="00136261"/>
    <w:pPr>
      <w:numPr>
        <w:numId w:val="2"/>
      </w:numPr>
      <w:contextualSpacing/>
    </w:pPr>
  </w:style>
  <w:style w:type="paragraph" w:customStyle="1" w:styleId="TOCHeading1">
    <w:name w:val="TOC Heading 1"/>
    <w:basedOn w:val="Heading1"/>
    <w:next w:val="Normal"/>
    <w:rsid w:val="00136261"/>
    <w:pPr>
      <w:keepLines/>
      <w:spacing w:before="120"/>
      <w:ind w:hanging="720"/>
      <w:contextualSpacing w:val="0"/>
      <w:jc w:val="center"/>
      <w:outlineLvl w:val="9"/>
    </w:pPr>
    <w:rPr>
      <w:rFonts w:eastAsia="Times New Roman"/>
      <w:bCs/>
      <w:color w:val="000000"/>
      <w:spacing w:val="0"/>
    </w:rPr>
  </w:style>
  <w:style w:type="paragraph" w:styleId="TOC1">
    <w:name w:val="toc 1"/>
    <w:basedOn w:val="Normal"/>
    <w:next w:val="Normal"/>
    <w:autoRedefine/>
    <w:uiPriority w:val="39"/>
    <w:unhideWhenUsed/>
    <w:qFormat/>
    <w:rsid w:val="002D45DE"/>
    <w:pPr>
      <w:tabs>
        <w:tab w:val="left" w:pos="576"/>
        <w:tab w:val="right" w:leader="dot" w:pos="9350"/>
      </w:tabs>
      <w:spacing w:after="60" w:line="240" w:lineRule="auto"/>
      <w:jc w:val="left"/>
    </w:pPr>
    <w:rPr>
      <w:b/>
      <w:caps/>
    </w:rPr>
  </w:style>
  <w:style w:type="paragraph" w:styleId="TOC2">
    <w:name w:val="toc 2"/>
    <w:basedOn w:val="Normal"/>
    <w:next w:val="Normal"/>
    <w:autoRedefine/>
    <w:uiPriority w:val="39"/>
    <w:unhideWhenUsed/>
    <w:qFormat/>
    <w:rsid w:val="00674F35"/>
    <w:pPr>
      <w:tabs>
        <w:tab w:val="left" w:pos="880"/>
        <w:tab w:val="right" w:leader="dot" w:pos="9360"/>
      </w:tabs>
      <w:spacing w:after="60" w:line="240" w:lineRule="auto"/>
      <w:ind w:left="142"/>
      <w:jc w:val="left"/>
    </w:pPr>
  </w:style>
  <w:style w:type="paragraph" w:styleId="TOC3">
    <w:name w:val="toc 3"/>
    <w:basedOn w:val="Normal"/>
    <w:next w:val="Normal"/>
    <w:autoRedefine/>
    <w:uiPriority w:val="39"/>
    <w:unhideWhenUsed/>
    <w:qFormat/>
    <w:rsid w:val="005400FC"/>
    <w:pPr>
      <w:tabs>
        <w:tab w:val="left" w:pos="1320"/>
        <w:tab w:val="right" w:leader="dot" w:pos="9350"/>
      </w:tabs>
      <w:spacing w:after="60" w:line="240" w:lineRule="auto"/>
      <w:ind w:left="289"/>
      <w:jc w:val="left"/>
    </w:pPr>
  </w:style>
  <w:style w:type="character" w:styleId="Hyperlink">
    <w:name w:val="Hyperlink"/>
    <w:basedOn w:val="DefaultParagraphFont"/>
    <w:uiPriority w:val="99"/>
    <w:unhideWhenUsed/>
    <w:rsid w:val="00136261"/>
    <w:rPr>
      <w:color w:val="FFAD0A"/>
      <w:u w:val="single"/>
    </w:rPr>
  </w:style>
  <w:style w:type="character" w:styleId="PlaceholderText">
    <w:name w:val="Placeholder Text"/>
    <w:basedOn w:val="DefaultParagraphFont"/>
    <w:uiPriority w:val="99"/>
    <w:rsid w:val="00136261"/>
    <w:rPr>
      <w:color w:val="808080"/>
    </w:rPr>
  </w:style>
  <w:style w:type="character" w:customStyle="1" w:styleId="ContentControl">
    <w:name w:val="Content Control"/>
    <w:basedOn w:val="DefaultParagraphFont"/>
    <w:uiPriority w:val="99"/>
    <w:rsid w:val="007A2589"/>
    <w:rPr>
      <w:rFonts w:ascii="Calibri" w:hAnsi="Calibri"/>
      <w:color w:val="auto"/>
      <w:sz w:val="21"/>
    </w:rPr>
  </w:style>
  <w:style w:type="paragraph" w:styleId="ListParagraph">
    <w:name w:val="List Paragraph"/>
    <w:aliases w:val="ElencoPuntato,Record di tabella"/>
    <w:basedOn w:val="Normal"/>
    <w:link w:val="ListParagraphChar"/>
    <w:uiPriority w:val="34"/>
    <w:qFormat/>
    <w:rsid w:val="00136261"/>
    <w:pPr>
      <w:ind w:left="720"/>
      <w:contextualSpacing/>
    </w:pPr>
  </w:style>
  <w:style w:type="paragraph" w:customStyle="1" w:styleId="Companyname">
    <w:name w:val="Company name"/>
    <w:basedOn w:val="Normal"/>
    <w:next w:val="Normal"/>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
    <w:next w:val="Normal"/>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
    <w:qFormat/>
    <w:rsid w:val="00136261"/>
    <w:pPr>
      <w:ind w:left="0"/>
    </w:pPr>
    <w:rPr>
      <w:b w:val="0"/>
    </w:rPr>
  </w:style>
  <w:style w:type="paragraph" w:customStyle="1" w:styleId="FooterPageNumber">
    <w:name w:val="Footer Page Number"/>
    <w:basedOn w:val="Footer"/>
    <w:qFormat/>
    <w:rsid w:val="00136261"/>
    <w:pPr>
      <w:ind w:right="-144"/>
    </w:pPr>
    <w:rPr>
      <w:rFonts w:eastAsia="Times New Roman"/>
      <w:noProof/>
      <w:color w:val="000000"/>
      <w:szCs w:val="17"/>
    </w:rPr>
  </w:style>
  <w:style w:type="character" w:styleId="Emphasis">
    <w:name w:val="Emphasis"/>
    <w:basedOn w:val="DefaultParagraphFont"/>
    <w:uiPriority w:val="20"/>
    <w:qFormat/>
    <w:rsid w:val="007A2589"/>
    <w:rPr>
      <w:i/>
      <w:iCs/>
    </w:rPr>
  </w:style>
  <w:style w:type="paragraph" w:customStyle="1" w:styleId="FirstPageHeader">
    <w:name w:val="First Page Header"/>
    <w:basedOn w:val="Header"/>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0">
    <w:name w:val="Footer +"/>
    <w:basedOn w:val="Footer"/>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
    <w:rsid w:val="00136261"/>
    <w:pPr>
      <w:spacing w:after="0" w:line="240" w:lineRule="auto"/>
      <w:jc w:val="center"/>
    </w:pPr>
    <w:rPr>
      <w:rFonts w:eastAsia="Times New Roman" w:cs="Arial"/>
      <w:b/>
      <w:i/>
      <w:color w:val="000000"/>
      <w:sz w:val="14"/>
      <w:szCs w:val="20"/>
    </w:rPr>
  </w:style>
  <w:style w:type="paragraph" w:styleId="ListNumber2">
    <w:name w:val="List Number 2"/>
    <w:basedOn w:val="Normal"/>
    <w:uiPriority w:val="99"/>
    <w:rsid w:val="00136261"/>
    <w:pPr>
      <w:tabs>
        <w:tab w:val="num" w:pos="720"/>
      </w:tabs>
      <w:ind w:left="720" w:hanging="360"/>
      <w:contextualSpacing/>
    </w:pPr>
  </w:style>
  <w:style w:type="table" w:customStyle="1" w:styleId="MRDTable">
    <w:name w:val="MRD Table"/>
    <w:basedOn w:val="TableNormal"/>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Heading1"/>
    <w:next w:val="Normal"/>
    <w:rsid w:val="00136261"/>
    <w:pPr>
      <w:keepLines/>
      <w:spacing w:after="0"/>
      <w:contextualSpacing w:val="0"/>
      <w:outlineLvl w:val="9"/>
    </w:pPr>
    <w:rPr>
      <w:rFonts w:ascii="Calibri" w:eastAsia="Times New Roman" w:hAnsi="Calibri"/>
      <w:bCs/>
      <w:caps w:val="0"/>
      <w:color w:val="648DC6"/>
      <w:spacing w:val="0"/>
    </w:rPr>
  </w:style>
  <w:style w:type="paragraph" w:styleId="Caption">
    <w:name w:val="caption"/>
    <w:basedOn w:val="Normal"/>
    <w:next w:val="Normal"/>
    <w:autoRedefine/>
    <w:qFormat/>
    <w:rsid w:val="00DF0751"/>
    <w:pPr>
      <w:spacing w:before="120" w:after="0" w:line="240" w:lineRule="auto"/>
      <w:jc w:val="center"/>
    </w:pPr>
    <w:rPr>
      <w:rFonts w:ascii="Arial Bold" w:hAnsi="Arial Bold"/>
      <w:b/>
      <w:bCs/>
    </w:rPr>
  </w:style>
  <w:style w:type="paragraph" w:styleId="TOCHeading">
    <w:name w:val="TOC Heading"/>
    <w:basedOn w:val="Heading1"/>
    <w:next w:val="Normal"/>
    <w:uiPriority w:val="39"/>
    <w:qFormat/>
    <w:rsid w:val="00136261"/>
    <w:pPr>
      <w:keepLines/>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
    <w:rsid w:val="00923112"/>
    <w:pPr>
      <w:numPr>
        <w:numId w:val="4"/>
      </w:numPr>
      <w:spacing w:after="120" w:line="240" w:lineRule="auto"/>
    </w:pPr>
    <w:rPr>
      <w:rFonts w:eastAsia="Times New Roman"/>
      <w:szCs w:val="20"/>
    </w:rPr>
  </w:style>
  <w:style w:type="paragraph" w:customStyle="1" w:styleId="Equation">
    <w:name w:val="Equation"/>
    <w:basedOn w:val="Normal"/>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
    <w:rsid w:val="002F1C05"/>
    <w:pPr>
      <w:tabs>
        <w:tab w:val="left" w:pos="567"/>
      </w:tabs>
      <w:spacing w:before="120" w:after="0" w:line="360" w:lineRule="auto"/>
      <w:ind w:left="1418"/>
    </w:pPr>
    <w:rPr>
      <w:rFonts w:eastAsia="SimSun"/>
      <w:szCs w:val="20"/>
      <w:lang w:eastAsia="zh-CN"/>
    </w:rPr>
  </w:style>
  <w:style w:type="character" w:styleId="PageNumber">
    <w:name w:val="page number"/>
    <w:basedOn w:val="DefaultParagraphFont"/>
    <w:rsid w:val="00437043"/>
    <w:rPr>
      <w:rFonts w:cs="Times New Roman"/>
    </w:rPr>
  </w:style>
  <w:style w:type="paragraph" w:styleId="NoSpacing">
    <w:name w:val="No Spacing"/>
    <w:link w:val="NoSpacingChar"/>
    <w:uiPriority w:val="1"/>
    <w:qFormat/>
    <w:rsid w:val="00DB2998"/>
    <w:rPr>
      <w:rFonts w:ascii="Hitachi Sans" w:eastAsia="Cambria" w:hAnsi="Hitachi Sans" w:cs="Times New Roman"/>
      <w:sz w:val="22"/>
      <w:szCs w:val="22"/>
      <w:lang w:val="en-US" w:eastAsia="en-US"/>
    </w:rPr>
  </w:style>
  <w:style w:type="paragraph" w:styleId="Revision">
    <w:name w:val="Revision"/>
    <w:hidden/>
    <w:uiPriority w:val="99"/>
    <w:semiHidden/>
    <w:rsid w:val="002519D6"/>
    <w:rPr>
      <w:rFonts w:ascii="Arial" w:eastAsia="Cambria" w:hAnsi="Arial" w:cs="Times New Roman"/>
      <w:sz w:val="22"/>
      <w:szCs w:val="22"/>
      <w:lang w:val="en-US" w:eastAsia="en-US"/>
    </w:rPr>
  </w:style>
  <w:style w:type="character" w:customStyle="1" w:styleId="NoSpacingChar">
    <w:name w:val="No Spacing Char"/>
    <w:basedOn w:val="DefaultParagraphFont"/>
    <w:link w:val="NoSpacing"/>
    <w:uiPriority w:val="1"/>
    <w:rsid w:val="00DB2998"/>
    <w:rPr>
      <w:rFonts w:ascii="Hitachi Sans" w:eastAsia="Cambria" w:hAnsi="Hitachi Sans" w:cs="Times New Roman"/>
      <w:sz w:val="22"/>
      <w:szCs w:val="22"/>
      <w:lang w:val="en-US" w:eastAsia="en-US"/>
    </w:rPr>
  </w:style>
  <w:style w:type="paragraph" w:styleId="NormalWeb">
    <w:name w:val="Normal (Web)"/>
    <w:basedOn w:val="Normal"/>
    <w:uiPriority w:val="99"/>
    <w:semiHidden/>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Footer"/>
    <w:link w:val="BodyText1Carattere"/>
    <w:qFormat/>
    <w:rsid w:val="0001222E"/>
    <w:pPr>
      <w:tabs>
        <w:tab w:val="clear" w:pos="9639"/>
        <w:tab w:val="center" w:pos="4819"/>
        <w:tab w:val="right" w:pos="9781"/>
      </w:tabs>
      <w:jc w:val="left"/>
    </w:pPr>
    <w:rPr>
      <w:rFonts w:eastAsia="Times New Roman" w:cs="Times New Roman"/>
      <w:i/>
      <w:snapToGrid/>
      <w:color w:val="0064FA"/>
      <w:sz w:val="40"/>
      <w:lang w:val="es-ES"/>
    </w:rPr>
  </w:style>
  <w:style w:type="character" w:customStyle="1" w:styleId="BodyText1Carattere">
    <w:name w:val="Body Text 1 Carattere"/>
    <w:link w:val="BodyText1"/>
    <w:rsid w:val="0001222E"/>
    <w:rPr>
      <w:rFonts w:ascii="Verdana" w:hAnsi="Verdana" w:cs="Times New Roman"/>
      <w:i/>
      <w:color w:val="0064FA"/>
      <w:sz w:val="40"/>
      <w:szCs w:val="10"/>
      <w:lang w:val="es-ES" w:eastAsia="en-US"/>
    </w:rPr>
  </w:style>
  <w:style w:type="paragraph" w:styleId="List">
    <w:name w:val="List"/>
    <w:basedOn w:val="Normal"/>
    <w:uiPriority w:val="99"/>
    <w:unhideWhenUsed/>
    <w:rsid w:val="004350E7"/>
    <w:pPr>
      <w:ind w:left="283" w:hanging="283"/>
      <w:contextualSpacing/>
    </w:pPr>
  </w:style>
  <w:style w:type="paragraph" w:customStyle="1" w:styleId="Default">
    <w:name w:val="Default"/>
    <w:rsid w:val="004350E7"/>
    <w:pPr>
      <w:autoSpaceDE w:val="0"/>
      <w:autoSpaceDN w:val="0"/>
      <w:adjustRightInd w:val="0"/>
    </w:pPr>
    <w:rPr>
      <w:rFonts w:ascii="Arial" w:eastAsia="SimSun" w:hAnsi="Arial" w:cs="Arial"/>
      <w:color w:val="000000"/>
      <w:sz w:val="24"/>
      <w:szCs w:val="24"/>
      <w:lang w:val="it-IT" w:eastAsia="it-IT"/>
    </w:rPr>
  </w:style>
  <w:style w:type="paragraph" w:customStyle="1" w:styleId="Guidance">
    <w:name w:val="Guidance"/>
    <w:basedOn w:val="Normal"/>
    <w:link w:val="GuidanceChar"/>
    <w:qFormat/>
    <w:rsid w:val="00A9414C"/>
    <w:pPr>
      <w:spacing w:line="240" w:lineRule="auto"/>
    </w:pPr>
    <w:rPr>
      <w:rFonts w:cs="Arial"/>
      <w:i/>
      <w:color w:val="0064FA"/>
    </w:rPr>
  </w:style>
  <w:style w:type="character" w:customStyle="1" w:styleId="GuidanceChar">
    <w:name w:val="Guidance Char"/>
    <w:basedOn w:val="DefaultParagraphFont"/>
    <w:link w:val="Guidance"/>
    <w:rsid w:val="00A9414C"/>
    <w:rPr>
      <w:rFonts w:ascii="Verdana" w:eastAsia="Cambria" w:hAnsi="Verdana" w:cs="Arial"/>
      <w:i/>
      <w:color w:val="0064FA"/>
      <w:sz w:val="22"/>
      <w:szCs w:val="22"/>
      <w:lang w:val="en-GB" w:eastAsia="en-US"/>
    </w:rPr>
  </w:style>
  <w:style w:type="character" w:styleId="LineNumber">
    <w:name w:val="line number"/>
    <w:basedOn w:val="DefaultParagraphFont"/>
    <w:uiPriority w:val="99"/>
    <w:semiHidden/>
    <w:unhideWhenUsed/>
    <w:rsid w:val="0030153E"/>
  </w:style>
  <w:style w:type="paragraph" w:customStyle="1" w:styleId="MainHeading">
    <w:name w:val="Main Heading"/>
    <w:basedOn w:val="Normal"/>
    <w:next w:val="Normal"/>
    <w:link w:val="MainHeadingChar"/>
    <w:autoRedefine/>
    <w:rsid w:val="00562573"/>
    <w:pPr>
      <w:numPr>
        <w:numId w:val="14"/>
      </w:numPr>
      <w:spacing w:before="240" w:after="120"/>
    </w:pPr>
    <w:rPr>
      <w:b/>
      <w:color w:val="FF0000"/>
      <w:sz w:val="28"/>
    </w:rPr>
  </w:style>
  <w:style w:type="character" w:customStyle="1" w:styleId="MainHeadingChar">
    <w:name w:val="Main Heading Char"/>
    <w:basedOn w:val="DefaultParagraphFont"/>
    <w:link w:val="MainHeading"/>
    <w:rsid w:val="00562573"/>
    <w:rPr>
      <w:rFonts w:ascii="Verdana" w:eastAsia="Cambria" w:hAnsi="Verdana" w:cs="Times New Roman"/>
      <w:b/>
      <w:color w:val="FF0000"/>
      <w:sz w:val="28"/>
      <w:szCs w:val="22"/>
      <w:lang w:val="en-GB" w:eastAsia="en-US"/>
    </w:rPr>
  </w:style>
  <w:style w:type="paragraph" w:customStyle="1" w:styleId="11HeadingNEW">
    <w:name w:val="1.1 Heading NEW"/>
    <w:basedOn w:val="Normal"/>
    <w:next w:val="Normal"/>
    <w:link w:val="11HeadingNEWChar"/>
    <w:autoRedefine/>
    <w:rsid w:val="00355E45"/>
    <w:pPr>
      <w:numPr>
        <w:numId w:val="15"/>
      </w:numPr>
      <w:spacing w:before="240" w:after="120"/>
    </w:pPr>
    <w:rPr>
      <w:b/>
      <w:color w:val="000000" w:themeColor="text1"/>
      <w:sz w:val="24"/>
      <w:szCs w:val="16"/>
    </w:rPr>
  </w:style>
  <w:style w:type="character" w:customStyle="1" w:styleId="11HeadingNEWChar">
    <w:name w:val="1.1 Heading NEW Char"/>
    <w:basedOn w:val="DefaultParagraphFont"/>
    <w:link w:val="11HeadingNEW"/>
    <w:rsid w:val="00355E45"/>
    <w:rPr>
      <w:rFonts w:ascii="Verdana" w:eastAsia="Cambria" w:hAnsi="Verdana" w:cs="Times New Roman"/>
      <w:b/>
      <w:color w:val="000000" w:themeColor="text1"/>
      <w:sz w:val="24"/>
      <w:szCs w:val="16"/>
      <w:lang w:val="en-GB" w:eastAsia="en-US"/>
    </w:rPr>
  </w:style>
  <w:style w:type="table" w:customStyle="1" w:styleId="TableGrid1">
    <w:name w:val="Table Grid1"/>
    <w:basedOn w:val="TableNormal"/>
    <w:next w:val="TableGrid"/>
    <w:rsid w:val="00834A18"/>
    <w:rPr>
      <w:rFonts w:ascii="Arial" w:eastAsia="MS Mincho"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ElencoPuntato Char,Record di tabella Char"/>
    <w:basedOn w:val="DefaultParagraphFont"/>
    <w:link w:val="ListParagraph"/>
    <w:uiPriority w:val="34"/>
    <w:rsid w:val="004416C9"/>
    <w:rPr>
      <w:rFonts w:ascii="Verdana" w:eastAsia="Cambria" w:hAnsi="Verdana" w:cs="Times New Roman"/>
      <w:sz w:val="22"/>
      <w:szCs w:val="22"/>
      <w:lang w:val="en-GB" w:eastAsia="en-US"/>
    </w:rPr>
  </w:style>
  <w:style w:type="character" w:styleId="Strong">
    <w:name w:val="Strong"/>
    <w:basedOn w:val="DefaultParagraphFont"/>
    <w:uiPriority w:val="22"/>
    <w:qFormat/>
    <w:rsid w:val="00E3116D"/>
    <w:rPr>
      <w:b/>
      <w:bCs/>
    </w:rPr>
  </w:style>
  <w:style w:type="character" w:styleId="UnresolvedMention">
    <w:name w:val="Unresolved Mention"/>
    <w:basedOn w:val="DefaultParagraphFont"/>
    <w:uiPriority w:val="99"/>
    <w:semiHidden/>
    <w:unhideWhenUsed/>
    <w:rsid w:val="00316446"/>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Verdana" w:eastAsia="Cambria" w:hAnsi="Verdana" w:cs="Times New Roman"/>
      <w:lang w:val="en-GB" w:eastAsia="en-US"/>
    </w:rPr>
  </w:style>
  <w:style w:type="character" w:styleId="CommentReference">
    <w:name w:val="annotation reference"/>
    <w:basedOn w:val="DefaultParagraphFont"/>
    <w:semiHidden/>
    <w:unhideWhenUsed/>
    <w:rPr>
      <w:sz w:val="16"/>
      <w:szCs w:val="16"/>
    </w:rPr>
  </w:style>
  <w:style w:type="paragraph" w:styleId="CommentSubject">
    <w:name w:val="annotation subject"/>
    <w:basedOn w:val="CommentText"/>
    <w:next w:val="CommentText"/>
    <w:link w:val="CommentSubjectChar"/>
    <w:semiHidden/>
    <w:unhideWhenUsed/>
    <w:rsid w:val="00A75F48"/>
    <w:rPr>
      <w:b/>
      <w:bCs/>
    </w:rPr>
  </w:style>
  <w:style w:type="character" w:customStyle="1" w:styleId="CommentSubjectChar">
    <w:name w:val="Comment Subject Char"/>
    <w:basedOn w:val="CommentTextChar"/>
    <w:link w:val="CommentSubject"/>
    <w:semiHidden/>
    <w:rsid w:val="00A75F48"/>
    <w:rPr>
      <w:rFonts w:ascii="Verdana" w:eastAsia="Cambria" w:hAnsi="Verdana" w:cs="Times New Roman"/>
      <w:b/>
      <w:bCs/>
      <w:lang w:val="en-GB" w:eastAsia="en-US"/>
    </w:rPr>
  </w:style>
  <w:style w:type="paragraph" w:customStyle="1" w:styleId="CommentText1">
    <w:name w:val="Comment Text1"/>
    <w:basedOn w:val="Normal"/>
    <w:uiPriority w:val="99"/>
    <w:unhideWhenUsed/>
    <w:rsid w:val="00B9488B"/>
    <w:rPr>
      <w:szCs w:val="20"/>
    </w:rPr>
  </w:style>
  <w:style w:type="character" w:customStyle="1" w:styleId="CommentReference1">
    <w:name w:val="Comment Reference1"/>
    <w:basedOn w:val="DefaultParagraphFont"/>
    <w:semiHidden/>
    <w:rsid w:val="00B9488B"/>
    <w:rPr>
      <w:sz w:val="16"/>
      <w:szCs w:val="16"/>
    </w:rPr>
  </w:style>
  <w:style w:type="paragraph" w:customStyle="1" w:styleId="CommentSubject1">
    <w:name w:val="Comment Subject1"/>
    <w:basedOn w:val="CommentText1"/>
    <w:next w:val="CommentText1"/>
    <w:semiHidden/>
    <w:rsid w:val="00B94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1574">
      <w:bodyDiv w:val="1"/>
      <w:marLeft w:val="0"/>
      <w:marRight w:val="0"/>
      <w:marTop w:val="0"/>
      <w:marBottom w:val="0"/>
      <w:divBdr>
        <w:top w:val="none" w:sz="0" w:space="0" w:color="auto"/>
        <w:left w:val="none" w:sz="0" w:space="0" w:color="auto"/>
        <w:bottom w:val="none" w:sz="0" w:space="0" w:color="auto"/>
        <w:right w:val="none" w:sz="0" w:space="0" w:color="auto"/>
      </w:divBdr>
      <w:divsChild>
        <w:div w:id="594022915">
          <w:marLeft w:val="0"/>
          <w:marRight w:val="0"/>
          <w:marTop w:val="0"/>
          <w:marBottom w:val="0"/>
          <w:divBdr>
            <w:top w:val="none" w:sz="0" w:space="0" w:color="auto"/>
            <w:left w:val="none" w:sz="0" w:space="0" w:color="auto"/>
            <w:bottom w:val="none" w:sz="0" w:space="0" w:color="auto"/>
            <w:right w:val="none" w:sz="0" w:space="0" w:color="auto"/>
          </w:divBdr>
        </w:div>
      </w:divsChild>
    </w:div>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7282">
      <w:bodyDiv w:val="1"/>
      <w:marLeft w:val="0"/>
      <w:marRight w:val="0"/>
      <w:marTop w:val="0"/>
      <w:marBottom w:val="0"/>
      <w:divBdr>
        <w:top w:val="none" w:sz="0" w:space="0" w:color="auto"/>
        <w:left w:val="none" w:sz="0" w:space="0" w:color="auto"/>
        <w:bottom w:val="none" w:sz="0" w:space="0" w:color="auto"/>
        <w:right w:val="none" w:sz="0" w:space="0" w:color="auto"/>
      </w:divBdr>
      <w:divsChild>
        <w:div w:id="79061856">
          <w:marLeft w:val="0"/>
          <w:marRight w:val="0"/>
          <w:marTop w:val="0"/>
          <w:marBottom w:val="0"/>
          <w:divBdr>
            <w:top w:val="none" w:sz="0" w:space="0" w:color="auto"/>
            <w:left w:val="none" w:sz="0" w:space="0" w:color="auto"/>
            <w:bottom w:val="none" w:sz="0" w:space="0" w:color="auto"/>
            <w:right w:val="none" w:sz="0" w:space="0" w:color="auto"/>
          </w:divBdr>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3952">
      <w:bodyDiv w:val="1"/>
      <w:marLeft w:val="0"/>
      <w:marRight w:val="0"/>
      <w:marTop w:val="0"/>
      <w:marBottom w:val="0"/>
      <w:divBdr>
        <w:top w:val="none" w:sz="0" w:space="0" w:color="auto"/>
        <w:left w:val="none" w:sz="0" w:space="0" w:color="auto"/>
        <w:bottom w:val="none" w:sz="0" w:space="0" w:color="auto"/>
        <w:right w:val="none" w:sz="0" w:space="0" w:color="auto"/>
      </w:divBdr>
      <w:divsChild>
        <w:div w:id="1342585233">
          <w:marLeft w:val="0"/>
          <w:marRight w:val="0"/>
          <w:marTop w:val="0"/>
          <w:marBottom w:val="0"/>
          <w:divBdr>
            <w:top w:val="none" w:sz="0" w:space="0" w:color="auto"/>
            <w:left w:val="none" w:sz="0" w:space="0" w:color="auto"/>
            <w:bottom w:val="none" w:sz="0" w:space="0" w:color="auto"/>
            <w:right w:val="none" w:sz="0" w:space="0" w:color="auto"/>
          </w:divBdr>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350494691">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27262509">
      <w:bodyDiv w:val="1"/>
      <w:marLeft w:val="0"/>
      <w:marRight w:val="0"/>
      <w:marTop w:val="0"/>
      <w:marBottom w:val="0"/>
      <w:divBdr>
        <w:top w:val="none" w:sz="0" w:space="0" w:color="auto"/>
        <w:left w:val="none" w:sz="0" w:space="0" w:color="auto"/>
        <w:bottom w:val="none" w:sz="0" w:space="0" w:color="auto"/>
        <w:right w:val="none" w:sz="0" w:space="0" w:color="auto"/>
      </w:divBdr>
    </w:div>
    <w:div w:id="549415038">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665061615">
      <w:bodyDiv w:val="1"/>
      <w:marLeft w:val="0"/>
      <w:marRight w:val="0"/>
      <w:marTop w:val="0"/>
      <w:marBottom w:val="0"/>
      <w:divBdr>
        <w:top w:val="none" w:sz="0" w:space="0" w:color="auto"/>
        <w:left w:val="none" w:sz="0" w:space="0" w:color="auto"/>
        <w:bottom w:val="none" w:sz="0" w:space="0" w:color="auto"/>
        <w:right w:val="none" w:sz="0" w:space="0" w:color="auto"/>
      </w:divBdr>
    </w:div>
    <w:div w:id="676922830">
      <w:bodyDiv w:val="1"/>
      <w:marLeft w:val="0"/>
      <w:marRight w:val="0"/>
      <w:marTop w:val="0"/>
      <w:marBottom w:val="0"/>
      <w:divBdr>
        <w:top w:val="none" w:sz="0" w:space="0" w:color="auto"/>
        <w:left w:val="none" w:sz="0" w:space="0" w:color="auto"/>
        <w:bottom w:val="none" w:sz="0" w:space="0" w:color="auto"/>
        <w:right w:val="none" w:sz="0" w:space="0" w:color="auto"/>
      </w:divBdr>
    </w:div>
    <w:div w:id="911738334">
      <w:bodyDiv w:val="1"/>
      <w:marLeft w:val="0"/>
      <w:marRight w:val="0"/>
      <w:marTop w:val="0"/>
      <w:marBottom w:val="0"/>
      <w:divBdr>
        <w:top w:val="none" w:sz="0" w:space="0" w:color="auto"/>
        <w:left w:val="none" w:sz="0" w:space="0" w:color="auto"/>
        <w:bottom w:val="none" w:sz="0" w:space="0" w:color="auto"/>
        <w:right w:val="none" w:sz="0" w:space="0" w:color="auto"/>
      </w:divBdr>
      <w:divsChild>
        <w:div w:id="1595551281">
          <w:marLeft w:val="0"/>
          <w:marRight w:val="0"/>
          <w:marTop w:val="0"/>
          <w:marBottom w:val="0"/>
          <w:divBdr>
            <w:top w:val="none" w:sz="0" w:space="0" w:color="auto"/>
            <w:left w:val="none" w:sz="0" w:space="0" w:color="auto"/>
            <w:bottom w:val="none" w:sz="0" w:space="0" w:color="auto"/>
            <w:right w:val="none" w:sz="0" w:space="0" w:color="auto"/>
          </w:divBdr>
        </w:div>
      </w:divsChild>
    </w:div>
    <w:div w:id="918758436">
      <w:bodyDiv w:val="1"/>
      <w:marLeft w:val="0"/>
      <w:marRight w:val="0"/>
      <w:marTop w:val="0"/>
      <w:marBottom w:val="0"/>
      <w:divBdr>
        <w:top w:val="none" w:sz="0" w:space="0" w:color="auto"/>
        <w:left w:val="none" w:sz="0" w:space="0" w:color="auto"/>
        <w:bottom w:val="none" w:sz="0" w:space="0" w:color="auto"/>
        <w:right w:val="none" w:sz="0" w:space="0" w:color="auto"/>
      </w:divBdr>
      <w:divsChild>
        <w:div w:id="684748235">
          <w:marLeft w:val="0"/>
          <w:marRight w:val="0"/>
          <w:marTop w:val="0"/>
          <w:marBottom w:val="0"/>
          <w:divBdr>
            <w:top w:val="none" w:sz="0" w:space="0" w:color="auto"/>
            <w:left w:val="none" w:sz="0" w:space="0" w:color="auto"/>
            <w:bottom w:val="none" w:sz="0" w:space="0" w:color="auto"/>
            <w:right w:val="none" w:sz="0" w:space="0" w:color="auto"/>
          </w:divBdr>
        </w:div>
      </w:divsChild>
    </w:div>
    <w:div w:id="939994024">
      <w:bodyDiv w:val="1"/>
      <w:marLeft w:val="0"/>
      <w:marRight w:val="0"/>
      <w:marTop w:val="0"/>
      <w:marBottom w:val="0"/>
      <w:divBdr>
        <w:top w:val="none" w:sz="0" w:space="0" w:color="auto"/>
        <w:left w:val="none" w:sz="0" w:space="0" w:color="auto"/>
        <w:bottom w:val="none" w:sz="0" w:space="0" w:color="auto"/>
        <w:right w:val="none" w:sz="0" w:space="0" w:color="auto"/>
      </w:divBdr>
      <w:divsChild>
        <w:div w:id="788820317">
          <w:marLeft w:val="0"/>
          <w:marRight w:val="0"/>
          <w:marTop w:val="0"/>
          <w:marBottom w:val="0"/>
          <w:divBdr>
            <w:top w:val="none" w:sz="0" w:space="0" w:color="auto"/>
            <w:left w:val="none" w:sz="0" w:space="0" w:color="auto"/>
            <w:bottom w:val="none" w:sz="0" w:space="0" w:color="auto"/>
            <w:right w:val="none" w:sz="0" w:space="0" w:color="auto"/>
          </w:divBdr>
        </w:div>
      </w:divsChild>
    </w:div>
    <w:div w:id="962463463">
      <w:bodyDiv w:val="1"/>
      <w:marLeft w:val="0"/>
      <w:marRight w:val="0"/>
      <w:marTop w:val="0"/>
      <w:marBottom w:val="0"/>
      <w:divBdr>
        <w:top w:val="none" w:sz="0" w:space="0" w:color="auto"/>
        <w:left w:val="none" w:sz="0" w:space="0" w:color="auto"/>
        <w:bottom w:val="none" w:sz="0" w:space="0" w:color="auto"/>
        <w:right w:val="none" w:sz="0" w:space="0" w:color="auto"/>
      </w:divBdr>
      <w:divsChild>
        <w:div w:id="712652972">
          <w:marLeft w:val="0"/>
          <w:marRight w:val="0"/>
          <w:marTop w:val="0"/>
          <w:marBottom w:val="0"/>
          <w:divBdr>
            <w:top w:val="none" w:sz="0" w:space="0" w:color="auto"/>
            <w:left w:val="none" w:sz="0" w:space="0" w:color="auto"/>
            <w:bottom w:val="none" w:sz="0" w:space="0" w:color="auto"/>
            <w:right w:val="none" w:sz="0" w:space="0" w:color="auto"/>
          </w:divBdr>
        </w:div>
      </w:divsChild>
    </w:div>
    <w:div w:id="1073234696">
      <w:bodyDiv w:val="1"/>
      <w:marLeft w:val="0"/>
      <w:marRight w:val="0"/>
      <w:marTop w:val="0"/>
      <w:marBottom w:val="0"/>
      <w:divBdr>
        <w:top w:val="none" w:sz="0" w:space="0" w:color="auto"/>
        <w:left w:val="none" w:sz="0" w:space="0" w:color="auto"/>
        <w:bottom w:val="none" w:sz="0" w:space="0" w:color="auto"/>
        <w:right w:val="none" w:sz="0" w:space="0" w:color="auto"/>
      </w:divBdr>
      <w:divsChild>
        <w:div w:id="187334430">
          <w:marLeft w:val="0"/>
          <w:marRight w:val="0"/>
          <w:marTop w:val="0"/>
          <w:marBottom w:val="0"/>
          <w:divBdr>
            <w:top w:val="none" w:sz="0" w:space="0" w:color="auto"/>
            <w:left w:val="none" w:sz="0" w:space="0" w:color="auto"/>
            <w:bottom w:val="none" w:sz="0" w:space="0" w:color="auto"/>
            <w:right w:val="none" w:sz="0" w:space="0" w:color="auto"/>
          </w:divBdr>
        </w:div>
      </w:divsChild>
    </w:div>
    <w:div w:id="1088695649">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285120424">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360161949">
      <w:bodyDiv w:val="1"/>
      <w:marLeft w:val="0"/>
      <w:marRight w:val="0"/>
      <w:marTop w:val="0"/>
      <w:marBottom w:val="0"/>
      <w:divBdr>
        <w:top w:val="none" w:sz="0" w:space="0" w:color="auto"/>
        <w:left w:val="none" w:sz="0" w:space="0" w:color="auto"/>
        <w:bottom w:val="none" w:sz="0" w:space="0" w:color="auto"/>
        <w:right w:val="none" w:sz="0" w:space="0" w:color="auto"/>
      </w:divBdr>
      <w:divsChild>
        <w:div w:id="386689067">
          <w:marLeft w:val="0"/>
          <w:marRight w:val="0"/>
          <w:marTop w:val="0"/>
          <w:marBottom w:val="0"/>
          <w:divBdr>
            <w:top w:val="none" w:sz="0" w:space="0" w:color="auto"/>
            <w:left w:val="none" w:sz="0" w:space="0" w:color="auto"/>
            <w:bottom w:val="none" w:sz="0" w:space="0" w:color="auto"/>
            <w:right w:val="none" w:sz="0" w:space="0" w:color="auto"/>
          </w:divBdr>
        </w:div>
      </w:divsChild>
    </w:div>
    <w:div w:id="1396050504">
      <w:bodyDiv w:val="1"/>
      <w:marLeft w:val="0"/>
      <w:marRight w:val="0"/>
      <w:marTop w:val="0"/>
      <w:marBottom w:val="0"/>
      <w:divBdr>
        <w:top w:val="none" w:sz="0" w:space="0" w:color="auto"/>
        <w:left w:val="none" w:sz="0" w:space="0" w:color="auto"/>
        <w:bottom w:val="none" w:sz="0" w:space="0" w:color="auto"/>
        <w:right w:val="none" w:sz="0" w:space="0" w:color="auto"/>
      </w:divBdr>
      <w:divsChild>
        <w:div w:id="879435483">
          <w:marLeft w:val="0"/>
          <w:marRight w:val="0"/>
          <w:marTop w:val="0"/>
          <w:marBottom w:val="0"/>
          <w:divBdr>
            <w:top w:val="none" w:sz="0" w:space="0" w:color="auto"/>
            <w:left w:val="none" w:sz="0" w:space="0" w:color="auto"/>
            <w:bottom w:val="none" w:sz="0" w:space="0" w:color="auto"/>
            <w:right w:val="none" w:sz="0" w:space="0" w:color="auto"/>
          </w:divBdr>
        </w:div>
      </w:divsChild>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3686">
      <w:bodyDiv w:val="1"/>
      <w:marLeft w:val="0"/>
      <w:marRight w:val="0"/>
      <w:marTop w:val="0"/>
      <w:marBottom w:val="0"/>
      <w:divBdr>
        <w:top w:val="none" w:sz="0" w:space="0" w:color="auto"/>
        <w:left w:val="none" w:sz="0" w:space="0" w:color="auto"/>
        <w:bottom w:val="none" w:sz="0" w:space="0" w:color="auto"/>
        <w:right w:val="none" w:sz="0" w:space="0" w:color="auto"/>
      </w:divBdr>
      <w:divsChild>
        <w:div w:id="473983763">
          <w:marLeft w:val="0"/>
          <w:marRight w:val="0"/>
          <w:marTop w:val="0"/>
          <w:marBottom w:val="0"/>
          <w:divBdr>
            <w:top w:val="none" w:sz="0" w:space="0" w:color="auto"/>
            <w:left w:val="none" w:sz="0" w:space="0" w:color="auto"/>
            <w:bottom w:val="none" w:sz="0" w:space="0" w:color="auto"/>
            <w:right w:val="none" w:sz="0" w:space="0" w:color="auto"/>
          </w:divBdr>
        </w:div>
      </w:divsChild>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800">
      <w:bodyDiv w:val="1"/>
      <w:marLeft w:val="0"/>
      <w:marRight w:val="0"/>
      <w:marTop w:val="0"/>
      <w:marBottom w:val="0"/>
      <w:divBdr>
        <w:top w:val="none" w:sz="0" w:space="0" w:color="auto"/>
        <w:left w:val="none" w:sz="0" w:space="0" w:color="auto"/>
        <w:bottom w:val="none" w:sz="0" w:space="0" w:color="auto"/>
        <w:right w:val="none" w:sz="0" w:space="0" w:color="auto"/>
      </w:divBdr>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98849">
      <w:bodyDiv w:val="1"/>
      <w:marLeft w:val="0"/>
      <w:marRight w:val="0"/>
      <w:marTop w:val="0"/>
      <w:marBottom w:val="0"/>
      <w:divBdr>
        <w:top w:val="none" w:sz="0" w:space="0" w:color="auto"/>
        <w:left w:val="none" w:sz="0" w:space="0" w:color="auto"/>
        <w:bottom w:val="none" w:sz="0" w:space="0" w:color="auto"/>
        <w:right w:val="none" w:sz="0" w:space="0" w:color="auto"/>
      </w:divBdr>
    </w:div>
    <w:div w:id="1765345631">
      <w:bodyDiv w:val="1"/>
      <w:marLeft w:val="0"/>
      <w:marRight w:val="0"/>
      <w:marTop w:val="0"/>
      <w:marBottom w:val="0"/>
      <w:divBdr>
        <w:top w:val="none" w:sz="0" w:space="0" w:color="auto"/>
        <w:left w:val="none" w:sz="0" w:space="0" w:color="auto"/>
        <w:bottom w:val="none" w:sz="0" w:space="0" w:color="auto"/>
        <w:right w:val="none" w:sz="0" w:space="0" w:color="auto"/>
      </w:divBdr>
      <w:divsChild>
        <w:div w:id="1272740512">
          <w:marLeft w:val="0"/>
          <w:marRight w:val="0"/>
          <w:marTop w:val="0"/>
          <w:marBottom w:val="0"/>
          <w:divBdr>
            <w:top w:val="none" w:sz="0" w:space="0" w:color="auto"/>
            <w:left w:val="none" w:sz="0" w:space="0" w:color="auto"/>
            <w:bottom w:val="none" w:sz="0" w:space="0" w:color="auto"/>
            <w:right w:val="none" w:sz="0" w:space="0" w:color="auto"/>
          </w:divBdr>
        </w:div>
      </w:divsChild>
    </w:div>
    <w:div w:id="1872956023">
      <w:bodyDiv w:val="1"/>
      <w:marLeft w:val="0"/>
      <w:marRight w:val="0"/>
      <w:marTop w:val="0"/>
      <w:marBottom w:val="0"/>
      <w:divBdr>
        <w:top w:val="none" w:sz="0" w:space="0" w:color="auto"/>
        <w:left w:val="none" w:sz="0" w:space="0" w:color="auto"/>
        <w:bottom w:val="none" w:sz="0" w:space="0" w:color="auto"/>
        <w:right w:val="none" w:sz="0" w:space="0" w:color="auto"/>
      </w:divBdr>
      <w:divsChild>
        <w:div w:id="739255952">
          <w:marLeft w:val="0"/>
          <w:marRight w:val="0"/>
          <w:marTop w:val="0"/>
          <w:marBottom w:val="0"/>
          <w:divBdr>
            <w:top w:val="none" w:sz="0" w:space="0" w:color="auto"/>
            <w:left w:val="none" w:sz="0" w:space="0" w:color="auto"/>
            <w:bottom w:val="none" w:sz="0" w:space="0" w:color="auto"/>
            <w:right w:val="none" w:sz="0" w:space="0" w:color="auto"/>
          </w:divBdr>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1994">
      <w:bodyDiv w:val="1"/>
      <w:marLeft w:val="0"/>
      <w:marRight w:val="0"/>
      <w:marTop w:val="0"/>
      <w:marBottom w:val="0"/>
      <w:divBdr>
        <w:top w:val="none" w:sz="0" w:space="0" w:color="auto"/>
        <w:left w:val="none" w:sz="0" w:space="0" w:color="auto"/>
        <w:bottom w:val="none" w:sz="0" w:space="0" w:color="auto"/>
        <w:right w:val="none" w:sz="0" w:space="0" w:color="auto"/>
      </w:divBdr>
      <w:divsChild>
        <w:div w:id="1076588395">
          <w:marLeft w:val="0"/>
          <w:marRight w:val="0"/>
          <w:marTop w:val="0"/>
          <w:marBottom w:val="0"/>
          <w:divBdr>
            <w:top w:val="none" w:sz="0" w:space="0" w:color="auto"/>
            <w:left w:val="none" w:sz="0" w:space="0" w:color="auto"/>
            <w:bottom w:val="none" w:sz="0" w:space="0" w:color="auto"/>
            <w:right w:val="none" w:sz="0" w:space="0" w:color="auto"/>
          </w:divBdr>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hitachigroupeur.sharepoint.com/sites/cosmo-our-governance/GBMS/Forms/AllItems.aspx?id=%2Fsites%2Fcosmo%2Dour%2Dgovernance%2FGBMS%2FG%2DPRC%5FR0701%5F00%5FEN%2Epdf&amp;parent=%2Fsites%2Fcosmo%2Dour%2Dgovernance%2FGBMS" TargetMode="External"/><Relationship Id="rId3" Type="http://schemas.openxmlformats.org/officeDocument/2006/relationships/hyperlink" Target="https://hitachigroupeur.sharepoint.com/sites/cosmo-our-governance/GBMS/Forms/AllItems.aspx?id=%2Fsites%2Fcosmo%2Dour%2Dgovernance%2FGBMS%2FG%2DPRC%5FS0401%5F06%5FEN%2Epdf&amp;parent=%2Fsites%2Fcosmo%2Dour%2Dgovernance%2FGBMS" TargetMode="External"/><Relationship Id="rId7" Type="http://schemas.openxmlformats.org/officeDocument/2006/relationships/hyperlink" Target="https://hitachigroupeur.sharepoint.com/sites/cosmo-our-governance/GBMS/Forms/AllItems.aspx?id=%2Fsites%2Fcosmo%2Dour%2Dgovernance%2FGBMS%2FG%2DPRC%5FS0706%5F00%5FEN%2Epdf&amp;parent=%2Fsites%2Fcosmo%2Dour%2Dgovernance%2FGBMS" TargetMode="External"/><Relationship Id="rId12" Type="http://schemas.openxmlformats.org/officeDocument/2006/relationships/hyperlink" Target="https://hitachigroupeur.sharepoint.com/:b:/r/sites/cosmo-our-governance/GBMS/G-PRC_S0810_00_EN.pdf?csf=1&amp;web=1&amp;e=7ogvx8" TargetMode="External"/><Relationship Id="rId2" Type="http://schemas.openxmlformats.org/officeDocument/2006/relationships/hyperlink" Target="https://hitachigroupeur.sharepoint.com/sites/cosmo-our-governance/GBMS/Forms/AllItems.aspx?id=%2Fsites%2Fcosmo%2Dour%2Dgovernance%2FGBMS%2FG%2DPRC%5FS0401%5F06%5FEN%2Epdf&amp;parent=%2Fsites%2Fcosmo%2Dour%2Dgovernance%2FGBMS" TargetMode="External"/><Relationship Id="rId1" Type="http://schemas.openxmlformats.org/officeDocument/2006/relationships/hyperlink" Target="https://hitachigroupeur.sharepoint.com/sites/cosmo-our-governance/GBMS/Forms/AllItems.aspx?id=%2Fsites%2Fcosmo%2Dour%2Dgovernance%2FGBMS%2FG%2DPRC%5FS0401%5F06%5FEN%2Epdf&amp;parent=%2Fsites%2Fcosmo%2Dour%2Dgovernance%2FGBMS" TargetMode="External"/><Relationship Id="rId6" Type="http://schemas.openxmlformats.org/officeDocument/2006/relationships/hyperlink" Target="https://hitachigroupeur.sharepoint.com/sites/cosmo-our-governance/GBMS/Forms/AllItems.aspx?id=%2Fsites%2Fcosmo%2Dour%2Dgovernance%2FGBMS%2FG%2DPRC%5FS0401%5F06%5FEN%2Epdf&amp;parent=%2Fsites%2Fcosmo%2Dour%2Dgovernance%2FGBMS" TargetMode="External"/><Relationship Id="rId11" Type="http://schemas.openxmlformats.org/officeDocument/2006/relationships/hyperlink" Target="https://hitachigroupeur.sharepoint.com/:b:/r/sites/cosmo-our-governance/GBMS/G-PRC_R0403_02_EN.pdf?csf=1&amp;web=1&amp;e=F8H9Z7" TargetMode="External"/><Relationship Id="rId5" Type="http://schemas.openxmlformats.org/officeDocument/2006/relationships/hyperlink" Target="https://hitachigroupeur.sharepoint.com/:w:/r/sites/cosmo-our-governance/GBMS/G-TMP_S0301_01_EN.docx?d=wdbc9c47faf004d0fb9f7edab6e447df9&amp;csf=1&amp;web=1&amp;e=jigPTD" TargetMode="External"/><Relationship Id="rId10" Type="http://schemas.openxmlformats.org/officeDocument/2006/relationships/hyperlink" Target="https://hitachigroupeur.sharepoint.com/sites/cosmo-our-governance/GBMS/Forms/AllItems.aspx?id=%2Fsites%2Fcosmo%2Dour%2Dgovernance%2FGBMS%2FG%2DPRC%5FR0701%5F00%5FEN%2Epdf&amp;parent=%2Fsites%2Fcosmo%2Dour%2Dgovernance%2FGBMS" TargetMode="External"/><Relationship Id="rId4" Type="http://schemas.openxmlformats.org/officeDocument/2006/relationships/hyperlink" Target="https://hitachigroupeur.sharepoint.com/:w:/r/sites/cosmo-our-governance/GBMS/G-TMP_S0401_04_EN.docx?d=w9ba7c41689004801ba9967d70e2e0786&amp;csf=1&amp;web=1&amp;e=UJDIWg" TargetMode="External"/><Relationship Id="rId9" Type="http://schemas.openxmlformats.org/officeDocument/2006/relationships/hyperlink" Target="https://hitachigroupeur.sharepoint.com/sites/cosmo-our-governance/GBMS/Forms/AllItems.aspx?id=%2Fsites%2Fcosmo%2Dour%2Dgovernance%2FGBMS%2FG%2DPRC%5FS0706%5F00%5FEN%2Epdf&amp;parent=%2Fsites%2Fcosmo%2Dour%2Dgovernance%2FGBM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tif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1E17E1379DB44CA77E24974A71128A" ma:contentTypeVersion="11" ma:contentTypeDescription="Create a new document." ma:contentTypeScope="" ma:versionID="86b6ebb940a535cecd56a03b5681d6d8">
  <xsd:schema xmlns:xsd="http://www.w3.org/2001/XMLSchema" xmlns:xs="http://www.w3.org/2001/XMLSchema" xmlns:p="http://schemas.microsoft.com/office/2006/metadata/properties" xmlns:ns2="f6d770b6-925d-4cf2-8d6a-cf13d66a3ae6" xmlns:ns3="cbabffab-7329-413b-9c06-754fcbb2bc01" targetNamespace="http://schemas.microsoft.com/office/2006/metadata/properties" ma:root="true" ma:fieldsID="94105c4f833596a811c126bf2a454dc0" ns2:_="" ns3:_="">
    <xsd:import namespace="f6d770b6-925d-4cf2-8d6a-cf13d66a3ae6"/>
    <xsd:import namespace="cbabffab-7329-413b-9c06-754fcbb2bc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770b6-925d-4cf2-8d6a-cf13d66a3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abffab-7329-413b-9c06-754fcbb2bc0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92dd4d-06b4-407d-b1ac-ea2749f2865a}" ma:internalName="TaxCatchAll" ma:showField="CatchAllData" ma:web="cbabffab-7329-413b-9c06-754fcbb2bc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cbabffab-7329-413b-9c06-754fcbb2bc01" xsi:nil="true"/>
    <lcf76f155ced4ddcb4097134ff3c332f xmlns="f6d770b6-925d-4cf2-8d6a-cf13d66a3ae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AEB02-4966-46EF-B4FC-16AC21A99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770b6-925d-4cf2-8d6a-cf13d66a3ae6"/>
    <ds:schemaRef ds:uri="cbabffab-7329-413b-9c06-754fcbb2bc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B9B0B-437D-4306-9829-5ECB440F1B06}">
  <ds:schemaRefs>
    <ds:schemaRef ds:uri="http://schemas.microsoft.com/office/2006/metadata/properties"/>
    <ds:schemaRef ds:uri="cbabffab-7329-413b-9c06-754fcbb2bc01"/>
    <ds:schemaRef ds:uri="f6d770b6-925d-4cf2-8d6a-cf13d66a3ae6"/>
    <ds:schemaRef ds:uri="http://schemas.microsoft.com/office/infopath/2007/PartnerControls"/>
  </ds:schemaRefs>
</ds:datastoreItem>
</file>

<file path=customXml/itemProps3.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4.xml><?xml version="1.0" encoding="utf-8"?>
<ds:datastoreItem xmlns:ds="http://schemas.openxmlformats.org/officeDocument/2006/customXml" ds:itemID="{C8CE4B99-19D0-4634-8BA6-BB36BF69C7D4}">
  <ds:schemaRefs>
    <ds:schemaRef ds:uri="http://schemas.openxmlformats.org/officeDocument/2006/bibliography"/>
  </ds:schemaRefs>
</ds:datastoreItem>
</file>

<file path=docMetadata/LabelInfo.xml><?xml version="1.0" encoding="utf-8"?>
<clbl:labelList xmlns:clbl="http://schemas.microsoft.com/office/2020/mipLabelMetadata">
  <clbl:label id="{da623df2-7a25-4a8f-b59b-3a3459c1375f}" enabled="1" method="Standard" siteId="{16532572-d567-4d67-8727-f12f7bb6aed3}" removed="0"/>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Point Detector PRD.dot</Template>
  <TotalTime>0</TotalTime>
  <Pages>1</Pages>
  <Words>10142</Words>
  <Characters>57813</Characters>
  <Application>Microsoft Office Word</Application>
  <DocSecurity>4</DocSecurity>
  <Lines>481</Lines>
  <Paragraphs>135</Paragraphs>
  <ScaleCrop>false</ScaleCrop>
  <HeadingPairs>
    <vt:vector size="2" baseType="variant">
      <vt:variant>
        <vt:lpstr>Title</vt:lpstr>
      </vt:variant>
      <vt:variant>
        <vt:i4>1</vt:i4>
      </vt:variant>
    </vt:vector>
  </HeadingPairs>
  <TitlesOfParts>
    <vt:vector size="1" baseType="lpstr">
      <vt:lpstr>Design, Develop and Qualify Solution</vt:lpstr>
    </vt:vector>
  </TitlesOfParts>
  <Company/>
  <LinksUpToDate>false</LinksUpToDate>
  <CharactersWithSpaces>67820</CharactersWithSpaces>
  <SharedDoc>false</SharedDoc>
  <HLinks>
    <vt:vector size="276" baseType="variant">
      <vt:variant>
        <vt:i4>1900599</vt:i4>
      </vt:variant>
      <vt:variant>
        <vt:i4>200</vt:i4>
      </vt:variant>
      <vt:variant>
        <vt:i4>0</vt:i4>
      </vt:variant>
      <vt:variant>
        <vt:i4>5</vt:i4>
      </vt:variant>
      <vt:variant>
        <vt:lpwstr/>
      </vt:variant>
      <vt:variant>
        <vt:lpwstr>_Toc240452085</vt:lpwstr>
      </vt:variant>
      <vt:variant>
        <vt:i4>1900599</vt:i4>
      </vt:variant>
      <vt:variant>
        <vt:i4>194</vt:i4>
      </vt:variant>
      <vt:variant>
        <vt:i4>0</vt:i4>
      </vt:variant>
      <vt:variant>
        <vt:i4>5</vt:i4>
      </vt:variant>
      <vt:variant>
        <vt:lpwstr/>
      </vt:variant>
      <vt:variant>
        <vt:lpwstr>_Toc240452084</vt:lpwstr>
      </vt:variant>
      <vt:variant>
        <vt:i4>1900599</vt:i4>
      </vt:variant>
      <vt:variant>
        <vt:i4>188</vt:i4>
      </vt:variant>
      <vt:variant>
        <vt:i4>0</vt:i4>
      </vt:variant>
      <vt:variant>
        <vt:i4>5</vt:i4>
      </vt:variant>
      <vt:variant>
        <vt:lpwstr/>
      </vt:variant>
      <vt:variant>
        <vt:lpwstr>_Toc240452083</vt:lpwstr>
      </vt:variant>
      <vt:variant>
        <vt:i4>1900599</vt:i4>
      </vt:variant>
      <vt:variant>
        <vt:i4>182</vt:i4>
      </vt:variant>
      <vt:variant>
        <vt:i4>0</vt:i4>
      </vt:variant>
      <vt:variant>
        <vt:i4>5</vt:i4>
      </vt:variant>
      <vt:variant>
        <vt:lpwstr/>
      </vt:variant>
      <vt:variant>
        <vt:lpwstr>_Toc240452082</vt:lpwstr>
      </vt:variant>
      <vt:variant>
        <vt:i4>1900599</vt:i4>
      </vt:variant>
      <vt:variant>
        <vt:i4>176</vt:i4>
      </vt:variant>
      <vt:variant>
        <vt:i4>0</vt:i4>
      </vt:variant>
      <vt:variant>
        <vt:i4>5</vt:i4>
      </vt:variant>
      <vt:variant>
        <vt:lpwstr/>
      </vt:variant>
      <vt:variant>
        <vt:lpwstr>_Toc240452081</vt:lpwstr>
      </vt:variant>
      <vt:variant>
        <vt:i4>1900599</vt:i4>
      </vt:variant>
      <vt:variant>
        <vt:i4>170</vt:i4>
      </vt:variant>
      <vt:variant>
        <vt:i4>0</vt:i4>
      </vt:variant>
      <vt:variant>
        <vt:i4>5</vt:i4>
      </vt:variant>
      <vt:variant>
        <vt:lpwstr/>
      </vt:variant>
      <vt:variant>
        <vt:lpwstr>_Toc240452080</vt:lpwstr>
      </vt:variant>
      <vt:variant>
        <vt:i4>1179703</vt:i4>
      </vt:variant>
      <vt:variant>
        <vt:i4>164</vt:i4>
      </vt:variant>
      <vt:variant>
        <vt:i4>0</vt:i4>
      </vt:variant>
      <vt:variant>
        <vt:i4>5</vt:i4>
      </vt:variant>
      <vt:variant>
        <vt:lpwstr/>
      </vt:variant>
      <vt:variant>
        <vt:lpwstr>_Toc240452079</vt:lpwstr>
      </vt:variant>
      <vt:variant>
        <vt:i4>1179703</vt:i4>
      </vt:variant>
      <vt:variant>
        <vt:i4>158</vt:i4>
      </vt:variant>
      <vt:variant>
        <vt:i4>0</vt:i4>
      </vt:variant>
      <vt:variant>
        <vt:i4>5</vt:i4>
      </vt:variant>
      <vt:variant>
        <vt:lpwstr/>
      </vt:variant>
      <vt:variant>
        <vt:lpwstr>_Toc240452078</vt:lpwstr>
      </vt:variant>
      <vt:variant>
        <vt:i4>1179703</vt:i4>
      </vt:variant>
      <vt:variant>
        <vt:i4>152</vt:i4>
      </vt:variant>
      <vt:variant>
        <vt:i4>0</vt:i4>
      </vt:variant>
      <vt:variant>
        <vt:i4>5</vt:i4>
      </vt:variant>
      <vt:variant>
        <vt:lpwstr/>
      </vt:variant>
      <vt:variant>
        <vt:lpwstr>_Toc240452077</vt:lpwstr>
      </vt:variant>
      <vt:variant>
        <vt:i4>1179703</vt:i4>
      </vt:variant>
      <vt:variant>
        <vt:i4>146</vt:i4>
      </vt:variant>
      <vt:variant>
        <vt:i4>0</vt:i4>
      </vt:variant>
      <vt:variant>
        <vt:i4>5</vt:i4>
      </vt:variant>
      <vt:variant>
        <vt:lpwstr/>
      </vt:variant>
      <vt:variant>
        <vt:lpwstr>_Toc240452076</vt:lpwstr>
      </vt:variant>
      <vt:variant>
        <vt:i4>1179703</vt:i4>
      </vt:variant>
      <vt:variant>
        <vt:i4>140</vt:i4>
      </vt:variant>
      <vt:variant>
        <vt:i4>0</vt:i4>
      </vt:variant>
      <vt:variant>
        <vt:i4>5</vt:i4>
      </vt:variant>
      <vt:variant>
        <vt:lpwstr/>
      </vt:variant>
      <vt:variant>
        <vt:lpwstr>_Toc240452075</vt:lpwstr>
      </vt:variant>
      <vt:variant>
        <vt:i4>1179703</vt:i4>
      </vt:variant>
      <vt:variant>
        <vt:i4>134</vt:i4>
      </vt:variant>
      <vt:variant>
        <vt:i4>0</vt:i4>
      </vt:variant>
      <vt:variant>
        <vt:i4>5</vt:i4>
      </vt:variant>
      <vt:variant>
        <vt:lpwstr/>
      </vt:variant>
      <vt:variant>
        <vt:lpwstr>_Toc240452074</vt:lpwstr>
      </vt:variant>
      <vt:variant>
        <vt:i4>1179703</vt:i4>
      </vt:variant>
      <vt:variant>
        <vt:i4>128</vt:i4>
      </vt:variant>
      <vt:variant>
        <vt:i4>0</vt:i4>
      </vt:variant>
      <vt:variant>
        <vt:i4>5</vt:i4>
      </vt:variant>
      <vt:variant>
        <vt:lpwstr/>
      </vt:variant>
      <vt:variant>
        <vt:lpwstr>_Toc240452073</vt:lpwstr>
      </vt:variant>
      <vt:variant>
        <vt:i4>1179703</vt:i4>
      </vt:variant>
      <vt:variant>
        <vt:i4>122</vt:i4>
      </vt:variant>
      <vt:variant>
        <vt:i4>0</vt:i4>
      </vt:variant>
      <vt:variant>
        <vt:i4>5</vt:i4>
      </vt:variant>
      <vt:variant>
        <vt:lpwstr/>
      </vt:variant>
      <vt:variant>
        <vt:lpwstr>_Toc240452072</vt:lpwstr>
      </vt:variant>
      <vt:variant>
        <vt:i4>1179703</vt:i4>
      </vt:variant>
      <vt:variant>
        <vt:i4>116</vt:i4>
      </vt:variant>
      <vt:variant>
        <vt:i4>0</vt:i4>
      </vt:variant>
      <vt:variant>
        <vt:i4>5</vt:i4>
      </vt:variant>
      <vt:variant>
        <vt:lpwstr/>
      </vt:variant>
      <vt:variant>
        <vt:lpwstr>_Toc240452071</vt:lpwstr>
      </vt:variant>
      <vt:variant>
        <vt:i4>1179703</vt:i4>
      </vt:variant>
      <vt:variant>
        <vt:i4>110</vt:i4>
      </vt:variant>
      <vt:variant>
        <vt:i4>0</vt:i4>
      </vt:variant>
      <vt:variant>
        <vt:i4>5</vt:i4>
      </vt:variant>
      <vt:variant>
        <vt:lpwstr/>
      </vt:variant>
      <vt:variant>
        <vt:lpwstr>_Toc240452070</vt:lpwstr>
      </vt:variant>
      <vt:variant>
        <vt:i4>1245239</vt:i4>
      </vt:variant>
      <vt:variant>
        <vt:i4>104</vt:i4>
      </vt:variant>
      <vt:variant>
        <vt:i4>0</vt:i4>
      </vt:variant>
      <vt:variant>
        <vt:i4>5</vt:i4>
      </vt:variant>
      <vt:variant>
        <vt:lpwstr/>
      </vt:variant>
      <vt:variant>
        <vt:lpwstr>_Toc240452069</vt:lpwstr>
      </vt:variant>
      <vt:variant>
        <vt:i4>1245239</vt:i4>
      </vt:variant>
      <vt:variant>
        <vt:i4>98</vt:i4>
      </vt:variant>
      <vt:variant>
        <vt:i4>0</vt:i4>
      </vt:variant>
      <vt:variant>
        <vt:i4>5</vt:i4>
      </vt:variant>
      <vt:variant>
        <vt:lpwstr/>
      </vt:variant>
      <vt:variant>
        <vt:lpwstr>_Toc240452068</vt:lpwstr>
      </vt:variant>
      <vt:variant>
        <vt:i4>1245239</vt:i4>
      </vt:variant>
      <vt:variant>
        <vt:i4>92</vt:i4>
      </vt:variant>
      <vt:variant>
        <vt:i4>0</vt:i4>
      </vt:variant>
      <vt:variant>
        <vt:i4>5</vt:i4>
      </vt:variant>
      <vt:variant>
        <vt:lpwstr/>
      </vt:variant>
      <vt:variant>
        <vt:lpwstr>_Toc240452067</vt:lpwstr>
      </vt:variant>
      <vt:variant>
        <vt:i4>1245239</vt:i4>
      </vt:variant>
      <vt:variant>
        <vt:i4>86</vt:i4>
      </vt:variant>
      <vt:variant>
        <vt:i4>0</vt:i4>
      </vt:variant>
      <vt:variant>
        <vt:i4>5</vt:i4>
      </vt:variant>
      <vt:variant>
        <vt:lpwstr/>
      </vt:variant>
      <vt:variant>
        <vt:lpwstr>_Toc240452066</vt:lpwstr>
      </vt:variant>
      <vt:variant>
        <vt:i4>1245239</vt:i4>
      </vt:variant>
      <vt:variant>
        <vt:i4>80</vt:i4>
      </vt:variant>
      <vt:variant>
        <vt:i4>0</vt:i4>
      </vt:variant>
      <vt:variant>
        <vt:i4>5</vt:i4>
      </vt:variant>
      <vt:variant>
        <vt:lpwstr/>
      </vt:variant>
      <vt:variant>
        <vt:lpwstr>_Toc240452065</vt:lpwstr>
      </vt:variant>
      <vt:variant>
        <vt:i4>1245239</vt:i4>
      </vt:variant>
      <vt:variant>
        <vt:i4>74</vt:i4>
      </vt:variant>
      <vt:variant>
        <vt:i4>0</vt:i4>
      </vt:variant>
      <vt:variant>
        <vt:i4>5</vt:i4>
      </vt:variant>
      <vt:variant>
        <vt:lpwstr/>
      </vt:variant>
      <vt:variant>
        <vt:lpwstr>_Toc240452064</vt:lpwstr>
      </vt:variant>
      <vt:variant>
        <vt:i4>1245239</vt:i4>
      </vt:variant>
      <vt:variant>
        <vt:i4>68</vt:i4>
      </vt:variant>
      <vt:variant>
        <vt:i4>0</vt:i4>
      </vt:variant>
      <vt:variant>
        <vt:i4>5</vt:i4>
      </vt:variant>
      <vt:variant>
        <vt:lpwstr/>
      </vt:variant>
      <vt:variant>
        <vt:lpwstr>_Toc240452063</vt:lpwstr>
      </vt:variant>
      <vt:variant>
        <vt:i4>1245239</vt:i4>
      </vt:variant>
      <vt:variant>
        <vt:i4>62</vt:i4>
      </vt:variant>
      <vt:variant>
        <vt:i4>0</vt:i4>
      </vt:variant>
      <vt:variant>
        <vt:i4>5</vt:i4>
      </vt:variant>
      <vt:variant>
        <vt:lpwstr/>
      </vt:variant>
      <vt:variant>
        <vt:lpwstr>_Toc240452062</vt:lpwstr>
      </vt:variant>
      <vt:variant>
        <vt:i4>1245239</vt:i4>
      </vt:variant>
      <vt:variant>
        <vt:i4>56</vt:i4>
      </vt:variant>
      <vt:variant>
        <vt:i4>0</vt:i4>
      </vt:variant>
      <vt:variant>
        <vt:i4>5</vt:i4>
      </vt:variant>
      <vt:variant>
        <vt:lpwstr/>
      </vt:variant>
      <vt:variant>
        <vt:lpwstr>_Toc240452061</vt:lpwstr>
      </vt:variant>
      <vt:variant>
        <vt:i4>1245239</vt:i4>
      </vt:variant>
      <vt:variant>
        <vt:i4>50</vt:i4>
      </vt:variant>
      <vt:variant>
        <vt:i4>0</vt:i4>
      </vt:variant>
      <vt:variant>
        <vt:i4>5</vt:i4>
      </vt:variant>
      <vt:variant>
        <vt:lpwstr/>
      </vt:variant>
      <vt:variant>
        <vt:lpwstr>_Toc240452060</vt:lpwstr>
      </vt:variant>
      <vt:variant>
        <vt:i4>1048631</vt:i4>
      </vt:variant>
      <vt:variant>
        <vt:i4>44</vt:i4>
      </vt:variant>
      <vt:variant>
        <vt:i4>0</vt:i4>
      </vt:variant>
      <vt:variant>
        <vt:i4>5</vt:i4>
      </vt:variant>
      <vt:variant>
        <vt:lpwstr/>
      </vt:variant>
      <vt:variant>
        <vt:lpwstr>_Toc240452059</vt:lpwstr>
      </vt:variant>
      <vt:variant>
        <vt:i4>1048631</vt:i4>
      </vt:variant>
      <vt:variant>
        <vt:i4>38</vt:i4>
      </vt:variant>
      <vt:variant>
        <vt:i4>0</vt:i4>
      </vt:variant>
      <vt:variant>
        <vt:i4>5</vt:i4>
      </vt:variant>
      <vt:variant>
        <vt:lpwstr/>
      </vt:variant>
      <vt:variant>
        <vt:lpwstr>_Toc240452058</vt:lpwstr>
      </vt:variant>
      <vt:variant>
        <vt:i4>1048631</vt:i4>
      </vt:variant>
      <vt:variant>
        <vt:i4>32</vt:i4>
      </vt:variant>
      <vt:variant>
        <vt:i4>0</vt:i4>
      </vt:variant>
      <vt:variant>
        <vt:i4>5</vt:i4>
      </vt:variant>
      <vt:variant>
        <vt:lpwstr/>
      </vt:variant>
      <vt:variant>
        <vt:lpwstr>_Toc240452057</vt:lpwstr>
      </vt:variant>
      <vt:variant>
        <vt:i4>1048631</vt:i4>
      </vt:variant>
      <vt:variant>
        <vt:i4>26</vt:i4>
      </vt:variant>
      <vt:variant>
        <vt:i4>0</vt:i4>
      </vt:variant>
      <vt:variant>
        <vt:i4>5</vt:i4>
      </vt:variant>
      <vt:variant>
        <vt:lpwstr/>
      </vt:variant>
      <vt:variant>
        <vt:lpwstr>_Toc240452056</vt:lpwstr>
      </vt:variant>
      <vt:variant>
        <vt:i4>1048631</vt:i4>
      </vt:variant>
      <vt:variant>
        <vt:i4>20</vt:i4>
      </vt:variant>
      <vt:variant>
        <vt:i4>0</vt:i4>
      </vt:variant>
      <vt:variant>
        <vt:i4>5</vt:i4>
      </vt:variant>
      <vt:variant>
        <vt:lpwstr/>
      </vt:variant>
      <vt:variant>
        <vt:lpwstr>_Toc240452055</vt:lpwstr>
      </vt:variant>
      <vt:variant>
        <vt:i4>1048631</vt:i4>
      </vt:variant>
      <vt:variant>
        <vt:i4>14</vt:i4>
      </vt:variant>
      <vt:variant>
        <vt:i4>0</vt:i4>
      </vt:variant>
      <vt:variant>
        <vt:i4>5</vt:i4>
      </vt:variant>
      <vt:variant>
        <vt:lpwstr/>
      </vt:variant>
      <vt:variant>
        <vt:lpwstr>_Toc240452054</vt:lpwstr>
      </vt:variant>
      <vt:variant>
        <vt:i4>1048631</vt:i4>
      </vt:variant>
      <vt:variant>
        <vt:i4>8</vt:i4>
      </vt:variant>
      <vt:variant>
        <vt:i4>0</vt:i4>
      </vt:variant>
      <vt:variant>
        <vt:i4>5</vt:i4>
      </vt:variant>
      <vt:variant>
        <vt:lpwstr/>
      </vt:variant>
      <vt:variant>
        <vt:lpwstr>_Toc240452053</vt:lpwstr>
      </vt:variant>
      <vt:variant>
        <vt:i4>1048631</vt:i4>
      </vt:variant>
      <vt:variant>
        <vt:i4>2</vt:i4>
      </vt:variant>
      <vt:variant>
        <vt:i4>0</vt:i4>
      </vt:variant>
      <vt:variant>
        <vt:i4>5</vt:i4>
      </vt:variant>
      <vt:variant>
        <vt:lpwstr/>
      </vt:variant>
      <vt:variant>
        <vt:lpwstr>_Toc240452052</vt:lpwstr>
      </vt:variant>
      <vt:variant>
        <vt:i4>5570670</vt:i4>
      </vt:variant>
      <vt:variant>
        <vt:i4>33</vt:i4>
      </vt:variant>
      <vt:variant>
        <vt:i4>0</vt:i4>
      </vt:variant>
      <vt:variant>
        <vt:i4>5</vt:i4>
      </vt:variant>
      <vt:variant>
        <vt:lpwstr>https://hitachigroupeur.sharepoint.com/:b:/r/sites/cosmo-our-governance/GBMS/G-PRC_S0810_00_EN.pdf?csf=1&amp;web=1&amp;e=7ogvx8</vt:lpwstr>
      </vt:variant>
      <vt:variant>
        <vt:lpwstr/>
      </vt:variant>
      <vt:variant>
        <vt:i4>458869</vt:i4>
      </vt:variant>
      <vt:variant>
        <vt:i4>30</vt:i4>
      </vt:variant>
      <vt:variant>
        <vt:i4>0</vt:i4>
      </vt:variant>
      <vt:variant>
        <vt:i4>5</vt:i4>
      </vt:variant>
      <vt:variant>
        <vt:lpwstr>https://hitachigroupeur.sharepoint.com/:b:/r/sites/cosmo-our-governance/GBMS/G-PRC_R0403_02_EN.pdf?csf=1&amp;web=1&amp;e=F8H9Z7</vt:lpwstr>
      </vt:variant>
      <vt:variant>
        <vt:lpwstr/>
      </vt:variant>
      <vt:variant>
        <vt:i4>524374</vt:i4>
      </vt:variant>
      <vt:variant>
        <vt:i4>27</vt:i4>
      </vt:variant>
      <vt:variant>
        <vt:i4>0</vt:i4>
      </vt:variant>
      <vt:variant>
        <vt:i4>5</vt:i4>
      </vt:variant>
      <vt:variant>
        <vt:lpwstr>https://hitachigroupeur.sharepoint.com/sites/cosmo-our-governance/GBMS/Forms/AllItems.aspx?id=%2Fsites%2Fcosmo%2Dour%2Dgovernance%2FGBMS%2FG%2DPRC%5FR0701%5F00%5FEN%2Epdf&amp;parent=%2Fsites%2Fcosmo%2Dour%2Dgovernance%2FGBMS</vt:lpwstr>
      </vt:variant>
      <vt:variant>
        <vt:lpwstr/>
      </vt:variant>
      <vt:variant>
        <vt:i4>917590</vt:i4>
      </vt:variant>
      <vt:variant>
        <vt:i4>24</vt:i4>
      </vt:variant>
      <vt:variant>
        <vt:i4>0</vt:i4>
      </vt:variant>
      <vt:variant>
        <vt:i4>5</vt:i4>
      </vt:variant>
      <vt:variant>
        <vt:lpwstr>https://hitachigroupeur.sharepoint.com/sites/cosmo-our-governance/GBMS/Forms/AllItems.aspx?id=%2Fsites%2Fcosmo%2Dour%2Dgovernance%2FGBMS%2FG%2DPRC%5FS0706%5F00%5FEN%2Epdf&amp;parent=%2Fsites%2Fcosmo%2Dour%2Dgovernance%2FGBMS</vt:lpwstr>
      </vt:variant>
      <vt:variant>
        <vt:lpwstr/>
      </vt:variant>
      <vt:variant>
        <vt:i4>524374</vt:i4>
      </vt:variant>
      <vt:variant>
        <vt:i4>21</vt:i4>
      </vt:variant>
      <vt:variant>
        <vt:i4>0</vt:i4>
      </vt:variant>
      <vt:variant>
        <vt:i4>5</vt:i4>
      </vt:variant>
      <vt:variant>
        <vt:lpwstr>https://hitachigroupeur.sharepoint.com/sites/cosmo-our-governance/GBMS/Forms/AllItems.aspx?id=%2Fsites%2Fcosmo%2Dour%2Dgovernance%2FGBMS%2FG%2DPRC%5FR0701%5F00%5FEN%2Epdf&amp;parent=%2Fsites%2Fcosmo%2Dour%2Dgovernance%2FGBMS</vt:lpwstr>
      </vt:variant>
      <vt:variant>
        <vt:lpwstr/>
      </vt:variant>
      <vt:variant>
        <vt:i4>917590</vt:i4>
      </vt:variant>
      <vt:variant>
        <vt:i4>18</vt:i4>
      </vt:variant>
      <vt:variant>
        <vt:i4>0</vt:i4>
      </vt:variant>
      <vt:variant>
        <vt:i4>5</vt:i4>
      </vt:variant>
      <vt:variant>
        <vt:lpwstr>https://hitachigroupeur.sharepoint.com/sites/cosmo-our-governance/GBMS/Forms/AllItems.aspx?id=%2Fsites%2Fcosmo%2Dour%2Dgovernance%2FGBMS%2FG%2DPRC%5FS0706%5F00%5FEN%2Epdf&amp;parent=%2Fsites%2Fcosmo%2Dour%2Dgovernance%2FGBMS</vt:lpwstr>
      </vt:variant>
      <vt:variant>
        <vt:lpwstr/>
      </vt:variant>
      <vt:variant>
        <vt:i4>655440</vt:i4>
      </vt:variant>
      <vt:variant>
        <vt:i4>15</vt:i4>
      </vt:variant>
      <vt:variant>
        <vt:i4>0</vt:i4>
      </vt:variant>
      <vt:variant>
        <vt:i4>5</vt:i4>
      </vt:variant>
      <vt:variant>
        <vt:lpwstr>https://hitachigroupeur.sharepoint.com/sites/cosmo-our-governance/GBMS/Forms/AllItems.aspx?id=%2Fsites%2Fcosmo%2Dour%2Dgovernance%2FGBMS%2FG%2DPRC%5FS0401%5F06%5FEN%2Epdf&amp;parent=%2Fsites%2Fcosmo%2Dour%2Dgovernance%2FGBMS</vt:lpwstr>
      </vt:variant>
      <vt:variant>
        <vt:lpwstr/>
      </vt:variant>
      <vt:variant>
        <vt:i4>2293852</vt:i4>
      </vt:variant>
      <vt:variant>
        <vt:i4>12</vt:i4>
      </vt:variant>
      <vt:variant>
        <vt:i4>0</vt:i4>
      </vt:variant>
      <vt:variant>
        <vt:i4>5</vt:i4>
      </vt:variant>
      <vt:variant>
        <vt:lpwstr>https://hitachigroupeur.sharepoint.com/:w:/r/sites/cosmo-our-governance/GBMS/G-TMP_S0301_01_EN.docx?d=wdbc9c47faf004d0fb9f7edab6e447df9&amp;csf=1&amp;web=1&amp;e=jigPTD</vt:lpwstr>
      </vt:variant>
      <vt:variant>
        <vt:lpwstr/>
      </vt:variant>
      <vt:variant>
        <vt:i4>7143441</vt:i4>
      </vt:variant>
      <vt:variant>
        <vt:i4>9</vt:i4>
      </vt:variant>
      <vt:variant>
        <vt:i4>0</vt:i4>
      </vt:variant>
      <vt:variant>
        <vt:i4>5</vt:i4>
      </vt:variant>
      <vt:variant>
        <vt:lpwstr>https://hitachigroupeur.sharepoint.com/:w:/r/sites/cosmo-our-governance/GBMS/G-TMP_S0401_04_EN.docx?d=w9ba7c41689004801ba9967d70e2e0786&amp;csf=1&amp;web=1&amp;e=UJDIWg</vt:lpwstr>
      </vt:variant>
      <vt:variant>
        <vt:lpwstr/>
      </vt:variant>
      <vt:variant>
        <vt:i4>655440</vt:i4>
      </vt:variant>
      <vt:variant>
        <vt:i4>6</vt:i4>
      </vt:variant>
      <vt:variant>
        <vt:i4>0</vt:i4>
      </vt:variant>
      <vt:variant>
        <vt:i4>5</vt:i4>
      </vt:variant>
      <vt:variant>
        <vt:lpwstr>https://hitachigroupeur.sharepoint.com/sites/cosmo-our-governance/GBMS/Forms/AllItems.aspx?id=%2Fsites%2Fcosmo%2Dour%2Dgovernance%2FGBMS%2FG%2DPRC%5FS0401%5F06%5FEN%2Epdf&amp;parent=%2Fsites%2Fcosmo%2Dour%2Dgovernance%2FGBMS</vt:lpwstr>
      </vt:variant>
      <vt:variant>
        <vt:lpwstr/>
      </vt:variant>
      <vt:variant>
        <vt:i4>655440</vt:i4>
      </vt:variant>
      <vt:variant>
        <vt:i4>3</vt:i4>
      </vt:variant>
      <vt:variant>
        <vt:i4>0</vt:i4>
      </vt:variant>
      <vt:variant>
        <vt:i4>5</vt:i4>
      </vt:variant>
      <vt:variant>
        <vt:lpwstr>https://hitachigroupeur.sharepoint.com/sites/cosmo-our-governance/GBMS/Forms/AllItems.aspx?id=%2Fsites%2Fcosmo%2Dour%2Dgovernance%2FGBMS%2FG%2DPRC%5FS0401%5F06%5FEN%2Epdf&amp;parent=%2Fsites%2Fcosmo%2Dour%2Dgovernance%2FGBMS</vt:lpwstr>
      </vt:variant>
      <vt:variant>
        <vt:lpwstr/>
      </vt:variant>
      <vt:variant>
        <vt:i4>655440</vt:i4>
      </vt:variant>
      <vt:variant>
        <vt:i4>0</vt:i4>
      </vt:variant>
      <vt:variant>
        <vt:i4>0</vt:i4>
      </vt:variant>
      <vt:variant>
        <vt:i4>5</vt:i4>
      </vt:variant>
      <vt:variant>
        <vt:lpwstr>https://hitachigroupeur.sharepoint.com/sites/cosmo-our-governance/GBMS/Forms/AllItems.aspx?id=%2Fsites%2Fcosmo%2Dour%2Dgovernance%2FGBMS%2FG%2DPRC%5FS0401%5F06%5FEN%2Epdf&amp;parent=%2Fsites%2Fcosmo%2Dour%2Dgovernance%2FGBMS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Develop and Qualify Solution</dc:title>
  <dc:subject>G-PRD L03000 rev.00</dc:subject>
  <dc:creator>SCHECK Oliver</dc:creator>
  <cp:keywords/>
  <cp:lastModifiedBy>SCHECK Oliver</cp:lastModifiedBy>
  <cp:revision>2213</cp:revision>
  <cp:lastPrinted>2026-07-09T16:13:00Z</cp:lastPrinted>
  <dcterms:created xsi:type="dcterms:W3CDTF">2026-02-26T23:47:00Z</dcterms:created>
  <dcterms:modified xsi:type="dcterms:W3CDTF">2026-09-16T14:02:00Z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0x0101001B1E17E1379DB44CA77E24974A71128A</vt:lpwstr>
  </property>
  <property fmtid="{D5CDD505-2E9C-101B-9397-08002B2CF9AE}" pid="3" name="docLang">
    <vt:lpwstr>en</vt:lpwstr>
  </property>
  <property fmtid="{D5CDD505-2E9C-101B-9397-08002B2CF9AE}" pid="4" name="Rev">
    <vt:lpwstr>04</vt:lpwstr>
  </property>
  <property fmtid="{D5CDD505-2E9C-101B-9397-08002B2CF9AE}" pid="5" name="Line of Business">
    <vt:lpwstr>All</vt:lpwstr>
  </property>
  <property fmtid="{D5CDD505-2E9C-101B-9397-08002B2CF9AE}" pid="6" name="Country">
    <vt:lpwstr>;#ALL;#</vt:lpwstr>
  </property>
  <property fmtid="{D5CDD505-2E9C-101B-9397-08002B2CF9AE}" pid="7" name="Lang">
    <vt:lpwstr>;#EN – English;#</vt:lpwstr>
  </property>
  <property fmtid="{D5CDD505-2E9C-101B-9397-08002B2CF9AE}" pid="8" name="Doc_Type">
    <vt:lpwstr>10 G-TMP Template</vt:lpwstr>
  </property>
  <property fmtid="{D5CDD505-2E9C-101B-9397-08002B2CF9AE}" pid="9" name="Process">
    <vt:lpwstr>N/A</vt:lpwstr>
  </property>
  <property fmtid="{D5CDD505-2E9C-101B-9397-08002B2CF9AE}" pid="10" name="Section">
    <vt:lpwstr>GBMS Architecture</vt:lpwstr>
  </property>
  <property fmtid="{D5CDD505-2E9C-101B-9397-08002B2CF9AE}" pid="11" name="Date1">
    <vt:filetime>2025-10-30T00:00:00Z</vt:filetime>
  </property>
  <property fmtid="{D5CDD505-2E9C-101B-9397-08002B2CF9AE}" pid="12" name="Applicable to GTS MS">
    <vt:lpwstr>yes</vt:lpwstr>
  </property>
  <property fmtid="{D5CDD505-2E9C-101B-9397-08002B2CF9AE}" pid="13" name="IntegratedwithGTS">
    <vt:bool>true</vt:bool>
  </property>
  <property fmtid="{D5CDD505-2E9C-101B-9397-08002B2CF9AE}" pid="14" name="MSIP_Label_35f56cb4-cf75-4ce6-b7c8-188d9e5f1dd3_Enabled">
    <vt:lpwstr>true</vt:lpwstr>
  </property>
  <property fmtid="{D5CDD505-2E9C-101B-9397-08002B2CF9AE}" pid="15" name="MSIP_Label_35f56cb4-cf75-4ce6-b7c8-188d9e5f1dd3_SetDate">
    <vt:lpwstr>2026-05-27T09:39:29Z</vt:lpwstr>
  </property>
  <property fmtid="{D5CDD505-2E9C-101B-9397-08002B2CF9AE}" pid="16" name="MSIP_Label_35f56cb4-cf75-4ce6-b7c8-188d9e5f1dd3_Method">
    <vt:lpwstr>Privileged</vt:lpwstr>
  </property>
  <property fmtid="{D5CDD505-2E9C-101B-9397-08002B2CF9AE}" pid="17" name="MSIP_Label_35f56cb4-cf75-4ce6-b7c8-188d9e5f1dd3_Name">
    <vt:lpwstr>NEST-CORE-06</vt:lpwstr>
  </property>
  <property fmtid="{D5CDD505-2E9C-101B-9397-08002B2CF9AE}" pid="18" name="MSIP_Label_35f56cb4-cf75-4ce6-b7c8-188d9e5f1dd3_SiteId">
    <vt:lpwstr>f33c7791-13ed-4c20-878e-518e247895dc</vt:lpwstr>
  </property>
  <property fmtid="{D5CDD505-2E9C-101B-9397-08002B2CF9AE}" pid="19" name="MSIP_Label_35f56cb4-cf75-4ce6-b7c8-188d9e5f1dd3_ActionId">
    <vt:lpwstr>8725aab6-8219-458d-883a-82b6d1fb6959</vt:lpwstr>
  </property>
  <property fmtid="{D5CDD505-2E9C-101B-9397-08002B2CF9AE}" pid="20" name="MSIP_Label_35f56cb4-cf75-4ce6-b7c8-188d9e5f1dd3_ContentBits">
    <vt:lpwstr>0</vt:lpwstr>
  </property>
  <property fmtid="{D5CDD505-2E9C-101B-9397-08002B2CF9AE}" pid="21" name="MSIP_Label_ff38c91a-b32e-488d-b670-a1d2c23c2c99_ContentBits">
    <vt:lpwstr>3</vt:lpwstr>
  </property>
  <property fmtid="{D5CDD505-2E9C-101B-9397-08002B2CF9AE}" pid="22" name="MediaServiceImageTags">
    <vt:lpwstr/>
  </property>
  <property fmtid="{D5CDD505-2E9C-101B-9397-08002B2CF9AE}" pid="23" name="MSIP_Label_ff38c91a-b32e-488d-b670-a1d2c23c2c99_Method">
    <vt:lpwstr>Privileged</vt:lpwstr>
  </property>
  <property fmtid="{D5CDD505-2E9C-101B-9397-08002B2CF9AE}" pid="24" name="MSIP_Label_ff38c91a-b32e-488d-b670-a1d2c23c2c99_SiteId">
    <vt:lpwstr>f33c7791-13ed-4c20-878e-518e247895dc</vt:lpwstr>
  </property>
  <property fmtid="{D5CDD505-2E9C-101B-9397-08002B2CF9AE}" pid="25" name="MSIP_Label_ff38c91a-b32e-488d-b670-a1d2c23c2c99_ActionId">
    <vt:lpwstr>7ba94342-5285-4fcd-a29b-d9c7ba8b0229</vt:lpwstr>
  </property>
  <property fmtid="{D5CDD505-2E9C-101B-9397-08002B2CF9AE}" pid="26" name="MSIP_Label_ff38c91a-b32e-488d-b670-a1d2c23c2c99_Enabled">
    <vt:lpwstr>true</vt:lpwstr>
  </property>
  <property fmtid="{D5CDD505-2E9C-101B-9397-08002B2CF9AE}" pid="27" name="MSIP_Label_ff38c91a-b32e-488d-b670-a1d2c23c2c99_Name">
    <vt:lpwstr>NEST-CORE-02</vt:lpwstr>
  </property>
  <property fmtid="{D5CDD505-2E9C-101B-9397-08002B2CF9AE}" pid="28" name="MSIP_Label_ff38c91a-b32e-488d-b670-a1d2c23c2c99_SetDate">
    <vt:lpwstr>2026-05-27T09:37:40Z</vt:lpwstr>
  </property>
</Properties>
</file>